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AE6C" w14:textId="133E46D3" w:rsidR="004C7C86" w:rsidRPr="00EA66FB" w:rsidRDefault="004C7C86" w:rsidP="00B8676D">
      <w:pPr>
        <w:spacing w:after="0" w:line="480" w:lineRule="auto"/>
        <w:rPr>
          <w:rFonts w:ascii="Times New Roman" w:hAnsi="Times New Roman" w:cs="Times New Roman"/>
          <w:b/>
          <w:bCs/>
          <w:sz w:val="32"/>
          <w:szCs w:val="32"/>
        </w:rPr>
      </w:pPr>
      <w:bookmarkStart w:id="0" w:name="_Hlk86582993"/>
      <w:bookmarkStart w:id="1" w:name="_Hlk86582335"/>
      <w:r w:rsidRPr="00E05907">
        <w:rPr>
          <w:rFonts w:ascii="Times New Roman" w:hAnsi="Times New Roman" w:cs="Times New Roman"/>
          <w:b/>
          <w:bCs/>
          <w:sz w:val="24"/>
          <w:szCs w:val="24"/>
          <w:lang w:val="en-US"/>
        </w:rPr>
        <w:t>Journal name</w:t>
      </w:r>
    </w:p>
    <w:p w14:paraId="015C3F01" w14:textId="2241B89A" w:rsidR="004C7C86" w:rsidRPr="00253163" w:rsidRDefault="00AD08E9" w:rsidP="00B8676D">
      <w:pPr>
        <w:spacing w:after="0" w:line="480" w:lineRule="auto"/>
        <w:rPr>
          <w:rFonts w:ascii="Times New Roman" w:hAnsi="Times New Roman" w:cs="Times New Roman"/>
          <w:i/>
          <w:iCs/>
          <w:sz w:val="24"/>
          <w:szCs w:val="24"/>
          <w:lang w:val="en-US"/>
        </w:rPr>
      </w:pPr>
      <w:r w:rsidRPr="00642218">
        <w:rPr>
          <w:rFonts w:ascii="Times New Roman" w:hAnsi="Times New Roman" w:cs="Times New Roman"/>
          <w:i/>
          <w:iCs/>
          <w:sz w:val="24"/>
          <w:szCs w:val="24"/>
          <w:lang w:val="en-US"/>
        </w:rPr>
        <w:t>E</w:t>
      </w:r>
      <w:r w:rsidRPr="00F946F4">
        <w:rPr>
          <w:rFonts w:ascii="Times New Roman" w:hAnsi="Times New Roman" w:cs="Times New Roman"/>
          <w:i/>
          <w:iCs/>
          <w:sz w:val="24"/>
          <w:szCs w:val="24"/>
          <w:lang w:val="en-US"/>
        </w:rPr>
        <w:t>cology</w:t>
      </w:r>
    </w:p>
    <w:p w14:paraId="4AE9ADB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01B9AFE8"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4B9E0A3B"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Title</w:t>
      </w:r>
    </w:p>
    <w:p w14:paraId="3F7EB5CE" w14:textId="5869373C" w:rsidR="00253163" w:rsidRDefault="00B8676D" w:rsidP="00B8676D">
      <w:pPr>
        <w:spacing w:after="0" w:line="480" w:lineRule="auto"/>
        <w:jc w:val="both"/>
        <w:rPr>
          <w:rFonts w:ascii="Times New Roman" w:hAnsi="Times New Roman" w:cs="Times New Roman"/>
          <w:sz w:val="24"/>
          <w:szCs w:val="24"/>
          <w:lang w:val="en-US"/>
        </w:rPr>
      </w:pPr>
      <w:bookmarkStart w:id="2" w:name="_Hlk167018197"/>
      <w:r w:rsidRPr="00B8676D">
        <w:rPr>
          <w:rFonts w:ascii="Times New Roman" w:hAnsi="Times New Roman" w:cs="Times New Roman"/>
          <w:sz w:val="24"/>
          <w:szCs w:val="24"/>
          <w:lang w:val="en-US"/>
        </w:rPr>
        <w:t>Contributions of primary and secondary dispersal to spread of an invasive thistle: total dispersal in future climates</w:t>
      </w:r>
    </w:p>
    <w:bookmarkEnd w:id="2"/>
    <w:p w14:paraId="2FAD6AF7" w14:textId="03DC8FA1"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2AED4845"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BFA3DEE" w14:textId="77777777" w:rsidR="004C7C86" w:rsidRPr="00E05907" w:rsidRDefault="004C7C86" w:rsidP="00B8676D">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7A26BC82" w14:textId="77777777" w:rsidR="004C7C86" w:rsidRPr="00E05907" w:rsidRDefault="004C7C86" w:rsidP="00B8676D">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B1ABA8B" w14:textId="77777777" w:rsidR="004C7C86" w:rsidRPr="00E05907" w:rsidRDefault="004C7C86" w:rsidP="00B8676D">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0B732EF5"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CDD12EB" w14:textId="77777777" w:rsidR="004C7C86" w:rsidRPr="00E05907" w:rsidRDefault="004C7C86" w:rsidP="00B8676D">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282B97C4"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Data accessibility</w:t>
      </w:r>
    </w:p>
    <w:p w14:paraId="2B69FE3D" w14:textId="06314BE6" w:rsidR="004C7C86" w:rsidRPr="00E05907" w:rsidRDefault="004C7C86" w:rsidP="00B8676D">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Data and code (Drees 202</w:t>
      </w:r>
      <w:r w:rsidR="00EA66FB">
        <w:rPr>
          <w:rFonts w:ascii="Times New Roman" w:hAnsi="Times New Roman" w:cs="Times New Roman"/>
          <w:sz w:val="24"/>
          <w:szCs w:val="24"/>
          <w:lang w:val="en-US"/>
        </w:rPr>
        <w:t>4</w:t>
      </w:r>
      <w:r>
        <w:rPr>
          <w:rFonts w:ascii="Times New Roman" w:hAnsi="Times New Roman" w:cs="Times New Roman"/>
          <w:sz w:val="24"/>
          <w:szCs w:val="24"/>
          <w:lang w:val="en-US"/>
        </w:rPr>
        <w:t xml:space="preserve">) are </w:t>
      </w:r>
      <w:r w:rsidR="00EA66FB">
        <w:rPr>
          <w:rFonts w:ascii="Times New Roman" w:hAnsi="Times New Roman" w:cs="Times New Roman"/>
          <w:sz w:val="24"/>
          <w:szCs w:val="24"/>
          <w:lang w:val="en-US"/>
        </w:rPr>
        <w:t>available on GitHub and will be made public upon acceptance of this manuscript</w:t>
      </w:r>
      <w:r>
        <w:rPr>
          <w:rFonts w:ascii="Times New Roman" w:hAnsi="Times New Roman" w:cs="Times New Roman"/>
          <w:sz w:val="24"/>
          <w:szCs w:val="24"/>
          <w:lang w:val="en-US"/>
        </w:rPr>
        <w:t>.</w:t>
      </w:r>
    </w:p>
    <w:p w14:paraId="1C4B414E" w14:textId="77777777" w:rsidR="004C7C86" w:rsidRPr="00E05907" w:rsidRDefault="004C7C86" w:rsidP="00B8676D">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0E150A55" w14:textId="2ACFB5F3" w:rsidR="004C7C86" w:rsidRPr="00E05907" w:rsidRDefault="004C7C86" w:rsidP="00B8676D">
      <w:pPr>
        <w:spacing w:after="0" w:line="480" w:lineRule="auto"/>
        <w:jc w:val="both"/>
        <w:rPr>
          <w:rFonts w:ascii="Times New Roman" w:hAnsi="Times New Roman" w:cs="Times New Roman"/>
          <w:sz w:val="24"/>
          <w:szCs w:val="24"/>
          <w:lang w:val="en-US"/>
        </w:rPr>
      </w:pPr>
      <w:r w:rsidRPr="00253163">
        <w:rPr>
          <w:rFonts w:ascii="Times New Roman" w:hAnsi="Times New Roman" w:cs="Times New Roman"/>
          <w:i/>
          <w:iCs/>
          <w:sz w:val="24"/>
          <w:szCs w:val="24"/>
          <w:lang w:val="en-US"/>
        </w:rPr>
        <w:t>Carduus nutans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climate change</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dispersal</w:t>
      </w:r>
      <w:r w:rsidR="00253163">
        <w:rPr>
          <w:rFonts w:ascii="Times New Roman" w:hAnsi="Times New Roman" w:cs="Times New Roman"/>
          <w:sz w:val="24"/>
          <w:szCs w:val="24"/>
          <w:lang w:val="en-US"/>
        </w:rPr>
        <w:t>;</w:t>
      </w:r>
      <w:r w:rsidR="0074509C" w:rsidRPr="00253163">
        <w:rPr>
          <w:rFonts w:ascii="Times New Roman" w:hAnsi="Times New Roman" w:cs="Times New Roman"/>
          <w:sz w:val="24"/>
          <w:szCs w:val="24"/>
          <w:lang w:val="en-US"/>
        </w:rPr>
        <w:t xml:space="preserve"> invasions</w:t>
      </w:r>
      <w:r w:rsidR="00253163">
        <w:rPr>
          <w:rFonts w:ascii="Times New Roman" w:hAnsi="Times New Roman" w:cs="Times New Roman"/>
          <w:sz w:val="24"/>
          <w:szCs w:val="24"/>
          <w:lang w:val="en-US"/>
        </w:rPr>
        <w:t>; individual-based models;</w:t>
      </w:r>
      <w:r w:rsidRPr="00253163">
        <w:rPr>
          <w:rFonts w:ascii="Times New Roman" w:hAnsi="Times New Roman" w:cs="Times New Roman"/>
          <w:sz w:val="24"/>
          <w:szCs w:val="24"/>
          <w:lang w:val="en-US"/>
        </w:rPr>
        <w:t xml:space="preserve"> invasive species</w:t>
      </w:r>
      <w:r w:rsidR="00253163">
        <w:rPr>
          <w:rFonts w:ascii="Times New Roman" w:hAnsi="Times New Roman" w:cs="Times New Roman"/>
          <w:sz w:val="24"/>
          <w:szCs w:val="24"/>
          <w:lang w:val="en-US"/>
        </w:rPr>
        <w:t>;</w:t>
      </w:r>
      <w:r w:rsidRPr="00253163">
        <w:rPr>
          <w:rFonts w:ascii="Times New Roman" w:hAnsi="Times New Roman" w:cs="Times New Roman"/>
          <w:sz w:val="24"/>
          <w:szCs w:val="24"/>
          <w:lang w:val="en-US"/>
        </w:rPr>
        <w:t xml:space="preserve"> myrmecochory</w:t>
      </w:r>
      <w:r w:rsidR="00253163">
        <w:rPr>
          <w:rFonts w:ascii="Times New Roman" w:hAnsi="Times New Roman" w:cs="Times New Roman"/>
          <w:sz w:val="24"/>
          <w:szCs w:val="24"/>
          <w:lang w:val="en-US"/>
        </w:rPr>
        <w:t>;</w:t>
      </w:r>
      <w:r w:rsidR="00D37ADB" w:rsidRPr="00253163">
        <w:rPr>
          <w:rFonts w:ascii="Times New Roman" w:hAnsi="Times New Roman" w:cs="Times New Roman"/>
          <w:sz w:val="24"/>
          <w:szCs w:val="24"/>
          <w:lang w:val="en-US"/>
        </w:rPr>
        <w:t xml:space="preserve"> population spread models</w:t>
      </w:r>
      <w:r w:rsidR="00253163" w:rsidRPr="00253163">
        <w:rPr>
          <w:rFonts w:ascii="Times New Roman" w:hAnsi="Times New Roman" w:cs="Times New Roman"/>
          <w:sz w:val="24"/>
          <w:szCs w:val="24"/>
          <w:lang w:val="en-US"/>
        </w:rPr>
        <w:t>; weed; wind dispersal</w:t>
      </w:r>
    </w:p>
    <w:p w14:paraId="631AAF77" w14:textId="77777777" w:rsidR="00F55C2F" w:rsidRDefault="00F55C2F">
      <w:pPr>
        <w:rPr>
          <w:rFonts w:ascii="Times New Roman" w:hAnsi="Times New Roman" w:cs="Times New Roman"/>
          <w:b/>
          <w:bCs/>
          <w:sz w:val="24"/>
          <w:szCs w:val="24"/>
        </w:rPr>
      </w:pPr>
      <w:r>
        <w:rPr>
          <w:rFonts w:ascii="Times New Roman" w:hAnsi="Times New Roman" w:cs="Times New Roman"/>
          <w:b/>
          <w:bCs/>
          <w:sz w:val="24"/>
          <w:szCs w:val="24"/>
        </w:rPr>
        <w:br w:type="page"/>
      </w:r>
    </w:p>
    <w:p w14:paraId="77BBA0D5" w14:textId="7B5ABD3C" w:rsidR="00DB4305" w:rsidRPr="00BD590D" w:rsidRDefault="00DB4305" w:rsidP="00C64983">
      <w:pPr>
        <w:spacing w:after="0" w:line="480" w:lineRule="auto"/>
        <w:rPr>
          <w:rFonts w:ascii="Times New Roman" w:hAnsi="Times New Roman" w:cs="Times New Roman"/>
          <w:b/>
          <w:bCs/>
          <w:sz w:val="24"/>
          <w:szCs w:val="24"/>
        </w:rPr>
      </w:pPr>
      <w:commentRangeStart w:id="3"/>
      <w:r w:rsidRPr="00BD590D">
        <w:rPr>
          <w:rFonts w:ascii="Times New Roman" w:hAnsi="Times New Roman" w:cs="Times New Roman"/>
          <w:b/>
          <w:bCs/>
          <w:sz w:val="24"/>
          <w:szCs w:val="24"/>
        </w:rPr>
        <w:lastRenderedPageBreak/>
        <w:t>Abstract</w:t>
      </w:r>
      <w:commentRangeEnd w:id="3"/>
      <w:r w:rsidR="0015495B">
        <w:rPr>
          <w:rStyle w:val="CommentReference"/>
        </w:rPr>
        <w:commentReference w:id="3"/>
      </w:r>
    </w:p>
    <w:p w14:paraId="56F6C702" w14:textId="3AA447DA" w:rsidR="006B061A" w:rsidRDefault="00D014BA" w:rsidP="00C64983">
      <w:pPr>
        <w:spacing w:after="0" w:line="480" w:lineRule="auto"/>
        <w:ind w:firstLine="284"/>
        <w:rPr>
          <w:rFonts w:ascii="Times New Roman" w:hAnsi="Times New Roman" w:cs="Times New Roman"/>
          <w:sz w:val="24"/>
          <w:szCs w:val="24"/>
        </w:rPr>
      </w:pPr>
      <w:r w:rsidRPr="00A35945">
        <w:rPr>
          <w:rFonts w:ascii="Times New Roman" w:hAnsi="Times New Roman" w:cs="Times New Roman"/>
          <w:sz w:val="24"/>
          <w:szCs w:val="24"/>
        </w:rPr>
        <w:t xml:space="preserve">Sessile organisms often rely </w:t>
      </w:r>
      <w:ins w:id="4" w:author="Trevor Drees" w:date="2025-09-03T07:47:00Z" w16du:dateUtc="2025-09-03T14:47:00Z">
        <w:r w:rsidR="00DF2F54">
          <w:rPr>
            <w:rFonts w:ascii="Times New Roman" w:hAnsi="Times New Roman" w:cs="Times New Roman"/>
            <w:sz w:val="24"/>
            <w:szCs w:val="24"/>
          </w:rPr>
          <w:t xml:space="preserve">entirely </w:t>
        </w:r>
      </w:ins>
      <w:r w:rsidRPr="00A35945">
        <w:rPr>
          <w:rFonts w:ascii="Times New Roman" w:hAnsi="Times New Roman" w:cs="Times New Roman"/>
          <w:sz w:val="24"/>
          <w:szCs w:val="24"/>
        </w:rPr>
        <w:t xml:space="preserve">on their environment to facilitate the dispersal of their </w:t>
      </w:r>
      <w:del w:id="5" w:author="Trevor Drees" w:date="2025-09-03T08:51:00Z" w16du:dateUtc="2025-09-03T15:51:00Z">
        <w:r w:rsidRPr="00A35945" w:rsidDel="00574A0F">
          <w:rPr>
            <w:rFonts w:ascii="Times New Roman" w:hAnsi="Times New Roman" w:cs="Times New Roman"/>
            <w:sz w:val="24"/>
            <w:szCs w:val="24"/>
          </w:rPr>
          <w:delText>seeds or</w:delText>
        </w:r>
      </w:del>
      <w:r w:rsidRPr="00A35945">
        <w:rPr>
          <w:rFonts w:ascii="Times New Roman" w:hAnsi="Times New Roman" w:cs="Times New Roman"/>
          <w:sz w:val="24"/>
          <w:szCs w:val="24"/>
        </w:rPr>
        <w:t xml:space="preserve"> propagules</w:t>
      </w:r>
      <w:ins w:id="6" w:author="Trevor Drees" w:date="2025-09-03T15:45:00Z" w16du:dateUtc="2025-09-03T22:45:00Z">
        <w:r w:rsidR="00536C57">
          <w:rPr>
            <w:rFonts w:ascii="Times New Roman" w:hAnsi="Times New Roman" w:cs="Times New Roman"/>
            <w:sz w:val="24"/>
            <w:szCs w:val="24"/>
          </w:rPr>
          <w:t xml:space="preserve"> and expand</w:t>
        </w:r>
      </w:ins>
      <w:ins w:id="7" w:author="Trevor Drees" w:date="2025-09-03T08:52:00Z" w16du:dateUtc="2025-09-03T15:52:00Z">
        <w:r w:rsidR="00574A0F">
          <w:rPr>
            <w:rFonts w:ascii="Times New Roman" w:hAnsi="Times New Roman" w:cs="Times New Roman"/>
            <w:sz w:val="24"/>
            <w:szCs w:val="24"/>
          </w:rPr>
          <w:t xml:space="preserve"> their populations</w:t>
        </w:r>
      </w:ins>
      <w:r w:rsidRPr="00A35945">
        <w:rPr>
          <w:rFonts w:ascii="Times New Roman" w:hAnsi="Times New Roman" w:cs="Times New Roman"/>
          <w:sz w:val="24"/>
          <w:szCs w:val="24"/>
        </w:rPr>
        <w:t xml:space="preserve">. </w:t>
      </w:r>
      <w:del w:id="8" w:author="Trevor Drees" w:date="2025-09-03T07:52:00Z" w16du:dateUtc="2025-09-03T14:52:00Z">
        <w:r w:rsidRPr="00A35945" w:rsidDel="00DF2F54">
          <w:rPr>
            <w:rFonts w:ascii="Times New Roman" w:hAnsi="Times New Roman" w:cs="Times New Roman"/>
            <w:sz w:val="24"/>
            <w:szCs w:val="24"/>
          </w:rPr>
          <w:delText>For plants in particular</w:delText>
        </w:r>
      </w:del>
      <w:ins w:id="9" w:author="Trevor Drees" w:date="2025-09-03T07:52:00Z" w16du:dateUtc="2025-09-03T14:52:00Z">
        <w:r w:rsidR="00DF2F54">
          <w:rPr>
            <w:rFonts w:ascii="Times New Roman" w:hAnsi="Times New Roman" w:cs="Times New Roman"/>
            <w:sz w:val="24"/>
            <w:szCs w:val="24"/>
          </w:rPr>
          <w:t>Unfortunately</w:t>
        </w:r>
      </w:ins>
      <w:r w:rsidRPr="00A35945">
        <w:rPr>
          <w:rFonts w:ascii="Times New Roman" w:hAnsi="Times New Roman" w:cs="Times New Roman"/>
          <w:sz w:val="24"/>
          <w:szCs w:val="24"/>
        </w:rPr>
        <w:t>,</w:t>
      </w:r>
      <w:ins w:id="10" w:author="Trevor Drees" w:date="2025-09-03T07:52:00Z" w16du:dateUtc="2025-09-03T14:52:00Z">
        <w:r w:rsidR="00DF2F54">
          <w:rPr>
            <w:rFonts w:ascii="Times New Roman" w:hAnsi="Times New Roman" w:cs="Times New Roman"/>
            <w:sz w:val="24"/>
            <w:szCs w:val="24"/>
          </w:rPr>
          <w:t xml:space="preserve"> dispersal and </w:t>
        </w:r>
      </w:ins>
      <w:ins w:id="11" w:author="Trevor Drees" w:date="2025-09-03T08:52:00Z" w16du:dateUtc="2025-09-03T15:52:00Z">
        <w:r w:rsidR="00574A0F">
          <w:rPr>
            <w:rFonts w:ascii="Times New Roman" w:hAnsi="Times New Roman" w:cs="Times New Roman"/>
            <w:sz w:val="24"/>
            <w:szCs w:val="24"/>
          </w:rPr>
          <w:t>propagule</w:t>
        </w:r>
      </w:ins>
      <w:ins w:id="12" w:author="Trevor Drees" w:date="2025-09-03T07:52:00Z" w16du:dateUtc="2025-09-03T14:52:00Z">
        <w:r w:rsidR="00DF2F54">
          <w:rPr>
            <w:rFonts w:ascii="Times New Roman" w:hAnsi="Times New Roman" w:cs="Times New Roman"/>
            <w:sz w:val="24"/>
            <w:szCs w:val="24"/>
          </w:rPr>
          <w:t xml:space="preserve"> fate are </w:t>
        </w:r>
      </w:ins>
      <w:ins w:id="13" w:author="Trevor Drees" w:date="2025-09-03T15:16:00Z" w16du:dateUtc="2025-09-03T22:16:00Z">
        <w:r w:rsidR="00EC17A7">
          <w:rPr>
            <w:rFonts w:ascii="Times New Roman" w:hAnsi="Times New Roman" w:cs="Times New Roman"/>
            <w:sz w:val="24"/>
            <w:szCs w:val="24"/>
          </w:rPr>
          <w:t xml:space="preserve">poorly understood </w:t>
        </w:r>
      </w:ins>
      <w:ins w:id="14" w:author="Trevor Drees" w:date="2025-09-03T15:23:00Z" w16du:dateUtc="2025-09-03T22:23:00Z">
        <w:r w:rsidR="00EC17A7">
          <w:rPr>
            <w:rFonts w:ascii="Times New Roman" w:hAnsi="Times New Roman" w:cs="Times New Roman"/>
            <w:sz w:val="24"/>
            <w:szCs w:val="24"/>
          </w:rPr>
          <w:t>because</w:t>
        </w:r>
      </w:ins>
      <w:ins w:id="15" w:author="Trevor Drees" w:date="2025-09-03T15:16:00Z" w16du:dateUtc="2025-09-03T22:16:00Z">
        <w:r w:rsidR="00EC17A7">
          <w:rPr>
            <w:rFonts w:ascii="Times New Roman" w:hAnsi="Times New Roman" w:cs="Times New Roman"/>
            <w:sz w:val="24"/>
            <w:szCs w:val="24"/>
          </w:rPr>
          <w:t xml:space="preserve"> they</w:t>
        </w:r>
      </w:ins>
      <w:ins w:id="16" w:author="Trevor Drees" w:date="2025-09-03T15:55:00Z" w16du:dateUtc="2025-09-03T22:55:00Z">
        <w:r w:rsidR="00541ED9">
          <w:rPr>
            <w:rFonts w:ascii="Times New Roman" w:hAnsi="Times New Roman" w:cs="Times New Roman"/>
            <w:sz w:val="24"/>
            <w:szCs w:val="24"/>
          </w:rPr>
          <w:t xml:space="preserve"> are</w:t>
        </w:r>
      </w:ins>
      <w:ins w:id="17" w:author="Trevor Drees" w:date="2025-09-03T15:16:00Z" w16du:dateUtc="2025-09-03T22:16:00Z">
        <w:r w:rsidR="00EC17A7">
          <w:rPr>
            <w:rFonts w:ascii="Times New Roman" w:hAnsi="Times New Roman" w:cs="Times New Roman"/>
            <w:sz w:val="24"/>
            <w:szCs w:val="24"/>
          </w:rPr>
          <w:t xml:space="preserve"> </w:t>
        </w:r>
      </w:ins>
      <w:ins w:id="18" w:author="Trevor Drees" w:date="2025-09-03T07:52:00Z" w16du:dateUtc="2025-09-03T14:52:00Z">
        <w:r w:rsidR="00DF2F54">
          <w:rPr>
            <w:rFonts w:ascii="Times New Roman" w:hAnsi="Times New Roman" w:cs="Times New Roman"/>
            <w:sz w:val="24"/>
            <w:szCs w:val="24"/>
          </w:rPr>
          <w:t>exceptionally challenging</w:t>
        </w:r>
      </w:ins>
      <w:ins w:id="19" w:author="Trevor Drees" w:date="2025-09-03T15:57:00Z" w16du:dateUtc="2025-09-03T22:57:00Z">
        <w:r w:rsidR="00267313">
          <w:rPr>
            <w:rFonts w:ascii="Times New Roman" w:hAnsi="Times New Roman" w:cs="Times New Roman"/>
            <w:sz w:val="24"/>
            <w:szCs w:val="24"/>
          </w:rPr>
          <w:t xml:space="preserve"> and resource-intensive to measure</w:t>
        </w:r>
      </w:ins>
      <w:ins w:id="20" w:author="Trevor Drees" w:date="2025-09-03T15:50:00Z" w16du:dateUtc="2025-09-03T22:50:00Z">
        <w:r w:rsidR="00541ED9">
          <w:rPr>
            <w:rFonts w:ascii="Times New Roman" w:hAnsi="Times New Roman" w:cs="Times New Roman"/>
            <w:sz w:val="24"/>
            <w:szCs w:val="24"/>
          </w:rPr>
          <w:t>.</w:t>
        </w:r>
      </w:ins>
      <w:ins w:id="21" w:author="Trevor Drees" w:date="2025-09-03T07:52:00Z" w16du:dateUtc="2025-09-03T14:52:00Z">
        <w:r w:rsidR="00DF2F54">
          <w:rPr>
            <w:rFonts w:ascii="Times New Roman" w:hAnsi="Times New Roman" w:cs="Times New Roman"/>
            <w:sz w:val="24"/>
            <w:szCs w:val="24"/>
          </w:rPr>
          <w:t xml:space="preserve"> </w:t>
        </w:r>
      </w:ins>
      <w:ins w:id="22" w:author="Trevor Drees" w:date="2025-09-03T15:53:00Z" w16du:dateUtc="2025-09-03T22:53:00Z">
        <w:r w:rsidR="00541ED9">
          <w:rPr>
            <w:rFonts w:ascii="Times New Roman" w:hAnsi="Times New Roman" w:cs="Times New Roman"/>
            <w:sz w:val="24"/>
            <w:szCs w:val="24"/>
          </w:rPr>
          <w:t xml:space="preserve">This is especially true </w:t>
        </w:r>
      </w:ins>
      <w:ins w:id="23" w:author="Trevor Drees" w:date="2025-09-03T07:52:00Z" w16du:dateUtc="2025-09-03T14:52:00Z">
        <w:r w:rsidR="00DF2F54">
          <w:rPr>
            <w:rFonts w:ascii="Times New Roman" w:hAnsi="Times New Roman" w:cs="Times New Roman"/>
            <w:sz w:val="24"/>
            <w:szCs w:val="24"/>
          </w:rPr>
          <w:t>for</w:t>
        </w:r>
      </w:ins>
      <w:ins w:id="24" w:author="Trevor Drees" w:date="2025-09-03T15:57:00Z" w16du:dateUtc="2025-09-03T22:57:00Z">
        <w:r w:rsidR="00267313">
          <w:rPr>
            <w:rFonts w:ascii="Times New Roman" w:hAnsi="Times New Roman" w:cs="Times New Roman"/>
            <w:sz w:val="24"/>
            <w:szCs w:val="24"/>
          </w:rPr>
          <w:t xml:space="preserve"> many</w:t>
        </w:r>
      </w:ins>
      <w:r w:rsidRPr="00A35945">
        <w:rPr>
          <w:rFonts w:ascii="Times New Roman" w:hAnsi="Times New Roman" w:cs="Times New Roman"/>
          <w:sz w:val="24"/>
          <w:szCs w:val="24"/>
        </w:rPr>
        <w:t xml:space="preserve"> species </w:t>
      </w:r>
      <w:del w:id="25" w:author="Trevor Drees" w:date="2025-09-03T07:52:00Z" w16du:dateUtc="2025-09-03T14:52:00Z">
        <w:r w:rsidR="00A35945" w:rsidRPr="00A35945" w:rsidDel="00DF2F54">
          <w:rPr>
            <w:rFonts w:ascii="Times New Roman" w:hAnsi="Times New Roman" w:cs="Times New Roman"/>
            <w:sz w:val="24"/>
            <w:szCs w:val="24"/>
          </w:rPr>
          <w:delText xml:space="preserve">may </w:delText>
        </w:r>
      </w:del>
      <w:ins w:id="26" w:author="Trevor Drees" w:date="2025-09-03T08:05:00Z" w16du:dateUtc="2025-09-03T15:05:00Z">
        <w:r w:rsidR="00982F85">
          <w:rPr>
            <w:rFonts w:ascii="Times New Roman" w:hAnsi="Times New Roman" w:cs="Times New Roman"/>
            <w:sz w:val="24"/>
            <w:szCs w:val="24"/>
          </w:rPr>
          <w:t>whose d</w:t>
        </w:r>
      </w:ins>
      <w:ins w:id="27" w:author="Trevor Drees" w:date="2025-09-03T08:06:00Z" w16du:dateUtc="2025-09-03T15:06:00Z">
        <w:r w:rsidR="00982F85">
          <w:rPr>
            <w:rFonts w:ascii="Times New Roman" w:hAnsi="Times New Roman" w:cs="Times New Roman"/>
            <w:sz w:val="24"/>
            <w:szCs w:val="24"/>
          </w:rPr>
          <w:t>ispersal involves</w:t>
        </w:r>
      </w:ins>
      <w:del w:id="28" w:author="Trevor Drees" w:date="2025-09-03T08:05:00Z" w16du:dateUtc="2025-09-03T15:05:00Z">
        <w:r w:rsidRPr="00A35945" w:rsidDel="00982F85">
          <w:rPr>
            <w:rFonts w:ascii="Times New Roman" w:hAnsi="Times New Roman" w:cs="Times New Roman"/>
            <w:sz w:val="24"/>
            <w:szCs w:val="24"/>
          </w:rPr>
          <w:delText>have</w:delText>
        </w:r>
      </w:del>
      <w:r w:rsidRPr="00A35945">
        <w:rPr>
          <w:rFonts w:ascii="Times New Roman" w:hAnsi="Times New Roman" w:cs="Times New Roman"/>
          <w:sz w:val="24"/>
          <w:szCs w:val="24"/>
        </w:rPr>
        <w:t xml:space="preserve"> multiple </w:t>
      </w:r>
      <w:del w:id="29" w:author="Trevor Drees" w:date="2025-09-03T08:05:00Z" w16du:dateUtc="2025-09-03T15:05:00Z">
        <w:r w:rsidRPr="00A35945" w:rsidDel="00982F85">
          <w:rPr>
            <w:rFonts w:ascii="Times New Roman" w:hAnsi="Times New Roman" w:cs="Times New Roman"/>
            <w:sz w:val="24"/>
            <w:szCs w:val="24"/>
          </w:rPr>
          <w:delText>vectors of dispersal</w:delText>
        </w:r>
      </w:del>
      <w:ins w:id="30" w:author="Trevor Drees" w:date="2025-09-03T08:05:00Z" w16du:dateUtc="2025-09-03T15:05:00Z">
        <w:r w:rsidR="00982F85">
          <w:rPr>
            <w:rFonts w:ascii="Times New Roman" w:hAnsi="Times New Roman" w:cs="Times New Roman"/>
            <w:sz w:val="24"/>
            <w:szCs w:val="24"/>
          </w:rPr>
          <w:t>pathways</w:t>
        </w:r>
      </w:ins>
      <w:r w:rsidRPr="00A35945">
        <w:rPr>
          <w:rFonts w:ascii="Times New Roman" w:hAnsi="Times New Roman" w:cs="Times New Roman"/>
          <w:sz w:val="24"/>
          <w:szCs w:val="24"/>
        </w:rPr>
        <w:t xml:space="preserve"> </w:t>
      </w:r>
      <w:del w:id="31" w:author="Trevor Drees" w:date="2025-09-03T08:04:00Z" w16du:dateUtc="2025-09-03T15:04:00Z">
        <w:r w:rsidRPr="00A35945" w:rsidDel="00982F85">
          <w:rPr>
            <w:rFonts w:ascii="Times New Roman" w:hAnsi="Times New Roman" w:cs="Times New Roman"/>
            <w:sz w:val="24"/>
            <w:szCs w:val="24"/>
          </w:rPr>
          <w:delText xml:space="preserve">that operate </w:delText>
        </w:r>
      </w:del>
      <w:del w:id="32" w:author="Trevor Drees" w:date="2025-09-03T15:20:00Z" w16du:dateUtc="2025-09-03T22:20:00Z">
        <w:r w:rsidRPr="00A35945" w:rsidDel="00EC17A7">
          <w:rPr>
            <w:rFonts w:ascii="Times New Roman" w:hAnsi="Times New Roman" w:cs="Times New Roman"/>
            <w:sz w:val="24"/>
            <w:szCs w:val="24"/>
          </w:rPr>
          <w:delText xml:space="preserve">in series </w:delText>
        </w:r>
        <w:r w:rsidR="00A96B5F" w:rsidDel="00EC17A7">
          <w:rPr>
            <w:rFonts w:ascii="Times New Roman" w:hAnsi="Times New Roman" w:cs="Times New Roman"/>
            <w:sz w:val="24"/>
            <w:szCs w:val="24"/>
          </w:rPr>
          <w:delText>and/</w:delText>
        </w:r>
        <w:r w:rsidRPr="00A35945" w:rsidDel="00EC17A7">
          <w:rPr>
            <w:rFonts w:ascii="Times New Roman" w:hAnsi="Times New Roman" w:cs="Times New Roman"/>
            <w:sz w:val="24"/>
            <w:szCs w:val="24"/>
          </w:rPr>
          <w:delText>or parallel</w:delText>
        </w:r>
      </w:del>
      <w:del w:id="33" w:author="Trevor Drees" w:date="2025-09-03T07:54:00Z" w16du:dateUtc="2025-09-03T14:54:00Z">
        <w:r w:rsidRPr="00A35945" w:rsidDel="00DF2F54">
          <w:rPr>
            <w:rFonts w:ascii="Times New Roman" w:hAnsi="Times New Roman" w:cs="Times New Roman"/>
            <w:sz w:val="24"/>
            <w:szCs w:val="24"/>
          </w:rPr>
          <w:delText xml:space="preserve">, </w:delText>
        </w:r>
        <w:r w:rsidR="006D5B49" w:rsidDel="00DF2F54">
          <w:rPr>
            <w:rFonts w:ascii="Times New Roman" w:hAnsi="Times New Roman" w:cs="Times New Roman"/>
            <w:sz w:val="24"/>
            <w:szCs w:val="24"/>
          </w:rPr>
          <w:delText>with</w:delText>
        </w:r>
        <w:r w:rsidR="006D5B49" w:rsidRPr="00A35945" w:rsidDel="00DF2F54">
          <w:rPr>
            <w:rFonts w:ascii="Times New Roman" w:hAnsi="Times New Roman" w:cs="Times New Roman"/>
            <w:sz w:val="24"/>
            <w:szCs w:val="24"/>
          </w:rPr>
          <w:delText xml:space="preserve"> </w:delText>
        </w:r>
        <w:r w:rsidRPr="00A35945" w:rsidDel="00DF2F54">
          <w:rPr>
            <w:rFonts w:ascii="Times New Roman" w:hAnsi="Times New Roman" w:cs="Times New Roman"/>
            <w:sz w:val="24"/>
            <w:szCs w:val="24"/>
          </w:rPr>
          <w:delText>each vector</w:delText>
        </w:r>
      </w:del>
      <w:ins w:id="34" w:author="Trevor Drees" w:date="2025-09-03T07:54:00Z" w16du:dateUtc="2025-09-03T14:54:00Z">
        <w:r w:rsidR="00DF2F54">
          <w:rPr>
            <w:rFonts w:ascii="Times New Roman" w:hAnsi="Times New Roman" w:cs="Times New Roman"/>
            <w:sz w:val="24"/>
            <w:szCs w:val="24"/>
          </w:rPr>
          <w:t xml:space="preserve">where each </w:t>
        </w:r>
      </w:ins>
      <w:ins w:id="35" w:author="Trevor Drees" w:date="2025-09-03T16:05:00Z" w16du:dateUtc="2025-09-03T23:05:00Z">
        <w:r w:rsidR="00267313">
          <w:rPr>
            <w:rFonts w:ascii="Times New Roman" w:hAnsi="Times New Roman" w:cs="Times New Roman"/>
            <w:sz w:val="24"/>
            <w:szCs w:val="24"/>
          </w:rPr>
          <w:t>one</w:t>
        </w:r>
      </w:ins>
      <w:r w:rsidRPr="00A35945">
        <w:rPr>
          <w:rFonts w:ascii="Times New Roman" w:hAnsi="Times New Roman" w:cs="Times New Roman"/>
          <w:sz w:val="24"/>
          <w:szCs w:val="24"/>
        </w:rPr>
        <w:t xml:space="preserve"> </w:t>
      </w:r>
      <w:del w:id="36" w:author="Trevor Drees" w:date="2025-09-03T07:54:00Z" w16du:dateUtc="2025-09-03T14:54:00Z">
        <w:r w:rsidRPr="00A35945" w:rsidDel="00DF2F54">
          <w:rPr>
            <w:rFonts w:ascii="Times New Roman" w:hAnsi="Times New Roman" w:cs="Times New Roman"/>
            <w:sz w:val="24"/>
            <w:szCs w:val="24"/>
          </w:rPr>
          <w:delText xml:space="preserve">contributing </w:delText>
        </w:r>
      </w:del>
      <w:ins w:id="37" w:author="Trevor Drees" w:date="2025-09-03T07:54:00Z" w16du:dateUtc="2025-09-03T14:54:00Z">
        <w:r w:rsidR="00DF2F54" w:rsidRPr="00A35945">
          <w:rPr>
            <w:rFonts w:ascii="Times New Roman" w:hAnsi="Times New Roman" w:cs="Times New Roman"/>
            <w:sz w:val="24"/>
            <w:szCs w:val="24"/>
          </w:rPr>
          <w:t>contribut</w:t>
        </w:r>
        <w:r w:rsidR="00DF2F54">
          <w:rPr>
            <w:rFonts w:ascii="Times New Roman" w:hAnsi="Times New Roman" w:cs="Times New Roman"/>
            <w:sz w:val="24"/>
            <w:szCs w:val="24"/>
          </w:rPr>
          <w:t>es</w:t>
        </w:r>
        <w:r w:rsidR="00DF2F54" w:rsidRPr="00A35945">
          <w:rPr>
            <w:rFonts w:ascii="Times New Roman" w:hAnsi="Times New Roman" w:cs="Times New Roman"/>
            <w:sz w:val="24"/>
            <w:szCs w:val="24"/>
          </w:rPr>
          <w:t xml:space="preserve"> </w:t>
        </w:r>
      </w:ins>
      <w:r w:rsidRPr="00A35945">
        <w:rPr>
          <w:rFonts w:ascii="Times New Roman" w:hAnsi="Times New Roman" w:cs="Times New Roman"/>
          <w:sz w:val="24"/>
          <w:szCs w:val="24"/>
        </w:rPr>
        <w:t>individually to</w:t>
      </w:r>
      <w:ins w:id="38" w:author="Trevor Drees" w:date="2025-09-03T15:45:00Z" w16du:dateUtc="2025-09-03T22:45:00Z">
        <w:r w:rsidR="00536C57">
          <w:rPr>
            <w:rFonts w:ascii="Times New Roman" w:hAnsi="Times New Roman" w:cs="Times New Roman"/>
            <w:sz w:val="24"/>
            <w:szCs w:val="24"/>
          </w:rPr>
          <w:t xml:space="preserve"> </w:t>
        </w:r>
      </w:ins>
      <w:del w:id="39" w:author="Trevor Drees" w:date="2025-09-03T15:45:00Z" w16du:dateUtc="2025-09-03T22:45:00Z">
        <w:r w:rsidR="00933C7F" w:rsidRPr="00A35945" w:rsidDel="00536C57">
          <w:rPr>
            <w:rFonts w:ascii="Times New Roman" w:hAnsi="Times New Roman" w:cs="Times New Roman"/>
            <w:sz w:val="24"/>
            <w:szCs w:val="24"/>
          </w:rPr>
          <w:delText xml:space="preserve"> their</w:delText>
        </w:r>
        <w:r w:rsidRPr="00A35945" w:rsidDel="00536C57">
          <w:rPr>
            <w:rFonts w:ascii="Times New Roman" w:hAnsi="Times New Roman" w:cs="Times New Roman"/>
            <w:sz w:val="24"/>
            <w:szCs w:val="24"/>
          </w:rPr>
          <w:delText xml:space="preserve"> </w:delText>
        </w:r>
      </w:del>
      <w:ins w:id="40" w:author="Trevor Drees" w:date="2025-09-03T15:45:00Z" w16du:dateUtc="2025-09-03T22:45:00Z">
        <w:r w:rsidR="00536C57">
          <w:rPr>
            <w:rFonts w:ascii="Times New Roman" w:hAnsi="Times New Roman" w:cs="Times New Roman"/>
            <w:sz w:val="24"/>
            <w:szCs w:val="24"/>
          </w:rPr>
          <w:t xml:space="preserve">its </w:t>
        </w:r>
      </w:ins>
      <w:r w:rsidRPr="00536C57">
        <w:rPr>
          <w:rFonts w:ascii="Times New Roman" w:hAnsi="Times New Roman" w:cs="Times New Roman"/>
          <w:i/>
          <w:iCs/>
          <w:sz w:val="24"/>
          <w:szCs w:val="24"/>
          <w:rPrChange w:id="41" w:author="Trevor Drees" w:date="2025-09-03T15:45:00Z" w16du:dateUtc="2025-09-03T22:45:00Z">
            <w:rPr>
              <w:rFonts w:ascii="Times New Roman" w:hAnsi="Times New Roman" w:cs="Times New Roman"/>
              <w:sz w:val="24"/>
              <w:szCs w:val="24"/>
            </w:rPr>
          </w:rPrChange>
        </w:rPr>
        <w:t>total dispersal</w:t>
      </w:r>
      <w:r w:rsidR="0096689F" w:rsidRPr="00A35945">
        <w:rPr>
          <w:rFonts w:ascii="Times New Roman" w:hAnsi="Times New Roman" w:cs="Times New Roman"/>
          <w:sz w:val="24"/>
          <w:szCs w:val="24"/>
        </w:rPr>
        <w:t>, or aggregation of all potential dispersal pathways</w:t>
      </w:r>
      <w:del w:id="42" w:author="Trevor Drees" w:date="2025-09-03T15:54:00Z" w16du:dateUtc="2025-09-03T22:54:00Z">
        <w:r w:rsidRPr="00A35945" w:rsidDel="00541ED9">
          <w:rPr>
            <w:rFonts w:ascii="Times New Roman" w:hAnsi="Times New Roman" w:cs="Times New Roman"/>
            <w:sz w:val="24"/>
            <w:szCs w:val="24"/>
          </w:rPr>
          <w:delText>.</w:delText>
        </w:r>
      </w:del>
      <w:ins w:id="43" w:author="Trevor Drees" w:date="2025-09-03T08:04:00Z" w16du:dateUtc="2025-09-03T15:04:00Z">
        <w:r w:rsidR="00982F85">
          <w:rPr>
            <w:rFonts w:ascii="Times New Roman" w:hAnsi="Times New Roman" w:cs="Times New Roman"/>
            <w:sz w:val="24"/>
            <w:szCs w:val="24"/>
          </w:rPr>
          <w:t>.</w:t>
        </w:r>
      </w:ins>
      <w:r w:rsidRPr="00A35945">
        <w:rPr>
          <w:rFonts w:ascii="Times New Roman" w:hAnsi="Times New Roman" w:cs="Times New Roman"/>
          <w:sz w:val="24"/>
          <w:szCs w:val="24"/>
        </w:rPr>
        <w:t xml:space="preserve"> Here,</w:t>
      </w:r>
      <w:ins w:id="44" w:author="Trevor Drees" w:date="2025-09-03T15:54:00Z" w16du:dateUtc="2025-09-03T22:54:00Z">
        <w:r w:rsidR="00541ED9">
          <w:rPr>
            <w:rFonts w:ascii="Times New Roman" w:hAnsi="Times New Roman" w:cs="Times New Roman"/>
            <w:sz w:val="24"/>
            <w:szCs w:val="24"/>
          </w:rPr>
          <w:t xml:space="preserve"> we address these challenges by</w:t>
        </w:r>
      </w:ins>
      <w:r w:rsidRPr="00A35945">
        <w:rPr>
          <w:rFonts w:ascii="Times New Roman" w:hAnsi="Times New Roman" w:cs="Times New Roman"/>
          <w:sz w:val="24"/>
          <w:szCs w:val="24"/>
        </w:rPr>
        <w:t xml:space="preserve"> </w:t>
      </w:r>
      <w:del w:id="45" w:author="Trevor Drees" w:date="2025-09-03T15:48:00Z" w16du:dateUtc="2025-09-03T22:48:00Z">
        <w:r w:rsidRPr="00A35945" w:rsidDel="00541ED9">
          <w:rPr>
            <w:rFonts w:ascii="Times New Roman" w:hAnsi="Times New Roman" w:cs="Times New Roman"/>
            <w:sz w:val="24"/>
            <w:szCs w:val="24"/>
          </w:rPr>
          <w:delText xml:space="preserve">we </w:delText>
        </w:r>
      </w:del>
      <w:ins w:id="46" w:author="Trevor Drees" w:date="2025-09-03T15:48:00Z" w16du:dateUtc="2025-09-03T22:48:00Z">
        <w:r w:rsidR="00541ED9">
          <w:rPr>
            <w:rFonts w:ascii="Times New Roman" w:hAnsi="Times New Roman" w:cs="Times New Roman"/>
            <w:sz w:val="24"/>
            <w:szCs w:val="24"/>
          </w:rPr>
          <w:t>us</w:t>
        </w:r>
      </w:ins>
      <w:ins w:id="47" w:author="Trevor Drees" w:date="2025-09-03T15:54:00Z" w16du:dateUtc="2025-09-03T22:54:00Z">
        <w:r w:rsidR="00541ED9">
          <w:rPr>
            <w:rFonts w:ascii="Times New Roman" w:hAnsi="Times New Roman" w:cs="Times New Roman"/>
            <w:sz w:val="24"/>
            <w:szCs w:val="24"/>
          </w:rPr>
          <w:t>ing</w:t>
        </w:r>
      </w:ins>
      <w:ins w:id="48" w:author="Trevor Drees" w:date="2025-09-03T15:48:00Z" w16du:dateUtc="2025-09-03T22:48:00Z">
        <w:r w:rsidR="00541ED9">
          <w:rPr>
            <w:rFonts w:ascii="Times New Roman" w:hAnsi="Times New Roman" w:cs="Times New Roman"/>
            <w:sz w:val="24"/>
            <w:szCs w:val="24"/>
          </w:rPr>
          <w:t xml:space="preserve"> the widely distributed invasive thistle </w:t>
        </w:r>
        <w:r w:rsidR="00541ED9">
          <w:rPr>
            <w:rFonts w:ascii="Times New Roman" w:hAnsi="Times New Roman" w:cs="Times New Roman"/>
            <w:i/>
            <w:iCs/>
            <w:sz w:val="24"/>
            <w:szCs w:val="24"/>
          </w:rPr>
          <w:t xml:space="preserve">Carduus nutans </w:t>
        </w:r>
        <w:r w:rsidR="00541ED9">
          <w:rPr>
            <w:rFonts w:ascii="Times New Roman" w:hAnsi="Times New Roman" w:cs="Times New Roman"/>
            <w:sz w:val="24"/>
            <w:szCs w:val="24"/>
          </w:rPr>
          <w:t>to</w:t>
        </w:r>
        <w:r w:rsidR="00541ED9" w:rsidRPr="00A35945">
          <w:rPr>
            <w:rFonts w:ascii="Times New Roman" w:hAnsi="Times New Roman" w:cs="Times New Roman"/>
            <w:sz w:val="24"/>
            <w:szCs w:val="24"/>
          </w:rPr>
          <w:t xml:space="preserve"> </w:t>
        </w:r>
      </w:ins>
      <w:del w:id="49" w:author="Trevor Drees" w:date="2025-09-03T15:26:00Z" w16du:dateUtc="2025-09-03T22:26:00Z">
        <w:r w:rsidR="00933C7F" w:rsidRPr="00A35945" w:rsidDel="00D03AED">
          <w:rPr>
            <w:rFonts w:ascii="Times New Roman" w:hAnsi="Times New Roman" w:cs="Times New Roman"/>
            <w:sz w:val="24"/>
            <w:szCs w:val="24"/>
          </w:rPr>
          <w:delText>used</w:delText>
        </w:r>
        <w:r w:rsidRPr="00A35945" w:rsidDel="00D03AED">
          <w:rPr>
            <w:rFonts w:ascii="Times New Roman" w:hAnsi="Times New Roman" w:cs="Times New Roman"/>
            <w:sz w:val="24"/>
            <w:szCs w:val="24"/>
          </w:rPr>
          <w:delText xml:space="preserve"> </w:delText>
        </w:r>
      </w:del>
      <w:ins w:id="50" w:author="Trevor Drees" w:date="2025-09-03T16:06:00Z" w16du:dateUtc="2025-09-03T23:06:00Z">
        <w:r w:rsidR="0006481B">
          <w:rPr>
            <w:rFonts w:ascii="Times New Roman" w:hAnsi="Times New Roman" w:cs="Times New Roman"/>
            <w:sz w:val="24"/>
            <w:szCs w:val="24"/>
          </w:rPr>
          <w:t>create</w:t>
        </w:r>
      </w:ins>
      <w:ins w:id="51" w:author="Trevor Drees" w:date="2025-09-03T15:26:00Z" w16du:dateUtc="2025-09-03T22:26:00Z">
        <w:r w:rsidR="00D03AED" w:rsidRPr="00A35945">
          <w:rPr>
            <w:rFonts w:ascii="Times New Roman" w:hAnsi="Times New Roman" w:cs="Times New Roman"/>
            <w:sz w:val="24"/>
            <w:szCs w:val="24"/>
          </w:rPr>
          <w:t xml:space="preserve"> </w:t>
        </w:r>
      </w:ins>
      <w:r w:rsidRPr="00A35945">
        <w:rPr>
          <w:rFonts w:ascii="Times New Roman" w:hAnsi="Times New Roman" w:cs="Times New Roman"/>
          <w:sz w:val="24"/>
          <w:szCs w:val="24"/>
        </w:rPr>
        <w:t>an individual-based model</w:t>
      </w:r>
      <w:r w:rsidR="00933C7F" w:rsidRPr="00A35945">
        <w:rPr>
          <w:rFonts w:ascii="Times New Roman" w:hAnsi="Times New Roman" w:cs="Times New Roman"/>
          <w:sz w:val="24"/>
          <w:szCs w:val="24"/>
        </w:rPr>
        <w:t xml:space="preserve"> of population spread</w:t>
      </w:r>
      <w:ins w:id="52" w:author="Trevor Drees" w:date="2025-09-03T16:06:00Z" w16du:dateUtc="2025-09-03T23:06:00Z">
        <w:r w:rsidR="0006481B">
          <w:rPr>
            <w:rFonts w:ascii="Times New Roman" w:hAnsi="Times New Roman" w:cs="Times New Roman"/>
            <w:sz w:val="24"/>
            <w:szCs w:val="24"/>
          </w:rPr>
          <w:t xml:space="preserve"> which, when</w:t>
        </w:r>
      </w:ins>
      <w:ins w:id="53" w:author="Trevor Drees" w:date="2025-09-03T09:02:00Z" w16du:dateUtc="2025-09-03T16:02:00Z">
        <w:r w:rsidR="00B55421">
          <w:rPr>
            <w:rFonts w:ascii="Times New Roman" w:hAnsi="Times New Roman" w:cs="Times New Roman"/>
            <w:sz w:val="24"/>
            <w:szCs w:val="24"/>
          </w:rPr>
          <w:t xml:space="preserve"> paired with sensitivity analyses</w:t>
        </w:r>
      </w:ins>
      <w:ins w:id="54" w:author="Trevor Drees" w:date="2025-09-03T15:58:00Z" w16du:dateUtc="2025-09-03T22:58:00Z">
        <w:r w:rsidR="00267313">
          <w:rPr>
            <w:rFonts w:ascii="Times New Roman" w:hAnsi="Times New Roman" w:cs="Times New Roman"/>
            <w:sz w:val="24"/>
            <w:szCs w:val="24"/>
          </w:rPr>
          <w:t>,</w:t>
        </w:r>
      </w:ins>
      <w:r w:rsidRPr="00A35945">
        <w:rPr>
          <w:rFonts w:ascii="Times New Roman" w:hAnsi="Times New Roman" w:cs="Times New Roman"/>
          <w:sz w:val="24"/>
          <w:szCs w:val="24"/>
        </w:rPr>
        <w:t xml:space="preserve"> </w:t>
      </w:r>
      <w:del w:id="55" w:author="Trevor Drees" w:date="2025-09-03T15:59:00Z" w16du:dateUtc="2025-09-03T22:59:00Z">
        <w:r w:rsidR="00933C7F" w:rsidRPr="00A35945" w:rsidDel="00267313">
          <w:rPr>
            <w:rFonts w:ascii="Times New Roman" w:hAnsi="Times New Roman" w:cs="Times New Roman"/>
            <w:sz w:val="24"/>
            <w:szCs w:val="24"/>
          </w:rPr>
          <w:delText xml:space="preserve">to </w:delText>
        </w:r>
      </w:del>
      <w:ins w:id="56" w:author="Trevor Drees" w:date="2025-09-03T16:06:00Z" w16du:dateUtc="2025-09-03T23:06:00Z">
        <w:r w:rsidR="0006481B">
          <w:rPr>
            <w:rFonts w:ascii="Times New Roman" w:hAnsi="Times New Roman" w:cs="Times New Roman"/>
            <w:sz w:val="24"/>
            <w:szCs w:val="24"/>
          </w:rPr>
          <w:t>allows us to</w:t>
        </w:r>
      </w:ins>
      <w:ins w:id="57" w:author="Trevor Drees" w:date="2025-09-03T15:59:00Z" w16du:dateUtc="2025-09-03T22:59:00Z">
        <w:r w:rsidR="00267313" w:rsidRPr="00A35945">
          <w:rPr>
            <w:rFonts w:ascii="Times New Roman" w:hAnsi="Times New Roman" w:cs="Times New Roman"/>
            <w:sz w:val="24"/>
            <w:szCs w:val="24"/>
          </w:rPr>
          <w:t xml:space="preserve"> </w:t>
        </w:r>
      </w:ins>
      <w:ins w:id="58" w:author="Trevor Drees" w:date="2025-09-03T09:02:00Z" w16du:dateUtc="2025-09-03T16:02:00Z">
        <w:r w:rsidR="00574A0F" w:rsidRPr="00574A0F">
          <w:rPr>
            <w:rFonts w:ascii="Times New Roman" w:hAnsi="Times New Roman" w:cs="Times New Roman"/>
            <w:sz w:val="24"/>
            <w:szCs w:val="24"/>
          </w:rPr>
          <w:t>examine the relative importance of</w:t>
        </w:r>
        <w:r w:rsidR="00574A0F">
          <w:rPr>
            <w:rFonts w:ascii="Times New Roman" w:hAnsi="Times New Roman" w:cs="Times New Roman"/>
            <w:sz w:val="24"/>
            <w:szCs w:val="24"/>
          </w:rPr>
          <w:t xml:space="preserve"> multiple</w:t>
        </w:r>
        <w:r w:rsidR="00574A0F" w:rsidRPr="00574A0F">
          <w:rPr>
            <w:rFonts w:ascii="Times New Roman" w:hAnsi="Times New Roman" w:cs="Times New Roman"/>
            <w:sz w:val="24"/>
            <w:szCs w:val="24"/>
          </w:rPr>
          <w:t xml:space="preserve"> dispersal </w:t>
        </w:r>
        <w:r w:rsidR="00574A0F">
          <w:rPr>
            <w:rFonts w:ascii="Times New Roman" w:hAnsi="Times New Roman" w:cs="Times New Roman"/>
            <w:sz w:val="24"/>
            <w:szCs w:val="24"/>
          </w:rPr>
          <w:t>pathways</w:t>
        </w:r>
        <w:r w:rsidR="00574A0F" w:rsidRPr="00574A0F">
          <w:rPr>
            <w:rFonts w:ascii="Times New Roman" w:hAnsi="Times New Roman" w:cs="Times New Roman"/>
            <w:sz w:val="24"/>
            <w:szCs w:val="24"/>
          </w:rPr>
          <w:t xml:space="preserve"> even when </w:t>
        </w:r>
      </w:ins>
      <w:ins w:id="59" w:author="Trevor Drees" w:date="2025-09-03T15:28:00Z" w16du:dateUtc="2025-09-03T22:28:00Z">
        <w:r w:rsidR="00D03AED">
          <w:rPr>
            <w:rFonts w:ascii="Times New Roman" w:hAnsi="Times New Roman" w:cs="Times New Roman"/>
            <w:sz w:val="24"/>
            <w:szCs w:val="24"/>
          </w:rPr>
          <w:t>some</w:t>
        </w:r>
      </w:ins>
      <w:ins w:id="60" w:author="Trevor Drees" w:date="2025-09-03T09:02:00Z" w16du:dateUtc="2025-09-03T16:02:00Z">
        <w:r w:rsidR="00574A0F" w:rsidRPr="00574A0F">
          <w:rPr>
            <w:rFonts w:ascii="Times New Roman" w:hAnsi="Times New Roman" w:cs="Times New Roman"/>
            <w:sz w:val="24"/>
            <w:szCs w:val="24"/>
          </w:rPr>
          <w:t xml:space="preserve"> </w:t>
        </w:r>
      </w:ins>
      <w:ins w:id="61" w:author="Trevor Drees" w:date="2025-09-03T09:03:00Z" w16du:dateUtc="2025-09-03T16:03:00Z">
        <w:r w:rsidR="00B55421">
          <w:rPr>
            <w:rFonts w:ascii="Times New Roman" w:hAnsi="Times New Roman" w:cs="Times New Roman"/>
            <w:sz w:val="24"/>
            <w:szCs w:val="24"/>
          </w:rPr>
          <w:t>dispersal</w:t>
        </w:r>
      </w:ins>
      <w:ins w:id="62" w:author="Trevor Drees" w:date="2025-09-03T15:29:00Z" w16du:dateUtc="2025-09-03T22:29:00Z">
        <w:r w:rsidR="00D03AED">
          <w:rPr>
            <w:rFonts w:ascii="Times New Roman" w:hAnsi="Times New Roman" w:cs="Times New Roman"/>
            <w:sz w:val="24"/>
            <w:szCs w:val="24"/>
          </w:rPr>
          <w:t xml:space="preserve"> and propagule fate</w:t>
        </w:r>
      </w:ins>
      <w:ins w:id="63" w:author="Trevor Drees" w:date="2025-09-03T09:03:00Z" w16du:dateUtc="2025-09-03T16:03:00Z">
        <w:r w:rsidR="00B55421">
          <w:rPr>
            <w:rFonts w:ascii="Times New Roman" w:hAnsi="Times New Roman" w:cs="Times New Roman"/>
            <w:sz w:val="24"/>
            <w:szCs w:val="24"/>
          </w:rPr>
          <w:t xml:space="preserve"> </w:t>
        </w:r>
      </w:ins>
      <w:ins w:id="64" w:author="Trevor Drees" w:date="2025-09-03T09:02:00Z" w16du:dateUtc="2025-09-03T16:02:00Z">
        <w:r w:rsidR="00574A0F" w:rsidRPr="00574A0F">
          <w:rPr>
            <w:rFonts w:ascii="Times New Roman" w:hAnsi="Times New Roman" w:cs="Times New Roman"/>
            <w:sz w:val="24"/>
            <w:szCs w:val="24"/>
          </w:rPr>
          <w:t>parameters</w:t>
        </w:r>
      </w:ins>
      <w:ins w:id="65" w:author="Trevor Drees" w:date="2025-09-03T15:25:00Z" w16du:dateUtc="2025-09-03T22:25:00Z">
        <w:r w:rsidR="00EC17A7">
          <w:rPr>
            <w:rFonts w:ascii="Times New Roman" w:hAnsi="Times New Roman" w:cs="Times New Roman"/>
            <w:sz w:val="24"/>
            <w:szCs w:val="24"/>
          </w:rPr>
          <w:t xml:space="preserve"> </w:t>
        </w:r>
      </w:ins>
      <w:ins w:id="66" w:author="Trevor Drees" w:date="2025-09-03T09:02:00Z" w16du:dateUtc="2025-09-03T16:02:00Z">
        <w:r w:rsidR="00574A0F" w:rsidRPr="00574A0F">
          <w:rPr>
            <w:rFonts w:ascii="Times New Roman" w:hAnsi="Times New Roman" w:cs="Times New Roman"/>
            <w:sz w:val="24"/>
            <w:szCs w:val="24"/>
          </w:rPr>
          <w:t>are not fully known</w:t>
        </w:r>
        <w:r w:rsidR="00B55421">
          <w:rPr>
            <w:rFonts w:ascii="Times New Roman" w:hAnsi="Times New Roman" w:cs="Times New Roman"/>
            <w:sz w:val="24"/>
            <w:szCs w:val="24"/>
          </w:rPr>
          <w:t>.</w:t>
        </w:r>
      </w:ins>
      <w:ins w:id="67" w:author="Trevor Drees" w:date="2025-09-03T09:04:00Z" w16du:dateUtc="2025-09-03T16:04:00Z">
        <w:r w:rsidR="00B55421">
          <w:rPr>
            <w:rFonts w:ascii="Times New Roman" w:hAnsi="Times New Roman" w:cs="Times New Roman"/>
            <w:sz w:val="24"/>
            <w:szCs w:val="24"/>
          </w:rPr>
          <w:t xml:space="preserve"> </w:t>
        </w:r>
      </w:ins>
      <w:ins w:id="68" w:author="Trevor Drees" w:date="2025-09-03T16:35:00Z" w16du:dateUtc="2025-09-03T23:35:00Z">
        <w:r w:rsidR="0015495B" w:rsidRPr="00FF7EA0">
          <w:rPr>
            <w:rFonts w:ascii="Times New Roman" w:hAnsi="Times New Roman" w:cs="Times New Roman"/>
            <w:sz w:val="24"/>
            <w:szCs w:val="24"/>
            <w:rPrChange w:id="69" w:author="Trevor Drees" w:date="2025-09-03T16:38:00Z" w16du:dateUtc="2025-09-03T23:38:00Z">
              <w:rPr>
                <w:rFonts w:ascii="Times New Roman" w:hAnsi="Times New Roman" w:cs="Times New Roman"/>
                <w:sz w:val="24"/>
                <w:szCs w:val="24"/>
                <w:highlight w:val="yellow"/>
              </w:rPr>
            </w:rPrChange>
          </w:rPr>
          <w:t>We then used this model to</w:t>
        </w:r>
      </w:ins>
      <w:ins w:id="70" w:author="Trevor Drees" w:date="2025-09-03T09:04:00Z" w16du:dateUtc="2025-09-03T16:04:00Z">
        <w:r w:rsidR="00B55421" w:rsidRPr="00FF7EA0">
          <w:rPr>
            <w:rFonts w:ascii="Times New Roman" w:hAnsi="Times New Roman" w:cs="Times New Roman"/>
            <w:sz w:val="24"/>
            <w:szCs w:val="24"/>
          </w:rPr>
          <w:t xml:space="preserve"> </w:t>
        </w:r>
      </w:ins>
      <w:del w:id="71" w:author="Trevor Drees" w:date="2025-09-03T09:05:00Z" w16du:dateUtc="2025-09-03T16:05:00Z">
        <w:r w:rsidR="00933C7F" w:rsidRPr="00FF7EA0" w:rsidDel="00B55421">
          <w:rPr>
            <w:rFonts w:ascii="Times New Roman" w:hAnsi="Times New Roman" w:cs="Times New Roman"/>
            <w:sz w:val="24"/>
            <w:szCs w:val="24"/>
          </w:rPr>
          <w:delText>examine the contributions of two serial dispersal vectors (wind as a primary vector, and ants as a secondary vector) to total dispersal in</w:delText>
        </w:r>
        <w:r w:rsidRPr="00FF7EA0" w:rsidDel="00B55421">
          <w:rPr>
            <w:rFonts w:ascii="Times New Roman" w:hAnsi="Times New Roman" w:cs="Times New Roman"/>
            <w:sz w:val="24"/>
            <w:szCs w:val="24"/>
          </w:rPr>
          <w:delText xml:space="preserve"> </w:delText>
        </w:r>
        <w:r w:rsidRPr="00FF7EA0" w:rsidDel="00B55421">
          <w:rPr>
            <w:rFonts w:ascii="Times New Roman" w:hAnsi="Times New Roman" w:cs="Times New Roman"/>
            <w:i/>
            <w:iCs/>
            <w:sz w:val="24"/>
            <w:szCs w:val="24"/>
          </w:rPr>
          <w:delText>Carduus nutans</w:delText>
        </w:r>
        <w:r w:rsidRPr="00FF7EA0" w:rsidDel="00B55421">
          <w:rPr>
            <w:rFonts w:ascii="Times New Roman" w:hAnsi="Times New Roman" w:cs="Times New Roman"/>
            <w:sz w:val="24"/>
            <w:szCs w:val="24"/>
          </w:rPr>
          <w:delText>, a widely</w:delText>
        </w:r>
        <w:r w:rsidR="00E8500D" w:rsidRPr="00FF7EA0" w:rsidDel="00B55421">
          <w:rPr>
            <w:rFonts w:ascii="Times New Roman" w:hAnsi="Times New Roman" w:cs="Times New Roman"/>
            <w:sz w:val="24"/>
            <w:szCs w:val="24"/>
          </w:rPr>
          <w:delText xml:space="preserve"> </w:delText>
        </w:r>
        <w:r w:rsidRPr="00FF7EA0" w:rsidDel="00B55421">
          <w:rPr>
            <w:rFonts w:ascii="Times New Roman" w:hAnsi="Times New Roman" w:cs="Times New Roman"/>
            <w:sz w:val="24"/>
            <w:szCs w:val="24"/>
          </w:rPr>
          <w:delText>distributed invasive thistle</w:delText>
        </w:r>
        <w:r w:rsidR="00933C7F" w:rsidRPr="00FF7EA0" w:rsidDel="00B55421">
          <w:rPr>
            <w:rFonts w:ascii="Times New Roman" w:hAnsi="Times New Roman" w:cs="Times New Roman"/>
            <w:sz w:val="24"/>
            <w:szCs w:val="24"/>
          </w:rPr>
          <w:delText xml:space="preserve">. </w:delText>
        </w:r>
        <w:r w:rsidR="006C3EDF" w:rsidRPr="00FF7EA0" w:rsidDel="00B55421">
          <w:rPr>
            <w:rFonts w:ascii="Times New Roman" w:hAnsi="Times New Roman" w:cs="Times New Roman"/>
            <w:sz w:val="24"/>
            <w:szCs w:val="24"/>
          </w:rPr>
          <w:delText>We</w:delText>
        </w:r>
        <w:r w:rsidRPr="00FF7EA0" w:rsidDel="00B55421">
          <w:rPr>
            <w:rFonts w:ascii="Times New Roman" w:hAnsi="Times New Roman" w:cs="Times New Roman"/>
            <w:sz w:val="24"/>
            <w:szCs w:val="24"/>
          </w:rPr>
          <w:delText xml:space="preserve"> simulate</w:delText>
        </w:r>
        <w:r w:rsidR="00933C7F" w:rsidRPr="00FF7EA0" w:rsidDel="00B55421">
          <w:rPr>
            <w:rFonts w:ascii="Times New Roman" w:hAnsi="Times New Roman" w:cs="Times New Roman"/>
            <w:sz w:val="24"/>
            <w:szCs w:val="24"/>
          </w:rPr>
          <w:delText>d</w:delText>
        </w:r>
        <w:r w:rsidRPr="00FF7EA0" w:rsidDel="00B55421">
          <w:rPr>
            <w:rFonts w:ascii="Times New Roman" w:hAnsi="Times New Roman" w:cs="Times New Roman"/>
            <w:sz w:val="24"/>
            <w:szCs w:val="24"/>
          </w:rPr>
          <w:delText xml:space="preserve"> population spread </w:delText>
        </w:r>
      </w:del>
      <w:del w:id="72" w:author="Trevor Drees" w:date="2025-09-03T16:36:00Z" w16du:dateUtc="2025-09-03T23:36:00Z">
        <w:r w:rsidRPr="00FF7EA0" w:rsidDel="00416102">
          <w:rPr>
            <w:rFonts w:ascii="Times New Roman" w:hAnsi="Times New Roman" w:cs="Times New Roman"/>
            <w:sz w:val="24"/>
            <w:szCs w:val="24"/>
          </w:rPr>
          <w:delText xml:space="preserve">and </w:delText>
        </w:r>
      </w:del>
      <w:r w:rsidRPr="00FF7EA0">
        <w:rPr>
          <w:rFonts w:ascii="Times New Roman" w:hAnsi="Times New Roman" w:cs="Times New Roman"/>
          <w:sz w:val="24"/>
          <w:szCs w:val="24"/>
        </w:rPr>
        <w:t>assess</w:t>
      </w:r>
      <w:del w:id="73" w:author="Trevor Drees" w:date="2025-09-03T16:36:00Z" w16du:dateUtc="2025-09-03T23:36:00Z">
        <w:r w:rsidR="00933C7F" w:rsidRPr="00FF7EA0" w:rsidDel="00416102">
          <w:rPr>
            <w:rFonts w:ascii="Times New Roman" w:hAnsi="Times New Roman" w:cs="Times New Roman"/>
            <w:sz w:val="24"/>
            <w:szCs w:val="24"/>
          </w:rPr>
          <w:delText>e</w:delText>
        </w:r>
      </w:del>
      <w:del w:id="74" w:author="Trevor Drees" w:date="2025-09-03T16:35:00Z" w16du:dateUtc="2025-09-03T23:35:00Z">
        <w:r w:rsidR="00933C7F" w:rsidRPr="00FF7EA0" w:rsidDel="00416102">
          <w:rPr>
            <w:rFonts w:ascii="Times New Roman" w:hAnsi="Times New Roman" w:cs="Times New Roman"/>
            <w:sz w:val="24"/>
            <w:szCs w:val="24"/>
          </w:rPr>
          <w:delText>d</w:delText>
        </w:r>
      </w:del>
      <w:r w:rsidRPr="00FF7EA0">
        <w:rPr>
          <w:rFonts w:ascii="Times New Roman" w:hAnsi="Times New Roman" w:cs="Times New Roman"/>
          <w:sz w:val="24"/>
          <w:szCs w:val="24"/>
        </w:rPr>
        <w:t xml:space="preserve"> the </w:t>
      </w:r>
      <w:del w:id="75" w:author="Trevor Drees" w:date="2025-09-03T15:35:00Z" w16du:dateUtc="2025-09-03T22:35:00Z">
        <w:r w:rsidRPr="00FF7EA0" w:rsidDel="00D03AED">
          <w:rPr>
            <w:rFonts w:ascii="Times New Roman" w:hAnsi="Times New Roman" w:cs="Times New Roman"/>
            <w:sz w:val="24"/>
            <w:szCs w:val="24"/>
          </w:rPr>
          <w:delText xml:space="preserve">relative </w:delText>
        </w:r>
      </w:del>
      <w:r w:rsidRPr="00FF7EA0">
        <w:rPr>
          <w:rFonts w:ascii="Times New Roman" w:hAnsi="Times New Roman" w:cs="Times New Roman"/>
          <w:sz w:val="24"/>
          <w:szCs w:val="24"/>
        </w:rPr>
        <w:t xml:space="preserve">contributions of both dispersal </w:t>
      </w:r>
      <w:del w:id="76" w:author="Trevor Drees" w:date="2025-09-03T16:38:00Z" w16du:dateUtc="2025-09-03T23:38:00Z">
        <w:r w:rsidRPr="00FF7EA0" w:rsidDel="00416102">
          <w:rPr>
            <w:rFonts w:ascii="Times New Roman" w:hAnsi="Times New Roman" w:cs="Times New Roman"/>
            <w:sz w:val="24"/>
            <w:szCs w:val="24"/>
          </w:rPr>
          <w:delText>modes</w:delText>
        </w:r>
      </w:del>
      <w:ins w:id="77" w:author="Trevor Drees" w:date="2025-09-03T16:38:00Z" w16du:dateUtc="2025-09-03T23:38:00Z">
        <w:r w:rsidR="00416102" w:rsidRPr="00FF7EA0">
          <w:rPr>
            <w:rFonts w:ascii="Times New Roman" w:hAnsi="Times New Roman" w:cs="Times New Roman"/>
            <w:sz w:val="24"/>
            <w:szCs w:val="24"/>
            <w:rPrChange w:id="78" w:author="Trevor Drees" w:date="2025-09-03T16:38:00Z" w16du:dateUtc="2025-09-03T23:38:00Z">
              <w:rPr>
                <w:rFonts w:ascii="Times New Roman" w:hAnsi="Times New Roman" w:cs="Times New Roman"/>
                <w:sz w:val="24"/>
                <w:szCs w:val="24"/>
                <w:highlight w:val="yellow"/>
              </w:rPr>
            </w:rPrChange>
          </w:rPr>
          <w:t>pathways</w:t>
        </w:r>
        <w:r w:rsidR="00416102" w:rsidRPr="00FF7EA0">
          <w:rPr>
            <w:rFonts w:ascii="Times New Roman" w:hAnsi="Times New Roman" w:cs="Times New Roman"/>
            <w:sz w:val="24"/>
            <w:szCs w:val="24"/>
          </w:rPr>
          <w:t xml:space="preserve"> </w:t>
        </w:r>
      </w:ins>
      <w:ins w:id="79" w:author="Trevor Drees" w:date="2025-09-03T16:00:00Z" w16du:dateUtc="2025-09-03T23:00:00Z">
        <w:r w:rsidR="00267313" w:rsidRPr="00FF7EA0">
          <w:rPr>
            <w:rFonts w:ascii="Times New Roman" w:hAnsi="Times New Roman" w:cs="Times New Roman"/>
            <w:sz w:val="24"/>
            <w:szCs w:val="24"/>
          </w:rPr>
          <w:t>in this species</w:t>
        </w:r>
      </w:ins>
      <w:ins w:id="80" w:author="Trevor Drees" w:date="2025-09-03T16:01:00Z" w16du:dateUtc="2025-09-03T23:01:00Z">
        <w:r w:rsidR="00267313" w:rsidRPr="00FF7EA0">
          <w:rPr>
            <w:rFonts w:ascii="Times New Roman" w:hAnsi="Times New Roman" w:cs="Times New Roman"/>
            <w:sz w:val="24"/>
            <w:szCs w:val="24"/>
          </w:rPr>
          <w:t xml:space="preserve"> (</w:t>
        </w:r>
      </w:ins>
      <w:ins w:id="81" w:author="Trevor Drees" w:date="2025-09-03T16:38:00Z" w16du:dateUtc="2025-09-03T23:38:00Z">
        <w:r w:rsidR="00416102" w:rsidRPr="00FF7EA0">
          <w:rPr>
            <w:rFonts w:ascii="Times New Roman" w:hAnsi="Times New Roman" w:cs="Times New Roman"/>
            <w:sz w:val="24"/>
            <w:szCs w:val="24"/>
            <w:rPrChange w:id="82" w:author="Trevor Drees" w:date="2025-09-03T16:38:00Z" w16du:dateUtc="2025-09-03T23:38:00Z">
              <w:rPr>
                <w:rFonts w:ascii="Times New Roman" w:hAnsi="Times New Roman" w:cs="Times New Roman"/>
                <w:sz w:val="24"/>
                <w:szCs w:val="24"/>
                <w:highlight w:val="yellow"/>
              </w:rPr>
            </w:rPrChange>
          </w:rPr>
          <w:t>primary dispersal via wind, and secondary dispersal via ants</w:t>
        </w:r>
      </w:ins>
      <w:ins w:id="83" w:author="Trevor Drees" w:date="2025-09-03T16:01:00Z" w16du:dateUtc="2025-09-03T23:01:00Z">
        <w:r w:rsidR="00267313" w:rsidRPr="00FF7EA0">
          <w:rPr>
            <w:rFonts w:ascii="Times New Roman" w:hAnsi="Times New Roman" w:cs="Times New Roman"/>
            <w:sz w:val="24"/>
            <w:szCs w:val="24"/>
          </w:rPr>
          <w:t>)</w:t>
        </w:r>
      </w:ins>
      <w:r w:rsidRPr="00FF7EA0">
        <w:rPr>
          <w:rFonts w:ascii="Times New Roman" w:hAnsi="Times New Roman" w:cs="Times New Roman"/>
          <w:sz w:val="24"/>
          <w:szCs w:val="24"/>
        </w:rPr>
        <w:t xml:space="preserve"> to </w:t>
      </w:r>
      <w:ins w:id="84" w:author="Trevor Drees" w:date="2025-09-03T16:37:00Z" w16du:dateUtc="2025-09-03T23:37:00Z">
        <w:r w:rsidR="00416102" w:rsidRPr="00FF7EA0">
          <w:rPr>
            <w:rFonts w:ascii="Times New Roman" w:hAnsi="Times New Roman" w:cs="Times New Roman"/>
            <w:sz w:val="24"/>
            <w:szCs w:val="24"/>
            <w:rPrChange w:id="85" w:author="Trevor Drees" w:date="2025-09-03T16:38:00Z" w16du:dateUtc="2025-09-03T23:38:00Z">
              <w:rPr>
                <w:rFonts w:ascii="Times New Roman" w:hAnsi="Times New Roman" w:cs="Times New Roman"/>
                <w:sz w:val="24"/>
                <w:szCs w:val="24"/>
                <w:highlight w:val="yellow"/>
              </w:rPr>
            </w:rPrChange>
          </w:rPr>
          <w:t>simulated spread rates</w:t>
        </w:r>
      </w:ins>
      <w:del w:id="86" w:author="Trevor Drees" w:date="2025-09-03T16:36:00Z" w16du:dateUtc="2025-09-03T23:36:00Z">
        <w:r w:rsidR="00E8500D" w:rsidRPr="00FF7EA0" w:rsidDel="00416102">
          <w:rPr>
            <w:rFonts w:ascii="Times New Roman" w:hAnsi="Times New Roman" w:cs="Times New Roman"/>
            <w:sz w:val="24"/>
            <w:szCs w:val="24"/>
          </w:rPr>
          <w:delText>spread</w:delText>
        </w:r>
      </w:del>
      <w:del w:id="87" w:author="Trevor Drees" w:date="2025-09-03T16:37:00Z" w16du:dateUtc="2025-09-03T23:37:00Z">
        <w:r w:rsidR="00E8500D" w:rsidRPr="00FF7EA0" w:rsidDel="00416102">
          <w:rPr>
            <w:rFonts w:ascii="Times New Roman" w:hAnsi="Times New Roman" w:cs="Times New Roman"/>
            <w:sz w:val="24"/>
            <w:szCs w:val="24"/>
          </w:rPr>
          <w:delText xml:space="preserve"> rates</w:delText>
        </w:r>
      </w:del>
      <w:r w:rsidR="009D131B" w:rsidRPr="00FF7EA0">
        <w:rPr>
          <w:rFonts w:ascii="Times New Roman" w:hAnsi="Times New Roman" w:cs="Times New Roman"/>
          <w:sz w:val="24"/>
          <w:szCs w:val="24"/>
        </w:rPr>
        <w:t xml:space="preserve">, including exploring </w:t>
      </w:r>
      <w:del w:id="88" w:author="Trevor Drees" w:date="2025-09-03T16:37:00Z" w16du:dateUtc="2025-09-03T23:37:00Z">
        <w:r w:rsidR="00CA55CB" w:rsidRPr="00FF7EA0" w:rsidDel="00416102">
          <w:rPr>
            <w:rFonts w:ascii="Times New Roman" w:hAnsi="Times New Roman" w:cs="Times New Roman"/>
            <w:sz w:val="24"/>
            <w:szCs w:val="24"/>
          </w:rPr>
          <w:delText>their interactions</w:delText>
        </w:r>
        <w:r w:rsidR="009D131B" w:rsidRPr="00FF7EA0" w:rsidDel="00416102">
          <w:rPr>
            <w:rFonts w:ascii="Times New Roman" w:hAnsi="Times New Roman" w:cs="Times New Roman"/>
            <w:sz w:val="24"/>
            <w:szCs w:val="24"/>
          </w:rPr>
          <w:delText xml:space="preserve"> with</w:delText>
        </w:r>
      </w:del>
      <w:ins w:id="89" w:author="Trevor Drees" w:date="2025-09-03T16:37:00Z" w16du:dateUtc="2025-09-03T23:37:00Z">
        <w:r w:rsidR="00416102" w:rsidRPr="00FF7EA0">
          <w:rPr>
            <w:rFonts w:ascii="Times New Roman" w:hAnsi="Times New Roman" w:cs="Times New Roman"/>
            <w:sz w:val="24"/>
            <w:szCs w:val="24"/>
            <w:rPrChange w:id="90" w:author="Trevor Drees" w:date="2025-09-03T16:38:00Z" w16du:dateUtc="2025-09-03T23:38:00Z">
              <w:rPr>
                <w:rFonts w:ascii="Times New Roman" w:hAnsi="Times New Roman" w:cs="Times New Roman"/>
                <w:sz w:val="24"/>
                <w:szCs w:val="24"/>
                <w:highlight w:val="yellow"/>
              </w:rPr>
            </w:rPrChange>
          </w:rPr>
          <w:t xml:space="preserve">how each </w:t>
        </w:r>
      </w:ins>
      <w:ins w:id="91" w:author="Trevor Drees" w:date="2025-09-03T16:38:00Z" w16du:dateUtc="2025-09-03T23:38:00Z">
        <w:r w:rsidR="00416102" w:rsidRPr="00FF7EA0">
          <w:rPr>
            <w:rFonts w:ascii="Times New Roman" w:hAnsi="Times New Roman" w:cs="Times New Roman"/>
            <w:sz w:val="24"/>
            <w:szCs w:val="24"/>
            <w:rPrChange w:id="92" w:author="Trevor Drees" w:date="2025-09-03T16:38:00Z" w16du:dateUtc="2025-09-03T23:38:00Z">
              <w:rPr>
                <w:rFonts w:ascii="Times New Roman" w:hAnsi="Times New Roman" w:cs="Times New Roman"/>
                <w:sz w:val="24"/>
                <w:szCs w:val="24"/>
                <w:highlight w:val="yellow"/>
              </w:rPr>
            </w:rPrChange>
          </w:rPr>
          <w:t>one</w:t>
        </w:r>
      </w:ins>
      <w:ins w:id="93" w:author="Trevor Drees" w:date="2025-09-03T16:37:00Z" w16du:dateUtc="2025-09-03T23:37:00Z">
        <w:r w:rsidR="00416102" w:rsidRPr="00FF7EA0">
          <w:rPr>
            <w:rFonts w:ascii="Times New Roman" w:hAnsi="Times New Roman" w:cs="Times New Roman"/>
            <w:sz w:val="24"/>
            <w:szCs w:val="24"/>
            <w:rPrChange w:id="94" w:author="Trevor Drees" w:date="2025-09-03T16:38:00Z" w16du:dateUtc="2025-09-03T23:38:00Z">
              <w:rPr>
                <w:rFonts w:ascii="Times New Roman" w:hAnsi="Times New Roman" w:cs="Times New Roman"/>
                <w:sz w:val="24"/>
                <w:szCs w:val="24"/>
                <w:highlight w:val="yellow"/>
              </w:rPr>
            </w:rPrChange>
          </w:rPr>
          <w:t xml:space="preserve"> is impacte</w:t>
        </w:r>
      </w:ins>
      <w:ins w:id="95" w:author="Trevor Drees" w:date="2025-09-03T16:38:00Z" w16du:dateUtc="2025-09-03T23:38:00Z">
        <w:r w:rsidR="00416102" w:rsidRPr="00FF7EA0">
          <w:rPr>
            <w:rFonts w:ascii="Times New Roman" w:hAnsi="Times New Roman" w:cs="Times New Roman"/>
            <w:sz w:val="24"/>
            <w:szCs w:val="24"/>
            <w:rPrChange w:id="96" w:author="Trevor Drees" w:date="2025-09-03T16:38:00Z" w16du:dateUtc="2025-09-03T23:38:00Z">
              <w:rPr>
                <w:rFonts w:ascii="Times New Roman" w:hAnsi="Times New Roman" w:cs="Times New Roman"/>
                <w:sz w:val="24"/>
                <w:szCs w:val="24"/>
                <w:highlight w:val="yellow"/>
              </w:rPr>
            </w:rPrChange>
          </w:rPr>
          <w:t>d</w:t>
        </w:r>
      </w:ins>
      <w:ins w:id="97" w:author="Trevor Drees" w:date="2025-09-03T16:37:00Z" w16du:dateUtc="2025-09-03T23:37:00Z">
        <w:r w:rsidR="00416102" w:rsidRPr="00FF7EA0">
          <w:rPr>
            <w:rFonts w:ascii="Times New Roman" w:hAnsi="Times New Roman" w:cs="Times New Roman"/>
            <w:sz w:val="24"/>
            <w:szCs w:val="24"/>
            <w:rPrChange w:id="98" w:author="Trevor Drees" w:date="2025-09-03T16:38:00Z" w16du:dateUtc="2025-09-03T23:38:00Z">
              <w:rPr>
                <w:rFonts w:ascii="Times New Roman" w:hAnsi="Times New Roman" w:cs="Times New Roman"/>
                <w:sz w:val="24"/>
                <w:szCs w:val="24"/>
                <w:highlight w:val="yellow"/>
              </w:rPr>
            </w:rPrChange>
          </w:rPr>
          <w:t xml:space="preserve"> by</w:t>
        </w:r>
      </w:ins>
      <w:r w:rsidR="009A3EA3" w:rsidRPr="00FF7EA0">
        <w:rPr>
          <w:rFonts w:ascii="Times New Roman" w:hAnsi="Times New Roman" w:cs="Times New Roman"/>
          <w:sz w:val="24"/>
          <w:szCs w:val="24"/>
        </w:rPr>
        <w:t xml:space="preserve"> climate warming</w:t>
      </w:r>
      <w:r w:rsidRPr="00FF7EA0">
        <w:rPr>
          <w:rFonts w:ascii="Times New Roman" w:hAnsi="Times New Roman" w:cs="Times New Roman"/>
          <w:sz w:val="24"/>
          <w:szCs w:val="24"/>
        </w:rPr>
        <w:t>.</w:t>
      </w:r>
      <w:r w:rsidR="00933C7F" w:rsidRPr="009A3EA3">
        <w:rPr>
          <w:rFonts w:ascii="Times New Roman" w:hAnsi="Times New Roman" w:cs="Times New Roman"/>
          <w:sz w:val="24"/>
          <w:szCs w:val="24"/>
        </w:rPr>
        <w:t xml:space="preserve"> </w:t>
      </w:r>
      <w:r w:rsidRPr="009A3EA3">
        <w:rPr>
          <w:rFonts w:ascii="Times New Roman" w:hAnsi="Times New Roman" w:cs="Times New Roman"/>
          <w:sz w:val="24"/>
          <w:szCs w:val="24"/>
        </w:rPr>
        <w:t xml:space="preserve">Results indicate that </w:t>
      </w:r>
      <w:r w:rsidR="00E8500D">
        <w:rPr>
          <w:rFonts w:ascii="Times New Roman" w:hAnsi="Times New Roman" w:cs="Times New Roman"/>
          <w:sz w:val="24"/>
          <w:szCs w:val="24"/>
        </w:rPr>
        <w:t>a</w:t>
      </w:r>
      <w:r w:rsidR="001531C7">
        <w:rPr>
          <w:rFonts w:ascii="Times New Roman" w:hAnsi="Times New Roman" w:cs="Times New Roman"/>
          <w:sz w:val="24"/>
          <w:szCs w:val="24"/>
        </w:rPr>
        <w:t>n</w:t>
      </w:r>
      <w:r w:rsidR="009A3EA3" w:rsidRPr="009A3EA3">
        <w:rPr>
          <w:rFonts w:ascii="Times New Roman" w:hAnsi="Times New Roman" w:cs="Times New Roman"/>
          <w:sz w:val="24"/>
          <w:szCs w:val="24"/>
        </w:rPr>
        <w:t xml:space="preserve"> </w:t>
      </w:r>
      <w:r w:rsidR="001531C7">
        <w:rPr>
          <w:rFonts w:ascii="Times New Roman" w:hAnsi="Times New Roman" w:cs="Times New Roman"/>
          <w:sz w:val="24"/>
          <w:szCs w:val="24"/>
        </w:rPr>
        <w:t>~</w:t>
      </w:r>
      <w:r w:rsidR="009A3EA3" w:rsidRPr="009A3EA3">
        <w:rPr>
          <w:rFonts w:ascii="Times New Roman" w:hAnsi="Times New Roman" w:cs="Times New Roman"/>
          <w:sz w:val="24"/>
          <w:szCs w:val="24"/>
        </w:rPr>
        <w:t>0.6 °C higher growing temperature</w:t>
      </w:r>
      <w:r w:rsidRPr="009A3EA3">
        <w:rPr>
          <w:rFonts w:ascii="Times New Roman" w:hAnsi="Times New Roman" w:cs="Times New Roman"/>
          <w:sz w:val="24"/>
          <w:szCs w:val="24"/>
        </w:rPr>
        <w:t xml:space="preserve"> approximately double</w:t>
      </w:r>
      <w:r w:rsidR="00112F4C" w:rsidRPr="009A3EA3">
        <w:rPr>
          <w:rFonts w:ascii="Times New Roman" w:hAnsi="Times New Roman" w:cs="Times New Roman"/>
          <w:sz w:val="24"/>
          <w:szCs w:val="24"/>
        </w:rPr>
        <w:t>d</w:t>
      </w:r>
      <w:r w:rsidRPr="009A3EA3">
        <w:rPr>
          <w:rFonts w:ascii="Times New Roman" w:hAnsi="Times New Roman" w:cs="Times New Roman"/>
          <w:sz w:val="24"/>
          <w:szCs w:val="24"/>
        </w:rPr>
        <w:t xml:space="preserve"> </w:t>
      </w:r>
      <w:r w:rsidR="005C4A65" w:rsidRPr="009A3EA3">
        <w:rPr>
          <w:rFonts w:ascii="Times New Roman" w:hAnsi="Times New Roman" w:cs="Times New Roman"/>
          <w:sz w:val="24"/>
          <w:szCs w:val="24"/>
        </w:rPr>
        <w:t>simulated spread</w:t>
      </w:r>
      <w:r w:rsidR="00112F4C" w:rsidRPr="009A3EA3">
        <w:rPr>
          <w:rFonts w:ascii="Times New Roman" w:hAnsi="Times New Roman" w:cs="Times New Roman"/>
          <w:sz w:val="24"/>
          <w:szCs w:val="24"/>
        </w:rPr>
        <w:t xml:space="preserve"> rate</w:t>
      </w:r>
      <w:r w:rsidR="005C4A65" w:rsidRPr="009A3EA3">
        <w:rPr>
          <w:rFonts w:ascii="Times New Roman" w:hAnsi="Times New Roman" w:cs="Times New Roman"/>
          <w:sz w:val="24"/>
          <w:szCs w:val="24"/>
        </w:rPr>
        <w:t>s</w:t>
      </w:r>
      <w:r w:rsidR="00933C7F" w:rsidRPr="009A3EA3">
        <w:rPr>
          <w:rFonts w:ascii="Times New Roman" w:hAnsi="Times New Roman" w:cs="Times New Roman"/>
          <w:sz w:val="24"/>
          <w:szCs w:val="24"/>
        </w:rPr>
        <w:t xml:space="preserve">, </w:t>
      </w:r>
      <w:r w:rsidR="00070DE4">
        <w:rPr>
          <w:rFonts w:ascii="Times New Roman" w:hAnsi="Times New Roman" w:cs="Times New Roman"/>
          <w:sz w:val="24"/>
          <w:szCs w:val="24"/>
        </w:rPr>
        <w:t>regardless of whether</w:t>
      </w:r>
      <w:r w:rsidR="00933C7F" w:rsidRPr="009A3EA3">
        <w:rPr>
          <w:rFonts w:ascii="Times New Roman" w:hAnsi="Times New Roman" w:cs="Times New Roman"/>
          <w:sz w:val="24"/>
          <w:szCs w:val="24"/>
        </w:rPr>
        <w:t xml:space="preserve"> </w:t>
      </w:r>
      <w:r w:rsidR="005C4A65" w:rsidRPr="009A3EA3">
        <w:rPr>
          <w:rFonts w:ascii="Times New Roman" w:hAnsi="Times New Roman" w:cs="Times New Roman"/>
          <w:sz w:val="24"/>
          <w:szCs w:val="24"/>
        </w:rPr>
        <w:t xml:space="preserve">ant-driven </w:t>
      </w:r>
      <w:r w:rsidR="006C4F48">
        <w:rPr>
          <w:rFonts w:ascii="Times New Roman" w:hAnsi="Times New Roman" w:cs="Times New Roman"/>
          <w:sz w:val="24"/>
          <w:szCs w:val="24"/>
        </w:rPr>
        <w:t>seed movement and/or predation</w:t>
      </w:r>
      <w:r w:rsidR="005C4A65" w:rsidRPr="009A3EA3">
        <w:rPr>
          <w:rFonts w:ascii="Times New Roman" w:hAnsi="Times New Roman" w:cs="Times New Roman"/>
          <w:sz w:val="24"/>
          <w:szCs w:val="24"/>
        </w:rPr>
        <w:t xml:space="preserve"> </w:t>
      </w:r>
      <w:r w:rsidR="009A3EA3">
        <w:rPr>
          <w:rFonts w:ascii="Times New Roman" w:hAnsi="Times New Roman" w:cs="Times New Roman"/>
          <w:sz w:val="24"/>
          <w:szCs w:val="24"/>
        </w:rPr>
        <w:t>occurred after</w:t>
      </w:r>
      <w:r w:rsidR="005C4A65" w:rsidRPr="009A3EA3">
        <w:rPr>
          <w:rFonts w:ascii="Times New Roman" w:hAnsi="Times New Roman" w:cs="Times New Roman"/>
          <w:sz w:val="24"/>
          <w:szCs w:val="24"/>
        </w:rPr>
        <w:t xml:space="preserve"> wind dispersal</w:t>
      </w:r>
      <w:r w:rsidRPr="009A3EA3">
        <w:rPr>
          <w:rFonts w:ascii="Times New Roman" w:hAnsi="Times New Roman" w:cs="Times New Roman"/>
          <w:sz w:val="24"/>
          <w:szCs w:val="24"/>
        </w:rPr>
        <w:t>.</w:t>
      </w:r>
      <w:r w:rsidR="005C4A65" w:rsidRPr="009A3EA3">
        <w:rPr>
          <w:rFonts w:ascii="Times New Roman" w:hAnsi="Times New Roman" w:cs="Times New Roman"/>
          <w:sz w:val="24"/>
          <w:szCs w:val="24"/>
        </w:rPr>
        <w:t xml:space="preserve"> </w:t>
      </w:r>
      <w:r w:rsidR="009A3EA3" w:rsidRPr="006C4F48">
        <w:rPr>
          <w:rFonts w:ascii="Times New Roman" w:hAnsi="Times New Roman" w:cs="Times New Roman"/>
          <w:sz w:val="24"/>
          <w:szCs w:val="24"/>
        </w:rPr>
        <w:t>Simulated s</w:t>
      </w:r>
      <w:r w:rsidR="005C4A65" w:rsidRPr="006C4F48">
        <w:rPr>
          <w:rFonts w:ascii="Times New Roman" w:hAnsi="Times New Roman" w:cs="Times New Roman"/>
          <w:sz w:val="24"/>
          <w:szCs w:val="24"/>
        </w:rPr>
        <w:t>pread rates were</w:t>
      </w:r>
      <w:r w:rsidR="002F4A0D">
        <w:rPr>
          <w:rFonts w:ascii="Times New Roman" w:hAnsi="Times New Roman" w:cs="Times New Roman"/>
          <w:sz w:val="24"/>
          <w:szCs w:val="24"/>
        </w:rPr>
        <w:t xml:space="preserve"> much</w:t>
      </w:r>
      <w:r w:rsidR="005C4A65" w:rsidRPr="006C4F48">
        <w:rPr>
          <w:rFonts w:ascii="Times New Roman" w:hAnsi="Times New Roman" w:cs="Times New Roman"/>
          <w:sz w:val="24"/>
          <w:szCs w:val="24"/>
        </w:rPr>
        <w:t xml:space="preserve"> higher when ant-driven dynamics were</w:t>
      </w:r>
      <w:r w:rsidR="006C4F48" w:rsidRPr="006C4F48">
        <w:rPr>
          <w:rFonts w:ascii="Times New Roman" w:hAnsi="Times New Roman" w:cs="Times New Roman"/>
          <w:sz w:val="24"/>
          <w:szCs w:val="24"/>
        </w:rPr>
        <w:t xml:space="preserve"> </w:t>
      </w:r>
      <w:r w:rsidR="002F4A0D">
        <w:rPr>
          <w:rFonts w:ascii="Times New Roman" w:hAnsi="Times New Roman" w:cs="Times New Roman"/>
          <w:sz w:val="24"/>
          <w:szCs w:val="24"/>
        </w:rPr>
        <w:t>removed</w:t>
      </w:r>
      <w:r w:rsidR="002F4A0D"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from the model</w:t>
      </w:r>
      <w:r w:rsidR="00622D8D">
        <w:rPr>
          <w:rFonts w:ascii="Times New Roman" w:hAnsi="Times New Roman" w:cs="Times New Roman"/>
          <w:sz w:val="24"/>
          <w:szCs w:val="24"/>
        </w:rPr>
        <w:t>,</w:t>
      </w:r>
      <w:r w:rsidR="00EA324B">
        <w:rPr>
          <w:rFonts w:ascii="Times New Roman" w:hAnsi="Times New Roman" w:cs="Times New Roman"/>
          <w:sz w:val="24"/>
          <w:szCs w:val="24"/>
        </w:rPr>
        <w:t xml:space="preserve"> </w:t>
      </w:r>
      <w:del w:id="99" w:author="Trevor Drees" w:date="2025-09-03T16:02:00Z" w16du:dateUtc="2025-09-03T23:02:00Z">
        <w:r w:rsidR="00DB47AD" w:rsidDel="00267313">
          <w:rPr>
            <w:rFonts w:ascii="Times New Roman" w:hAnsi="Times New Roman" w:cs="Times New Roman"/>
            <w:sz w:val="24"/>
            <w:szCs w:val="24"/>
          </w:rPr>
          <w:delText xml:space="preserve">however, this was </w:delText>
        </w:r>
      </w:del>
      <w:del w:id="100" w:author="Trevor Drees" w:date="2025-09-03T16:08:00Z" w16du:dateUtc="2025-09-03T23:08:00Z">
        <w:r w:rsidR="00DB47AD" w:rsidDel="0006481B">
          <w:rPr>
            <w:rFonts w:ascii="Times New Roman" w:hAnsi="Times New Roman" w:cs="Times New Roman"/>
            <w:sz w:val="24"/>
            <w:szCs w:val="24"/>
          </w:rPr>
          <w:delText>driven</w:delText>
        </w:r>
      </w:del>
      <w:ins w:id="101" w:author="Trevor Drees" w:date="2025-09-03T16:09:00Z" w16du:dateUtc="2025-09-03T23:09:00Z">
        <w:r w:rsidR="0006481B">
          <w:rPr>
            <w:rFonts w:ascii="Times New Roman" w:hAnsi="Times New Roman" w:cs="Times New Roman"/>
            <w:sz w:val="24"/>
            <w:szCs w:val="24"/>
          </w:rPr>
          <w:t>likely due to the</w:t>
        </w:r>
      </w:ins>
      <w:del w:id="102" w:author="Trevor Drees" w:date="2025-09-03T16:09:00Z" w16du:dateUtc="2025-09-03T23:09:00Z">
        <w:r w:rsidR="00DB47AD" w:rsidDel="0006481B">
          <w:rPr>
            <w:rFonts w:ascii="Times New Roman" w:hAnsi="Times New Roman" w:cs="Times New Roman"/>
            <w:sz w:val="24"/>
            <w:szCs w:val="24"/>
          </w:rPr>
          <w:delText xml:space="preserve"> </w:delText>
        </w:r>
        <w:r w:rsidR="00EA324B" w:rsidDel="0006481B">
          <w:rPr>
            <w:rFonts w:ascii="Times New Roman" w:hAnsi="Times New Roman" w:cs="Times New Roman"/>
            <w:sz w:val="24"/>
            <w:szCs w:val="24"/>
          </w:rPr>
          <w:delText>more by</w:delText>
        </w:r>
        <w:r w:rsidR="009A3EA3" w:rsidRPr="006C4F48" w:rsidDel="0006481B">
          <w:rPr>
            <w:rFonts w:ascii="Times New Roman" w:hAnsi="Times New Roman" w:cs="Times New Roman"/>
            <w:sz w:val="24"/>
            <w:szCs w:val="24"/>
          </w:rPr>
          <w:delText xml:space="preserve"> </w:delText>
        </w:r>
        <w:r w:rsidR="00EA324B" w:rsidDel="0006481B">
          <w:rPr>
            <w:rFonts w:ascii="Times New Roman" w:hAnsi="Times New Roman" w:cs="Times New Roman"/>
            <w:sz w:val="24"/>
            <w:szCs w:val="24"/>
          </w:rPr>
          <w:delText>the</w:delText>
        </w:r>
      </w:del>
      <w:r w:rsidR="005C4A65" w:rsidRPr="006C4F48">
        <w:rPr>
          <w:rFonts w:ascii="Times New Roman" w:hAnsi="Times New Roman" w:cs="Times New Roman"/>
          <w:sz w:val="24"/>
          <w:szCs w:val="24"/>
        </w:rPr>
        <w:t xml:space="preserve"> </w:t>
      </w:r>
      <w:r w:rsidR="006C4F48">
        <w:rPr>
          <w:rFonts w:ascii="Times New Roman" w:hAnsi="Times New Roman" w:cs="Times New Roman"/>
          <w:sz w:val="24"/>
          <w:szCs w:val="24"/>
        </w:rPr>
        <w:t>exclusion</w:t>
      </w:r>
      <w:r w:rsidR="005C4A65" w:rsidRPr="006C4F48">
        <w:rPr>
          <w:rFonts w:ascii="Times New Roman" w:hAnsi="Times New Roman" w:cs="Times New Roman"/>
          <w:sz w:val="24"/>
          <w:szCs w:val="24"/>
        </w:rPr>
        <w:t xml:space="preserve"> of predation</w:t>
      </w:r>
      <w:r w:rsidR="00D447B6">
        <w:rPr>
          <w:rFonts w:ascii="Times New Roman" w:hAnsi="Times New Roman" w:cs="Times New Roman"/>
          <w:sz w:val="24"/>
          <w:szCs w:val="24"/>
        </w:rPr>
        <w:t xml:space="preserve"> </w:t>
      </w:r>
      <w:ins w:id="103" w:author="Trevor Drees" w:date="2025-09-03T16:09:00Z" w16du:dateUtc="2025-09-03T23:09:00Z">
        <w:r w:rsidR="0006481B">
          <w:rPr>
            <w:rFonts w:ascii="Times New Roman" w:hAnsi="Times New Roman" w:cs="Times New Roman"/>
            <w:sz w:val="24"/>
            <w:szCs w:val="24"/>
          </w:rPr>
          <w:t xml:space="preserve">rather </w:t>
        </w:r>
      </w:ins>
      <w:r w:rsidR="00D447B6">
        <w:rPr>
          <w:rFonts w:ascii="Times New Roman" w:hAnsi="Times New Roman" w:cs="Times New Roman"/>
          <w:sz w:val="24"/>
          <w:szCs w:val="24"/>
        </w:rPr>
        <w:t xml:space="preserve">than </w:t>
      </w:r>
      <w:r w:rsidR="00631B55">
        <w:rPr>
          <w:rFonts w:ascii="Times New Roman" w:hAnsi="Times New Roman" w:cs="Times New Roman"/>
          <w:sz w:val="24"/>
          <w:szCs w:val="24"/>
        </w:rPr>
        <w:t xml:space="preserve">the </w:t>
      </w:r>
      <w:r w:rsidR="00D447B6">
        <w:rPr>
          <w:rFonts w:ascii="Times New Roman" w:hAnsi="Times New Roman" w:cs="Times New Roman"/>
          <w:sz w:val="24"/>
          <w:szCs w:val="24"/>
        </w:rPr>
        <w:t>exclusion of movement</w:t>
      </w:r>
      <w:r w:rsidR="00EA324B">
        <w:rPr>
          <w:rFonts w:ascii="Times New Roman" w:hAnsi="Times New Roman" w:cs="Times New Roman"/>
          <w:sz w:val="24"/>
          <w:szCs w:val="24"/>
        </w:rPr>
        <w:t xml:space="preserve">. </w:t>
      </w:r>
      <w:del w:id="104" w:author="Trevor Drees" w:date="2025-09-03T16:21:00Z" w16du:dateUtc="2025-09-03T23:21:00Z">
        <w:r w:rsidR="00631B55" w:rsidDel="00B55110">
          <w:rPr>
            <w:rFonts w:ascii="Times New Roman" w:hAnsi="Times New Roman" w:cs="Times New Roman"/>
            <w:sz w:val="24"/>
            <w:szCs w:val="24"/>
          </w:rPr>
          <w:delText>Individual p</w:delText>
        </w:r>
      </w:del>
      <w:ins w:id="105" w:author="Trevor Drees" w:date="2025-09-03T16:21:00Z" w16du:dateUtc="2025-09-03T23:21:00Z">
        <w:r w:rsidR="00B55110">
          <w:rPr>
            <w:rFonts w:ascii="Times New Roman" w:hAnsi="Times New Roman" w:cs="Times New Roman"/>
            <w:sz w:val="24"/>
            <w:szCs w:val="24"/>
          </w:rPr>
          <w:t>P</w:t>
        </w:r>
      </w:ins>
      <w:r w:rsidR="005C4A65" w:rsidRPr="006C4F48">
        <w:rPr>
          <w:rFonts w:ascii="Times New Roman" w:hAnsi="Times New Roman" w:cs="Times New Roman"/>
          <w:sz w:val="24"/>
          <w:szCs w:val="24"/>
        </w:rPr>
        <w:t xml:space="preserve">arameters </w:t>
      </w:r>
      <w:del w:id="106" w:author="Trevor Drees" w:date="2025-09-03T16:21:00Z" w16du:dateUtc="2025-09-03T23:21:00Z">
        <w:r w:rsidR="005C4A65" w:rsidRPr="006C4F48" w:rsidDel="00B55110">
          <w:rPr>
            <w:rFonts w:ascii="Times New Roman" w:hAnsi="Times New Roman" w:cs="Times New Roman"/>
            <w:sz w:val="24"/>
            <w:szCs w:val="24"/>
          </w:rPr>
          <w:delText xml:space="preserve">related </w:delText>
        </w:r>
      </w:del>
      <w:ins w:id="107" w:author="Trevor Drees" w:date="2025-09-03T16:21:00Z" w16du:dateUtc="2025-09-03T23:21:00Z">
        <w:r w:rsidR="00B55110">
          <w:rPr>
            <w:rFonts w:ascii="Times New Roman" w:hAnsi="Times New Roman" w:cs="Times New Roman"/>
            <w:sz w:val="24"/>
            <w:szCs w:val="24"/>
          </w:rPr>
          <w:t>used</w:t>
        </w:r>
        <w:r w:rsidR="00B55110" w:rsidRPr="006C4F48">
          <w:rPr>
            <w:rFonts w:ascii="Times New Roman" w:hAnsi="Times New Roman" w:cs="Times New Roman"/>
            <w:sz w:val="24"/>
            <w:szCs w:val="24"/>
          </w:rPr>
          <w:t xml:space="preserve"> </w:t>
        </w:r>
      </w:ins>
      <w:r w:rsidR="005C4A65" w:rsidRPr="006C4F48">
        <w:rPr>
          <w:rFonts w:ascii="Times New Roman" w:hAnsi="Times New Roman" w:cs="Times New Roman"/>
          <w:sz w:val="24"/>
          <w:szCs w:val="24"/>
        </w:rPr>
        <w:t>to</w:t>
      </w:r>
      <w:ins w:id="108" w:author="Trevor Drees" w:date="2025-09-03T16:21:00Z" w16du:dateUtc="2025-09-03T23:21:00Z">
        <w:r w:rsidR="00B55110">
          <w:rPr>
            <w:rFonts w:ascii="Times New Roman" w:hAnsi="Times New Roman" w:cs="Times New Roman"/>
            <w:sz w:val="24"/>
            <w:szCs w:val="24"/>
          </w:rPr>
          <w:t xml:space="preserve"> model</w:t>
        </w:r>
      </w:ins>
      <w:r w:rsidR="005C4A65" w:rsidRPr="006C4F48">
        <w:rPr>
          <w:rFonts w:ascii="Times New Roman" w:hAnsi="Times New Roman" w:cs="Times New Roman"/>
          <w:sz w:val="24"/>
          <w:szCs w:val="24"/>
        </w:rPr>
        <w:t xml:space="preserve"> ant</w:t>
      </w:r>
      <w:r w:rsidR="006C4F48" w:rsidRPr="006C4F48">
        <w:rPr>
          <w:rFonts w:ascii="Times New Roman" w:hAnsi="Times New Roman" w:cs="Times New Roman"/>
          <w:sz w:val="24"/>
          <w:szCs w:val="24"/>
        </w:rPr>
        <w:t>-driven</w:t>
      </w:r>
      <w:r w:rsidR="00622D8D">
        <w:rPr>
          <w:rFonts w:ascii="Times New Roman" w:hAnsi="Times New Roman" w:cs="Times New Roman"/>
          <w:sz w:val="24"/>
          <w:szCs w:val="24"/>
        </w:rPr>
        <w:t xml:space="preserve"> seed</w:t>
      </w:r>
      <w:r w:rsidR="005C4A65" w:rsidRPr="006C4F48">
        <w:rPr>
          <w:rFonts w:ascii="Times New Roman" w:hAnsi="Times New Roman" w:cs="Times New Roman"/>
          <w:sz w:val="24"/>
          <w:szCs w:val="24"/>
        </w:rPr>
        <w:t xml:space="preserve"> movement, such as ant nest density or</w:t>
      </w:r>
      <w:r w:rsidR="006C4F48" w:rsidRPr="006C4F48">
        <w:rPr>
          <w:rFonts w:ascii="Times New Roman" w:hAnsi="Times New Roman" w:cs="Times New Roman"/>
          <w:sz w:val="24"/>
          <w:szCs w:val="24"/>
        </w:rPr>
        <w:t xml:space="preserve"> </w:t>
      </w:r>
      <w:r w:rsidR="005C4A65" w:rsidRPr="006C4F48">
        <w:rPr>
          <w:rFonts w:ascii="Times New Roman" w:hAnsi="Times New Roman" w:cs="Times New Roman"/>
          <w:sz w:val="24"/>
          <w:szCs w:val="24"/>
        </w:rPr>
        <w:t xml:space="preserve">maximum foraging distance, </w:t>
      </w:r>
      <w:r w:rsidR="00DB47AD">
        <w:rPr>
          <w:rFonts w:ascii="Times New Roman" w:hAnsi="Times New Roman" w:cs="Times New Roman"/>
          <w:sz w:val="24"/>
          <w:szCs w:val="24"/>
        </w:rPr>
        <w:t xml:space="preserve">made little </w:t>
      </w:r>
      <w:r w:rsidR="005C4A65" w:rsidRPr="006C4F48">
        <w:rPr>
          <w:rFonts w:ascii="Times New Roman" w:hAnsi="Times New Roman" w:cs="Times New Roman"/>
          <w:sz w:val="24"/>
          <w:szCs w:val="24"/>
        </w:rPr>
        <w:t>contribution</w:t>
      </w:r>
      <w:r w:rsidR="004F2470">
        <w:rPr>
          <w:rFonts w:ascii="Times New Roman" w:hAnsi="Times New Roman" w:cs="Times New Roman"/>
          <w:sz w:val="24"/>
          <w:szCs w:val="24"/>
        </w:rPr>
        <w:t xml:space="preserve"> to spread</w:t>
      </w:r>
      <w:r w:rsidR="005C4A65" w:rsidRPr="006C4F48">
        <w:rPr>
          <w:rFonts w:ascii="Times New Roman" w:hAnsi="Times New Roman" w:cs="Times New Roman"/>
          <w:sz w:val="24"/>
          <w:szCs w:val="24"/>
        </w:rPr>
        <w:t xml:space="preserve"> </w:t>
      </w:r>
      <w:del w:id="109" w:author="Trevor Drees" w:date="2025-09-03T16:20:00Z" w16du:dateUtc="2025-09-03T23:20:00Z">
        <w:r w:rsidR="00BC5B7A" w:rsidDel="00B55110">
          <w:rPr>
            <w:rFonts w:ascii="Times New Roman" w:hAnsi="Times New Roman" w:cs="Times New Roman"/>
            <w:sz w:val="24"/>
            <w:szCs w:val="24"/>
          </w:rPr>
          <w:delText xml:space="preserve">rates </w:delText>
        </w:r>
      </w:del>
      <w:r w:rsidR="005C4A65" w:rsidRPr="006C4F48">
        <w:rPr>
          <w:rFonts w:ascii="Times New Roman" w:hAnsi="Times New Roman" w:cs="Times New Roman"/>
          <w:sz w:val="24"/>
          <w:szCs w:val="24"/>
        </w:rPr>
        <w:t xml:space="preserve">relative to </w:t>
      </w:r>
      <w:del w:id="110" w:author="Trevor Drees" w:date="2025-09-03T16:21:00Z" w16du:dateUtc="2025-09-03T23:21:00Z">
        <w:r w:rsidR="00C74E53" w:rsidDel="00B55110">
          <w:rPr>
            <w:rFonts w:ascii="Times New Roman" w:hAnsi="Times New Roman" w:cs="Times New Roman"/>
            <w:sz w:val="24"/>
            <w:szCs w:val="24"/>
          </w:rPr>
          <w:delText xml:space="preserve">parameters </w:delText>
        </w:r>
      </w:del>
      <w:ins w:id="111" w:author="Trevor Drees" w:date="2025-09-03T16:21:00Z" w16du:dateUtc="2025-09-03T23:21:00Z">
        <w:r w:rsidR="00B55110">
          <w:rPr>
            <w:rFonts w:ascii="Times New Roman" w:hAnsi="Times New Roman" w:cs="Times New Roman"/>
            <w:sz w:val="24"/>
            <w:szCs w:val="24"/>
          </w:rPr>
          <w:t xml:space="preserve">those </w:t>
        </w:r>
      </w:ins>
      <w:r w:rsidR="00C74E53">
        <w:rPr>
          <w:rFonts w:ascii="Times New Roman" w:hAnsi="Times New Roman" w:cs="Times New Roman"/>
          <w:sz w:val="24"/>
          <w:szCs w:val="24"/>
        </w:rPr>
        <w:t xml:space="preserve">used </w:t>
      </w:r>
      <w:r w:rsidR="00C42138">
        <w:rPr>
          <w:rFonts w:ascii="Times New Roman" w:hAnsi="Times New Roman" w:cs="Times New Roman"/>
          <w:sz w:val="24"/>
          <w:szCs w:val="24"/>
        </w:rPr>
        <w:t>to</w:t>
      </w:r>
      <w:r w:rsidR="00C74E53">
        <w:rPr>
          <w:rFonts w:ascii="Times New Roman" w:hAnsi="Times New Roman" w:cs="Times New Roman"/>
          <w:sz w:val="24"/>
          <w:szCs w:val="24"/>
        </w:rPr>
        <w:t xml:space="preserve"> model</w:t>
      </w:r>
      <w:r w:rsidR="00C42138">
        <w:rPr>
          <w:rFonts w:ascii="Times New Roman" w:hAnsi="Times New Roman" w:cs="Times New Roman"/>
          <w:sz w:val="24"/>
          <w:szCs w:val="24"/>
        </w:rPr>
        <w:t xml:space="preserve"> </w:t>
      </w:r>
      <w:r w:rsidR="00C74E53">
        <w:rPr>
          <w:rFonts w:ascii="Times New Roman" w:hAnsi="Times New Roman" w:cs="Times New Roman"/>
          <w:sz w:val="24"/>
          <w:szCs w:val="24"/>
        </w:rPr>
        <w:t>wind</w:t>
      </w:r>
      <w:r w:rsidR="00C74E53" w:rsidRPr="006C4F48">
        <w:rPr>
          <w:rFonts w:ascii="Times New Roman" w:hAnsi="Times New Roman" w:cs="Times New Roman"/>
          <w:sz w:val="24"/>
          <w:szCs w:val="24"/>
        </w:rPr>
        <w:t xml:space="preserve"> dispersal </w:t>
      </w:r>
      <w:r w:rsidR="00056D12">
        <w:rPr>
          <w:rFonts w:ascii="Times New Roman" w:hAnsi="Times New Roman" w:cs="Times New Roman"/>
          <w:sz w:val="24"/>
          <w:szCs w:val="24"/>
        </w:rPr>
        <w:t>or ant-driven predation</w:t>
      </w:r>
      <w:r w:rsidR="005C4A65" w:rsidRPr="006C4F48">
        <w:rPr>
          <w:rFonts w:ascii="Times New Roman" w:hAnsi="Times New Roman" w:cs="Times New Roman"/>
          <w:sz w:val="24"/>
          <w:szCs w:val="24"/>
        </w:rPr>
        <w:t>.</w:t>
      </w:r>
      <w:r w:rsidR="00980AB0">
        <w:rPr>
          <w:rFonts w:ascii="Times New Roman" w:hAnsi="Times New Roman" w:cs="Times New Roman"/>
          <w:sz w:val="24"/>
          <w:szCs w:val="24"/>
        </w:rPr>
        <w:t xml:space="preserve"> Our results demonstrate </w:t>
      </w:r>
      <w:del w:id="112" w:author="Trevor Drees" w:date="2025-09-03T09:06:00Z" w16du:dateUtc="2025-09-03T16:06:00Z">
        <w:r w:rsidR="00980AB0" w:rsidDel="00B55421">
          <w:rPr>
            <w:rFonts w:ascii="Times New Roman" w:hAnsi="Times New Roman" w:cs="Times New Roman"/>
            <w:sz w:val="24"/>
            <w:szCs w:val="24"/>
          </w:rPr>
          <w:delText>that spread models can be used to examine the relative importance of</w:delText>
        </w:r>
      </w:del>
      <w:ins w:id="113" w:author="Trevor Drees" w:date="2025-09-03T09:06:00Z" w16du:dateUtc="2025-09-03T16:06:00Z">
        <w:r w:rsidR="00B55421">
          <w:rPr>
            <w:rFonts w:ascii="Times New Roman" w:hAnsi="Times New Roman" w:cs="Times New Roman"/>
            <w:sz w:val="24"/>
            <w:szCs w:val="24"/>
          </w:rPr>
          <w:t xml:space="preserve">that </w:t>
        </w:r>
        <w:proofErr w:type="spellStart"/>
        <w:r w:rsidR="00B55421">
          <w:rPr>
            <w:rFonts w:ascii="Times New Roman" w:hAnsi="Times New Roman" w:cs="Times New Roman"/>
            <w:sz w:val="24"/>
            <w:szCs w:val="24"/>
          </w:rPr>
          <w:t>modeling</w:t>
        </w:r>
        <w:proofErr w:type="spellEnd"/>
        <w:r w:rsidR="00B55421">
          <w:rPr>
            <w:rFonts w:ascii="Times New Roman" w:hAnsi="Times New Roman" w:cs="Times New Roman"/>
            <w:sz w:val="24"/>
            <w:szCs w:val="24"/>
          </w:rPr>
          <w:t xml:space="preserve">-based approaches can be effectively used to </w:t>
        </w:r>
      </w:ins>
      <w:del w:id="114" w:author="Trevor Drees" w:date="2025-09-03T09:07:00Z" w16du:dateUtc="2025-09-03T16:07:00Z">
        <w:r w:rsidR="00980AB0" w:rsidDel="00B55421">
          <w:rPr>
            <w:rFonts w:ascii="Times New Roman" w:hAnsi="Times New Roman" w:cs="Times New Roman"/>
            <w:sz w:val="24"/>
            <w:szCs w:val="24"/>
          </w:rPr>
          <w:delText xml:space="preserve"> dispersal </w:delText>
        </w:r>
        <w:r w:rsidR="006C4F48" w:rsidDel="00B55421">
          <w:rPr>
            <w:rFonts w:ascii="Times New Roman" w:hAnsi="Times New Roman" w:cs="Times New Roman"/>
            <w:sz w:val="24"/>
            <w:szCs w:val="24"/>
          </w:rPr>
          <w:delText xml:space="preserve">modes </w:delText>
        </w:r>
        <w:r w:rsidR="00980AB0" w:rsidDel="00B55421">
          <w:rPr>
            <w:rFonts w:ascii="Times New Roman" w:hAnsi="Times New Roman" w:cs="Times New Roman"/>
            <w:sz w:val="24"/>
            <w:szCs w:val="24"/>
          </w:rPr>
          <w:delText xml:space="preserve">and </w:delText>
        </w:r>
        <w:r w:rsidR="00003266" w:rsidDel="00B55421">
          <w:rPr>
            <w:rFonts w:ascii="Times New Roman" w:hAnsi="Times New Roman" w:cs="Times New Roman"/>
            <w:sz w:val="24"/>
            <w:szCs w:val="24"/>
          </w:rPr>
          <w:delText>related factors</w:delText>
        </w:r>
        <w:r w:rsidR="00980AB0" w:rsidDel="00B55421">
          <w:rPr>
            <w:rFonts w:ascii="Times New Roman" w:hAnsi="Times New Roman" w:cs="Times New Roman"/>
            <w:sz w:val="24"/>
            <w:szCs w:val="24"/>
          </w:rPr>
          <w:delText xml:space="preserve"> even when all parameters are not</w:delText>
        </w:r>
        <w:r w:rsidR="006C4F48" w:rsidDel="00B55421">
          <w:rPr>
            <w:rFonts w:ascii="Times New Roman" w:hAnsi="Times New Roman" w:cs="Times New Roman"/>
            <w:sz w:val="24"/>
            <w:szCs w:val="24"/>
          </w:rPr>
          <w:delText xml:space="preserve"> fully</w:delText>
        </w:r>
        <w:r w:rsidR="00980AB0" w:rsidDel="00B55421">
          <w:rPr>
            <w:rFonts w:ascii="Times New Roman" w:hAnsi="Times New Roman" w:cs="Times New Roman"/>
            <w:sz w:val="24"/>
            <w:szCs w:val="24"/>
          </w:rPr>
          <w:delText xml:space="preserve"> known</w:delText>
        </w:r>
        <w:r w:rsidR="00DB47AD" w:rsidDel="00B55421">
          <w:rPr>
            <w:rFonts w:ascii="Times New Roman" w:hAnsi="Times New Roman" w:cs="Times New Roman"/>
            <w:sz w:val="24"/>
            <w:szCs w:val="24"/>
          </w:rPr>
          <w:delText xml:space="preserve">, </w:delText>
        </w:r>
        <w:r w:rsidR="006C4F48" w:rsidDel="00B55421">
          <w:rPr>
            <w:rFonts w:ascii="Times New Roman" w:hAnsi="Times New Roman" w:cs="Times New Roman"/>
            <w:sz w:val="24"/>
            <w:szCs w:val="24"/>
          </w:rPr>
          <w:delText>provid</w:delText>
        </w:r>
        <w:r w:rsidR="00DB47AD" w:rsidDel="00B55421">
          <w:rPr>
            <w:rFonts w:ascii="Times New Roman" w:hAnsi="Times New Roman" w:cs="Times New Roman"/>
            <w:sz w:val="24"/>
            <w:szCs w:val="24"/>
          </w:rPr>
          <w:delText>ing</w:delText>
        </w:r>
        <w:r w:rsidR="00B3693B" w:rsidDel="00B55421">
          <w:rPr>
            <w:rFonts w:ascii="Times New Roman" w:hAnsi="Times New Roman" w:cs="Times New Roman"/>
            <w:sz w:val="24"/>
            <w:szCs w:val="24"/>
          </w:rPr>
          <w:delText xml:space="preserve"> a way to </w:delText>
        </w:r>
      </w:del>
      <w:r w:rsidR="00B3693B">
        <w:rPr>
          <w:rFonts w:ascii="Times New Roman" w:hAnsi="Times New Roman" w:cs="Times New Roman"/>
          <w:sz w:val="24"/>
          <w:szCs w:val="24"/>
        </w:rPr>
        <w:t>develop</w:t>
      </w:r>
      <w:r w:rsidR="006C4F48">
        <w:rPr>
          <w:rFonts w:ascii="Times New Roman" w:hAnsi="Times New Roman" w:cs="Times New Roman"/>
          <w:sz w:val="24"/>
          <w:szCs w:val="24"/>
        </w:rPr>
        <w:t xml:space="preserve"> guidance on where limited resources such as money, time, and </w:t>
      </w:r>
      <w:proofErr w:type="spellStart"/>
      <w:r w:rsidR="006C4F48">
        <w:rPr>
          <w:rFonts w:ascii="Times New Roman" w:hAnsi="Times New Roman" w:cs="Times New Roman"/>
          <w:sz w:val="24"/>
          <w:szCs w:val="24"/>
        </w:rPr>
        <w:t>labor</w:t>
      </w:r>
      <w:proofErr w:type="spellEnd"/>
      <w:r w:rsidR="006C4F48">
        <w:rPr>
          <w:rFonts w:ascii="Times New Roman" w:hAnsi="Times New Roman" w:cs="Times New Roman"/>
          <w:sz w:val="24"/>
          <w:szCs w:val="24"/>
        </w:rPr>
        <w:t xml:space="preserve"> should be spent</w:t>
      </w:r>
      <w:ins w:id="115" w:author="Trevor Drees" w:date="2025-09-03T16:10:00Z" w16du:dateUtc="2025-09-03T23:10:00Z">
        <w:r w:rsidR="0006481B">
          <w:rPr>
            <w:rFonts w:ascii="Times New Roman" w:hAnsi="Times New Roman" w:cs="Times New Roman"/>
            <w:sz w:val="24"/>
            <w:szCs w:val="24"/>
          </w:rPr>
          <w:t>,</w:t>
        </w:r>
      </w:ins>
      <w:r w:rsidR="006C4F48">
        <w:rPr>
          <w:rFonts w:ascii="Times New Roman" w:hAnsi="Times New Roman" w:cs="Times New Roman"/>
          <w:sz w:val="24"/>
          <w:szCs w:val="24"/>
        </w:rPr>
        <w:t xml:space="preserve"> </w:t>
      </w:r>
      <w:del w:id="116" w:author="Trevor Drees" w:date="2025-09-03T16:10:00Z" w16du:dateUtc="2025-09-03T23:10:00Z">
        <w:r w:rsidR="006C4F48" w:rsidDel="0006481B">
          <w:rPr>
            <w:rFonts w:ascii="Times New Roman" w:hAnsi="Times New Roman" w:cs="Times New Roman"/>
            <w:sz w:val="24"/>
            <w:szCs w:val="24"/>
          </w:rPr>
          <w:delText xml:space="preserve">to </w:delText>
        </w:r>
      </w:del>
      <w:r w:rsidR="006C4F48">
        <w:rPr>
          <w:rFonts w:ascii="Times New Roman" w:hAnsi="Times New Roman" w:cs="Times New Roman"/>
          <w:sz w:val="24"/>
          <w:szCs w:val="24"/>
        </w:rPr>
        <w:t>ensur</w:t>
      </w:r>
      <w:ins w:id="117" w:author="Trevor Drees" w:date="2025-09-03T16:10:00Z" w16du:dateUtc="2025-09-03T23:10:00Z">
        <w:r w:rsidR="0006481B">
          <w:rPr>
            <w:rFonts w:ascii="Times New Roman" w:hAnsi="Times New Roman" w:cs="Times New Roman"/>
            <w:sz w:val="24"/>
            <w:szCs w:val="24"/>
          </w:rPr>
          <w:t>ing</w:t>
        </w:r>
      </w:ins>
      <w:del w:id="118" w:author="Trevor Drees" w:date="2025-09-03T16:10:00Z" w16du:dateUtc="2025-09-03T23:10:00Z">
        <w:r w:rsidR="006C4F48" w:rsidDel="0006481B">
          <w:rPr>
            <w:rFonts w:ascii="Times New Roman" w:hAnsi="Times New Roman" w:cs="Times New Roman"/>
            <w:sz w:val="24"/>
            <w:szCs w:val="24"/>
          </w:rPr>
          <w:delText>e</w:delText>
        </w:r>
      </w:del>
      <w:r w:rsidR="006C4F48">
        <w:rPr>
          <w:rFonts w:ascii="Times New Roman" w:hAnsi="Times New Roman" w:cs="Times New Roman"/>
          <w:sz w:val="24"/>
          <w:szCs w:val="24"/>
        </w:rPr>
        <w:t xml:space="preserve"> accurate data are collected </w:t>
      </w:r>
      <w:r w:rsidR="00B3693B">
        <w:rPr>
          <w:rFonts w:ascii="Times New Roman" w:hAnsi="Times New Roman" w:cs="Times New Roman"/>
          <w:sz w:val="24"/>
          <w:szCs w:val="24"/>
        </w:rPr>
        <w:t xml:space="preserve">on dispersal </w:t>
      </w:r>
      <w:r w:rsidR="001531C7">
        <w:rPr>
          <w:rFonts w:ascii="Times New Roman" w:hAnsi="Times New Roman" w:cs="Times New Roman"/>
          <w:sz w:val="24"/>
          <w:szCs w:val="24"/>
        </w:rPr>
        <w:t xml:space="preserve">pathways </w:t>
      </w:r>
      <w:r w:rsidR="00B3693B">
        <w:rPr>
          <w:rFonts w:ascii="Times New Roman" w:hAnsi="Times New Roman" w:cs="Times New Roman"/>
          <w:sz w:val="24"/>
          <w:szCs w:val="24"/>
        </w:rPr>
        <w:t>that make material contributions to species spread.</w:t>
      </w:r>
      <w:r w:rsidR="00D57C59">
        <w:rPr>
          <w:rFonts w:ascii="Times New Roman" w:hAnsi="Times New Roman" w:cs="Times New Roman"/>
          <w:sz w:val="24"/>
          <w:szCs w:val="24"/>
        </w:rPr>
        <w:t xml:space="preserve"> In our case, </w:t>
      </w:r>
      <w:r w:rsidR="00F401E8">
        <w:rPr>
          <w:rFonts w:ascii="Times New Roman" w:hAnsi="Times New Roman" w:cs="Times New Roman"/>
          <w:sz w:val="24"/>
          <w:szCs w:val="24"/>
        </w:rPr>
        <w:t xml:space="preserve">information about </w:t>
      </w:r>
      <w:r w:rsidR="00D57C59">
        <w:rPr>
          <w:rFonts w:ascii="Times New Roman" w:hAnsi="Times New Roman" w:cs="Times New Roman"/>
          <w:sz w:val="24"/>
          <w:szCs w:val="24"/>
        </w:rPr>
        <w:t>ant</w:t>
      </w:r>
      <w:r w:rsidR="009D131B">
        <w:rPr>
          <w:rFonts w:ascii="Times New Roman" w:hAnsi="Times New Roman" w:cs="Times New Roman"/>
          <w:sz w:val="24"/>
          <w:szCs w:val="24"/>
        </w:rPr>
        <w:t>-driven</w:t>
      </w:r>
      <w:r w:rsidR="00D57C59">
        <w:rPr>
          <w:rFonts w:ascii="Times New Roman" w:hAnsi="Times New Roman" w:cs="Times New Roman"/>
          <w:sz w:val="24"/>
          <w:szCs w:val="24"/>
        </w:rPr>
        <w:t xml:space="preserve"> </w:t>
      </w:r>
      <w:r w:rsidR="009D131B">
        <w:rPr>
          <w:rFonts w:ascii="Times New Roman" w:hAnsi="Times New Roman" w:cs="Times New Roman"/>
          <w:sz w:val="24"/>
          <w:szCs w:val="24"/>
        </w:rPr>
        <w:t>movement of seeds, which is</w:t>
      </w:r>
      <w:r w:rsidR="00D57C59">
        <w:rPr>
          <w:rFonts w:ascii="Times New Roman" w:hAnsi="Times New Roman" w:cs="Times New Roman"/>
          <w:sz w:val="24"/>
          <w:szCs w:val="24"/>
        </w:rPr>
        <w:t xml:space="preserve"> challenging to measure in the </w:t>
      </w:r>
      <w:r w:rsidR="00D57C59">
        <w:rPr>
          <w:rFonts w:ascii="Times New Roman" w:hAnsi="Times New Roman" w:cs="Times New Roman"/>
          <w:sz w:val="24"/>
          <w:szCs w:val="24"/>
        </w:rPr>
        <w:lastRenderedPageBreak/>
        <w:t xml:space="preserve">field, provided little additional benefit to predictions of plant spatial spread and </w:t>
      </w:r>
      <w:r w:rsidR="009D131B">
        <w:rPr>
          <w:rFonts w:ascii="Times New Roman" w:hAnsi="Times New Roman" w:cs="Times New Roman"/>
          <w:sz w:val="24"/>
          <w:szCs w:val="24"/>
        </w:rPr>
        <w:t xml:space="preserve">thus </w:t>
      </w:r>
      <w:r w:rsidR="00D57C59">
        <w:rPr>
          <w:rFonts w:ascii="Times New Roman" w:hAnsi="Times New Roman" w:cs="Times New Roman"/>
          <w:sz w:val="24"/>
          <w:szCs w:val="24"/>
        </w:rPr>
        <w:t xml:space="preserve">need not be a major focus of future research on </w:t>
      </w:r>
      <w:r w:rsidR="005D2365">
        <w:rPr>
          <w:rFonts w:ascii="Times New Roman" w:hAnsi="Times New Roman" w:cs="Times New Roman"/>
          <w:sz w:val="24"/>
          <w:szCs w:val="24"/>
        </w:rPr>
        <w:t>spread in this species</w:t>
      </w:r>
      <w:ins w:id="119" w:author="Trevor Drees" w:date="2025-09-03T16:10:00Z" w16du:dateUtc="2025-09-03T23:10:00Z">
        <w:r w:rsidR="0006481B">
          <w:rPr>
            <w:rFonts w:ascii="Times New Roman" w:hAnsi="Times New Roman" w:cs="Times New Roman"/>
            <w:sz w:val="24"/>
            <w:szCs w:val="24"/>
          </w:rPr>
          <w:t xml:space="preserve">; </w:t>
        </w:r>
      </w:ins>
      <w:ins w:id="120" w:author="Trevor Drees" w:date="2025-09-03T16:12:00Z" w16du:dateUtc="2025-09-03T23:12:00Z">
        <w:r w:rsidR="0006481B">
          <w:rPr>
            <w:rFonts w:ascii="Times New Roman" w:hAnsi="Times New Roman" w:cs="Times New Roman"/>
            <w:sz w:val="24"/>
            <w:szCs w:val="24"/>
          </w:rPr>
          <w:t>the resources saved can</w:t>
        </w:r>
      </w:ins>
      <w:ins w:id="121" w:author="Trevor Drees" w:date="2025-09-03T16:13:00Z" w16du:dateUtc="2025-09-03T23:13:00Z">
        <w:r w:rsidR="0006481B">
          <w:rPr>
            <w:rFonts w:ascii="Times New Roman" w:hAnsi="Times New Roman" w:cs="Times New Roman"/>
            <w:sz w:val="24"/>
            <w:szCs w:val="24"/>
          </w:rPr>
          <w:t xml:space="preserve"> instead</w:t>
        </w:r>
      </w:ins>
      <w:ins w:id="122" w:author="Trevor Drees" w:date="2025-09-03T16:12:00Z" w16du:dateUtc="2025-09-03T23:12:00Z">
        <w:r w:rsidR="0006481B">
          <w:rPr>
            <w:rFonts w:ascii="Times New Roman" w:hAnsi="Times New Roman" w:cs="Times New Roman"/>
            <w:sz w:val="24"/>
            <w:szCs w:val="24"/>
          </w:rPr>
          <w:t xml:space="preserve"> be used to measure ant-driven seed predation, which had a </w:t>
        </w:r>
      </w:ins>
      <w:ins w:id="123" w:author="Trevor Drees" w:date="2025-09-03T16:23:00Z" w16du:dateUtc="2025-09-03T23:23:00Z">
        <w:r w:rsidR="00B55110">
          <w:rPr>
            <w:rFonts w:ascii="Times New Roman" w:hAnsi="Times New Roman" w:cs="Times New Roman"/>
            <w:sz w:val="24"/>
            <w:szCs w:val="24"/>
          </w:rPr>
          <w:t>much larger impact on spread</w:t>
        </w:r>
      </w:ins>
      <w:ins w:id="124" w:author="Trevor Drees" w:date="2025-09-03T16:12:00Z" w16du:dateUtc="2025-09-03T23:12:00Z">
        <w:r w:rsidR="0006481B">
          <w:rPr>
            <w:rFonts w:ascii="Times New Roman" w:hAnsi="Times New Roman" w:cs="Times New Roman"/>
            <w:sz w:val="24"/>
            <w:szCs w:val="24"/>
          </w:rPr>
          <w:t>.</w:t>
        </w:r>
      </w:ins>
      <w:del w:id="125" w:author="Trevor Drees" w:date="2025-09-03T16:10:00Z" w16du:dateUtc="2025-09-03T23:10:00Z">
        <w:r w:rsidR="00D57C59" w:rsidDel="0006481B">
          <w:rPr>
            <w:rFonts w:ascii="Times New Roman" w:hAnsi="Times New Roman" w:cs="Times New Roman"/>
            <w:sz w:val="24"/>
            <w:szCs w:val="24"/>
          </w:rPr>
          <w:delText>.</w:delText>
        </w:r>
      </w:del>
    </w:p>
    <w:bookmarkEnd w:id="0"/>
    <w:p w14:paraId="6448E568" w14:textId="29620021" w:rsidR="00DB4305" w:rsidRPr="00A50152" w:rsidRDefault="006B061A" w:rsidP="00C64983">
      <w:pPr>
        <w:spacing w:after="0" w:line="480" w:lineRule="auto"/>
        <w:rPr>
          <w:rFonts w:ascii="Times New Roman" w:hAnsi="Times New Roman" w:cs="Times New Roman"/>
          <w:b/>
          <w:bCs/>
          <w:sz w:val="32"/>
          <w:szCs w:val="32"/>
        </w:rPr>
      </w:pPr>
      <w:commentRangeStart w:id="126"/>
      <w:r>
        <w:rPr>
          <w:rFonts w:ascii="Times New Roman" w:hAnsi="Times New Roman" w:cs="Times New Roman"/>
          <w:b/>
          <w:bCs/>
          <w:sz w:val="24"/>
          <w:szCs w:val="24"/>
        </w:rPr>
        <w:t>Introduction</w:t>
      </w:r>
      <w:commentRangeEnd w:id="126"/>
      <w:r w:rsidR="00C3102C">
        <w:rPr>
          <w:rStyle w:val="CommentReference"/>
        </w:rPr>
        <w:commentReference w:id="126"/>
      </w:r>
    </w:p>
    <w:p w14:paraId="4EA66153" w14:textId="253C0250" w:rsidR="00636779" w:rsidRDefault="005A129B" w:rsidP="000864D2">
      <w:pPr>
        <w:spacing w:after="0" w:line="480" w:lineRule="auto"/>
        <w:ind w:firstLine="284"/>
        <w:rPr>
          <w:ins w:id="127" w:author="Trevor Drees" w:date="2025-09-02T20:18:00Z" w16du:dateUtc="2025-09-03T03:18:00Z"/>
          <w:rFonts w:ascii="Times New Roman" w:hAnsi="Times New Roman" w:cs="Times New Roman"/>
          <w:sz w:val="24"/>
          <w:szCs w:val="24"/>
        </w:rPr>
      </w:pPr>
      <w:bookmarkStart w:id="128" w:name="_Hlk86582345"/>
      <w:bookmarkEnd w:id="1"/>
      <w:r w:rsidRPr="005A129B">
        <w:rPr>
          <w:rFonts w:ascii="Times New Roman" w:hAnsi="Times New Roman" w:cs="Times New Roman"/>
          <w:sz w:val="24"/>
          <w:szCs w:val="24"/>
        </w:rPr>
        <w:t xml:space="preserve">In many organisms, dispersal is a </w:t>
      </w:r>
      <w:r w:rsidR="005F27F5">
        <w:rPr>
          <w:rFonts w:ascii="Times New Roman" w:hAnsi="Times New Roman" w:cs="Times New Roman"/>
          <w:sz w:val="24"/>
          <w:szCs w:val="24"/>
        </w:rPr>
        <w:t>critical life</w:t>
      </w:r>
      <w:r w:rsidRPr="005A129B">
        <w:rPr>
          <w:rFonts w:ascii="Times New Roman" w:hAnsi="Times New Roman" w:cs="Times New Roman"/>
          <w:sz w:val="24"/>
          <w:szCs w:val="24"/>
        </w:rPr>
        <w:t xml:space="preserve"> stage because it </w:t>
      </w:r>
      <w:r w:rsidR="00B8206E">
        <w:rPr>
          <w:rFonts w:ascii="Times New Roman" w:hAnsi="Times New Roman" w:cs="Times New Roman"/>
          <w:sz w:val="24"/>
          <w:szCs w:val="24"/>
        </w:rPr>
        <w:t>governs</w:t>
      </w:r>
      <w:r w:rsidRPr="005A129B">
        <w:rPr>
          <w:rFonts w:ascii="Times New Roman" w:hAnsi="Times New Roman" w:cs="Times New Roman"/>
          <w:sz w:val="24"/>
          <w:szCs w:val="24"/>
        </w:rPr>
        <w:t xml:space="preserve"> how their populations shift or expand across spac</w:t>
      </w:r>
      <w:r w:rsidR="00B8206E">
        <w:rPr>
          <w:rFonts w:ascii="Times New Roman" w:hAnsi="Times New Roman" w:cs="Times New Roman"/>
          <w:sz w:val="24"/>
          <w:szCs w:val="24"/>
        </w:rPr>
        <w:t>e and over tim</w:t>
      </w:r>
      <w:r w:rsidRPr="005A129B">
        <w:rPr>
          <w:rFonts w:ascii="Times New Roman" w:hAnsi="Times New Roman" w:cs="Times New Roman"/>
          <w:sz w:val="24"/>
          <w:szCs w:val="24"/>
        </w:rPr>
        <w:t>e</w:t>
      </w:r>
      <w:ins w:id="129" w:author="Trevor Drees" w:date="2025-09-02T19:52:00Z" w16du:dateUtc="2025-09-03T02:52:00Z">
        <w:r w:rsidR="00472A8F">
          <w:rPr>
            <w:rFonts w:ascii="Times New Roman" w:hAnsi="Times New Roman" w:cs="Times New Roman"/>
            <w:sz w:val="24"/>
            <w:szCs w:val="24"/>
          </w:rPr>
          <w:t>.</w:t>
        </w:r>
      </w:ins>
      <w:del w:id="130" w:author="Trevor Drees" w:date="2025-09-02T19:52:00Z" w16du:dateUtc="2025-09-03T02:52:00Z">
        <w:r w:rsidRPr="005A129B" w:rsidDel="00472A8F">
          <w:rPr>
            <w:rFonts w:ascii="Times New Roman" w:hAnsi="Times New Roman" w:cs="Times New Roman"/>
            <w:sz w:val="24"/>
            <w:szCs w:val="24"/>
          </w:rPr>
          <w:delText>;</w:delText>
        </w:r>
      </w:del>
      <w:r w:rsidRPr="005A129B">
        <w:rPr>
          <w:rFonts w:ascii="Times New Roman" w:hAnsi="Times New Roman" w:cs="Times New Roman"/>
          <w:sz w:val="24"/>
          <w:szCs w:val="24"/>
        </w:rPr>
        <w:t xml:space="preserve"> </w:t>
      </w:r>
      <w:del w:id="131" w:author="Trevor Drees" w:date="2025-09-02T19:52:00Z" w16du:dateUtc="2025-09-03T02:52:00Z">
        <w:r w:rsidRPr="005A129B" w:rsidDel="00472A8F">
          <w:rPr>
            <w:rFonts w:ascii="Times New Roman" w:hAnsi="Times New Roman" w:cs="Times New Roman"/>
            <w:sz w:val="24"/>
            <w:szCs w:val="24"/>
          </w:rPr>
          <w:delText xml:space="preserve">this </w:delText>
        </w:r>
      </w:del>
      <w:ins w:id="132" w:author="Trevor Drees" w:date="2025-09-02T19:52:00Z" w16du:dateUtc="2025-09-03T02:52:00Z">
        <w:r w:rsidR="00472A8F">
          <w:rPr>
            <w:rFonts w:ascii="Times New Roman" w:hAnsi="Times New Roman" w:cs="Times New Roman"/>
            <w:sz w:val="24"/>
            <w:szCs w:val="24"/>
          </w:rPr>
          <w:t>T</w:t>
        </w:r>
        <w:r w:rsidR="00472A8F" w:rsidRPr="005A129B">
          <w:rPr>
            <w:rFonts w:ascii="Times New Roman" w:hAnsi="Times New Roman" w:cs="Times New Roman"/>
            <w:sz w:val="24"/>
            <w:szCs w:val="24"/>
          </w:rPr>
          <w:t xml:space="preserve">his </w:t>
        </w:r>
      </w:ins>
      <w:r w:rsidRPr="005A129B">
        <w:rPr>
          <w:rFonts w:ascii="Times New Roman" w:hAnsi="Times New Roman" w:cs="Times New Roman"/>
          <w:sz w:val="24"/>
          <w:szCs w:val="24"/>
        </w:rPr>
        <w:t>is especially true for sedentary organisms</w:t>
      </w:r>
      <w:ins w:id="133" w:author="Trevor Drees" w:date="2025-09-02T19:37:00Z" w16du:dateUtc="2025-09-03T02:37:00Z">
        <w:r w:rsidR="008F1E82">
          <w:rPr>
            <w:rFonts w:ascii="Times New Roman" w:hAnsi="Times New Roman" w:cs="Times New Roman"/>
            <w:sz w:val="24"/>
            <w:szCs w:val="24"/>
          </w:rPr>
          <w:t xml:space="preserve"> such as fungi, corals, sponges</w:t>
        </w:r>
      </w:ins>
      <w:r w:rsidRPr="005A129B">
        <w:rPr>
          <w:rFonts w:ascii="Times New Roman" w:hAnsi="Times New Roman" w:cs="Times New Roman"/>
          <w:sz w:val="24"/>
          <w:szCs w:val="24"/>
        </w:rPr>
        <w:t>,</w:t>
      </w:r>
      <w:ins w:id="134" w:author="Trevor Drees" w:date="2025-09-02T19:37:00Z" w16du:dateUtc="2025-09-03T02:37:00Z">
        <w:r w:rsidR="008F1E82">
          <w:rPr>
            <w:rFonts w:ascii="Times New Roman" w:hAnsi="Times New Roman" w:cs="Times New Roman"/>
            <w:sz w:val="24"/>
            <w:szCs w:val="24"/>
          </w:rPr>
          <w:t xml:space="preserve"> and plants,</w:t>
        </w:r>
      </w:ins>
      <w:r w:rsidRPr="005A129B">
        <w:rPr>
          <w:rFonts w:ascii="Times New Roman" w:hAnsi="Times New Roman" w:cs="Times New Roman"/>
          <w:sz w:val="24"/>
          <w:szCs w:val="24"/>
        </w:rPr>
        <w:t xml:space="preserve"> where dispersal of seeds or propagules is</w:t>
      </w:r>
      <w:r w:rsidR="00396A10">
        <w:rPr>
          <w:rFonts w:ascii="Times New Roman" w:hAnsi="Times New Roman" w:cs="Times New Roman"/>
          <w:sz w:val="24"/>
          <w:szCs w:val="24"/>
        </w:rPr>
        <w:t xml:space="preserve"> usually</w:t>
      </w:r>
      <w:r w:rsidRPr="005A129B">
        <w:rPr>
          <w:rFonts w:ascii="Times New Roman" w:hAnsi="Times New Roman" w:cs="Times New Roman"/>
          <w:sz w:val="24"/>
          <w:szCs w:val="24"/>
        </w:rPr>
        <w:t xml:space="preserve"> the only part of the life cycle in which movement</w:t>
      </w:r>
      <w:r w:rsidR="00396A10">
        <w:rPr>
          <w:rFonts w:ascii="Times New Roman" w:hAnsi="Times New Roman" w:cs="Times New Roman"/>
          <w:sz w:val="24"/>
          <w:szCs w:val="24"/>
        </w:rPr>
        <w:t xml:space="preserve"> of individuals</w:t>
      </w:r>
      <w:r w:rsidRPr="005A129B">
        <w:rPr>
          <w:rFonts w:ascii="Times New Roman" w:hAnsi="Times New Roman" w:cs="Times New Roman"/>
          <w:sz w:val="24"/>
          <w:szCs w:val="24"/>
        </w:rPr>
        <w:t xml:space="preserve"> occurs</w:t>
      </w:r>
      <w:del w:id="135" w:author="Trevor Drees" w:date="2025-09-02T19:55:00Z" w16du:dateUtc="2025-09-03T02:55:00Z">
        <w:r w:rsidRPr="005A129B" w:rsidDel="000864D2">
          <w:rPr>
            <w:rFonts w:ascii="Times New Roman" w:hAnsi="Times New Roman" w:cs="Times New Roman"/>
            <w:sz w:val="24"/>
            <w:szCs w:val="24"/>
          </w:rPr>
          <w:delText>.</w:delText>
        </w:r>
        <w:r w:rsidR="00792FE3" w:rsidDel="000864D2">
          <w:rPr>
            <w:rFonts w:ascii="Times New Roman" w:hAnsi="Times New Roman" w:cs="Times New Roman"/>
            <w:sz w:val="24"/>
            <w:szCs w:val="24"/>
          </w:rPr>
          <w:delText xml:space="preserve"> </w:delText>
        </w:r>
      </w:del>
      <w:ins w:id="136" w:author="Trevor Drees" w:date="2025-09-02T19:55:00Z" w16du:dateUtc="2025-09-03T02:55:00Z">
        <w:r w:rsidR="000864D2">
          <w:rPr>
            <w:rFonts w:ascii="Times New Roman" w:hAnsi="Times New Roman" w:cs="Times New Roman"/>
            <w:sz w:val="24"/>
            <w:szCs w:val="24"/>
          </w:rPr>
          <w:t xml:space="preserve">, and </w:t>
        </w:r>
      </w:ins>
      <w:ins w:id="137" w:author="Trevor Drees" w:date="2025-09-02T19:56:00Z" w16du:dateUtc="2025-09-03T02:56:00Z">
        <w:r w:rsidR="000864D2">
          <w:rPr>
            <w:rFonts w:ascii="Times New Roman" w:hAnsi="Times New Roman" w:cs="Times New Roman"/>
            <w:sz w:val="24"/>
            <w:szCs w:val="24"/>
          </w:rPr>
          <w:t>said</w:t>
        </w:r>
      </w:ins>
      <w:ins w:id="138" w:author="Trevor Drees" w:date="2025-09-02T19:55:00Z" w16du:dateUtc="2025-09-03T02:55:00Z">
        <w:r w:rsidR="000864D2">
          <w:rPr>
            <w:rFonts w:ascii="Times New Roman" w:hAnsi="Times New Roman" w:cs="Times New Roman"/>
            <w:sz w:val="24"/>
            <w:szCs w:val="24"/>
          </w:rPr>
          <w:t xml:space="preserve"> movement </w:t>
        </w:r>
      </w:ins>
      <w:ins w:id="139" w:author="Trevor Drees" w:date="2025-09-02T19:57:00Z" w16du:dateUtc="2025-09-03T02:57:00Z">
        <w:r w:rsidR="000864D2">
          <w:rPr>
            <w:rFonts w:ascii="Times New Roman" w:hAnsi="Times New Roman" w:cs="Times New Roman"/>
            <w:sz w:val="24"/>
            <w:szCs w:val="24"/>
          </w:rPr>
          <w:t xml:space="preserve">is </w:t>
        </w:r>
      </w:ins>
      <w:ins w:id="140" w:author="Trevor Drees" w:date="2025-09-02T19:56:00Z" w16du:dateUtc="2025-09-03T02:56:00Z">
        <w:r w:rsidR="000864D2">
          <w:rPr>
            <w:rFonts w:ascii="Times New Roman" w:hAnsi="Times New Roman" w:cs="Times New Roman"/>
            <w:sz w:val="24"/>
            <w:szCs w:val="24"/>
          </w:rPr>
          <w:t>entirely</w:t>
        </w:r>
        <w:r w:rsidR="000864D2" w:rsidRPr="008F1E82">
          <w:t xml:space="preserve"> </w:t>
        </w:r>
        <w:r w:rsidR="000864D2" w:rsidRPr="008F1E82">
          <w:rPr>
            <w:rFonts w:ascii="Times New Roman" w:hAnsi="Times New Roman" w:cs="Times New Roman"/>
            <w:sz w:val="24"/>
            <w:szCs w:val="24"/>
          </w:rPr>
          <w:t xml:space="preserve">reliant </w:t>
        </w:r>
      </w:ins>
      <w:ins w:id="141" w:author="Trevor Drees" w:date="2025-09-02T19:57:00Z" w16du:dateUtc="2025-09-03T02:57:00Z">
        <w:r w:rsidR="000864D2">
          <w:rPr>
            <w:rFonts w:ascii="Times New Roman" w:hAnsi="Times New Roman" w:cs="Times New Roman"/>
            <w:sz w:val="24"/>
            <w:szCs w:val="24"/>
          </w:rPr>
          <w:t>up</w:t>
        </w:r>
      </w:ins>
      <w:ins w:id="142" w:author="Trevor Drees" w:date="2025-09-02T19:56:00Z" w16du:dateUtc="2025-09-03T02:56:00Z">
        <w:r w:rsidR="000864D2" w:rsidRPr="008F1E82">
          <w:rPr>
            <w:rFonts w:ascii="Times New Roman" w:hAnsi="Times New Roman" w:cs="Times New Roman"/>
            <w:sz w:val="24"/>
            <w:szCs w:val="24"/>
          </w:rPr>
          <w:t xml:space="preserve">on </w:t>
        </w:r>
      </w:ins>
      <w:ins w:id="143" w:author="Trevor Drees" w:date="2025-09-02T19:57:00Z" w16du:dateUtc="2025-09-03T02:57:00Z">
        <w:r w:rsidR="000864D2">
          <w:rPr>
            <w:rFonts w:ascii="Times New Roman" w:hAnsi="Times New Roman" w:cs="Times New Roman"/>
            <w:sz w:val="24"/>
            <w:szCs w:val="24"/>
          </w:rPr>
          <w:t>an individual’s</w:t>
        </w:r>
      </w:ins>
      <w:ins w:id="144" w:author="Trevor Drees" w:date="2025-09-02T19:56:00Z" w16du:dateUtc="2025-09-03T02:56:00Z">
        <w:r w:rsidR="000864D2" w:rsidRPr="008F1E82">
          <w:rPr>
            <w:rFonts w:ascii="Times New Roman" w:hAnsi="Times New Roman" w:cs="Times New Roman"/>
            <w:sz w:val="24"/>
            <w:szCs w:val="24"/>
          </w:rPr>
          <w:t xml:space="preserve"> living- and non-living environment</w:t>
        </w:r>
      </w:ins>
      <w:ins w:id="145" w:author="Trevor Drees" w:date="2025-09-02T19:57:00Z" w16du:dateUtc="2025-09-03T02:57:00Z">
        <w:r w:rsidR="000864D2">
          <w:rPr>
            <w:rFonts w:ascii="Times New Roman" w:hAnsi="Times New Roman" w:cs="Times New Roman"/>
            <w:sz w:val="24"/>
            <w:szCs w:val="24"/>
          </w:rPr>
          <w:t>.</w:t>
        </w:r>
      </w:ins>
      <w:ins w:id="146" w:author="Trevor Drees" w:date="2025-09-02T20:19:00Z" w16du:dateUtc="2025-09-03T03:19:00Z">
        <w:r w:rsidR="00636779">
          <w:rPr>
            <w:rFonts w:ascii="Times New Roman" w:hAnsi="Times New Roman" w:cs="Times New Roman"/>
            <w:sz w:val="24"/>
            <w:szCs w:val="24"/>
          </w:rPr>
          <w:t xml:space="preserve"> </w:t>
        </w:r>
      </w:ins>
      <w:ins w:id="147" w:author="Trevor Drees" w:date="2025-09-02T21:22:00Z" w16du:dateUtc="2025-09-03T04:22:00Z">
        <w:r w:rsidR="00084BB8">
          <w:rPr>
            <w:rFonts w:ascii="Times New Roman" w:hAnsi="Times New Roman" w:cs="Times New Roman"/>
            <w:sz w:val="24"/>
            <w:szCs w:val="24"/>
          </w:rPr>
          <w:t>However,</w:t>
        </w:r>
      </w:ins>
      <w:ins w:id="148" w:author="Trevor Drees" w:date="2025-09-03T20:41:00Z" w16du:dateUtc="2025-09-04T03:41:00Z">
        <w:r w:rsidR="00C5556F">
          <w:rPr>
            <w:rFonts w:ascii="Times New Roman" w:hAnsi="Times New Roman" w:cs="Times New Roman"/>
            <w:sz w:val="24"/>
            <w:szCs w:val="24"/>
          </w:rPr>
          <w:t xml:space="preserve"> despite its importance in governing how populations of sessile s</w:t>
        </w:r>
      </w:ins>
      <w:ins w:id="149" w:author="Trevor Drees" w:date="2025-09-03T20:42:00Z" w16du:dateUtc="2025-09-04T03:42:00Z">
        <w:r w:rsidR="00C5556F">
          <w:rPr>
            <w:rFonts w:ascii="Times New Roman" w:hAnsi="Times New Roman" w:cs="Times New Roman"/>
            <w:sz w:val="24"/>
            <w:szCs w:val="24"/>
          </w:rPr>
          <w:t>pecies move,</w:t>
        </w:r>
      </w:ins>
      <w:ins w:id="150" w:author="Trevor Drees" w:date="2025-09-02T20:29:00Z" w16du:dateUtc="2025-09-03T03:29:00Z">
        <w:r w:rsidR="00915847">
          <w:rPr>
            <w:rFonts w:ascii="Times New Roman" w:hAnsi="Times New Roman" w:cs="Times New Roman"/>
            <w:sz w:val="24"/>
            <w:szCs w:val="24"/>
          </w:rPr>
          <w:t xml:space="preserve"> dis</w:t>
        </w:r>
      </w:ins>
      <w:ins w:id="151" w:author="Trevor Drees" w:date="2025-09-02T20:30:00Z" w16du:dateUtc="2025-09-03T03:30:00Z">
        <w:r w:rsidR="00915847">
          <w:rPr>
            <w:rFonts w:ascii="Times New Roman" w:hAnsi="Times New Roman" w:cs="Times New Roman"/>
            <w:sz w:val="24"/>
            <w:szCs w:val="24"/>
          </w:rPr>
          <w:t>persal is poorly understood</w:t>
        </w:r>
      </w:ins>
      <w:ins w:id="152" w:author="Trevor Drees" w:date="2025-09-03T20:42:00Z" w16du:dateUtc="2025-09-04T03:42:00Z">
        <w:r w:rsidR="00C5556F">
          <w:rPr>
            <w:rFonts w:ascii="Times New Roman" w:hAnsi="Times New Roman" w:cs="Times New Roman"/>
            <w:sz w:val="24"/>
            <w:szCs w:val="24"/>
          </w:rPr>
          <w:t>.</w:t>
        </w:r>
      </w:ins>
      <w:ins w:id="153" w:author="Trevor Drees" w:date="2025-09-02T20:30:00Z" w16du:dateUtc="2025-09-03T03:30:00Z">
        <w:r w:rsidR="00915847">
          <w:rPr>
            <w:rFonts w:ascii="Times New Roman" w:hAnsi="Times New Roman" w:cs="Times New Roman"/>
            <w:sz w:val="24"/>
            <w:szCs w:val="24"/>
          </w:rPr>
          <w:t xml:space="preserve"> </w:t>
        </w:r>
      </w:ins>
      <w:commentRangeStart w:id="154"/>
      <w:ins w:id="155" w:author="Trevor Drees" w:date="2025-09-03T20:42:00Z" w16du:dateUtc="2025-09-04T03:42:00Z">
        <w:r w:rsidR="00C5556F">
          <w:rPr>
            <w:rFonts w:ascii="Times New Roman" w:hAnsi="Times New Roman" w:cs="Times New Roman"/>
            <w:sz w:val="24"/>
            <w:szCs w:val="24"/>
          </w:rPr>
          <w:t>T</w:t>
        </w:r>
      </w:ins>
      <w:ins w:id="156" w:author="Trevor Drees" w:date="2025-09-02T20:19:00Z" w16du:dateUtc="2025-09-03T03:19:00Z">
        <w:r w:rsidR="00636779" w:rsidRPr="000864D2">
          <w:rPr>
            <w:rFonts w:ascii="Times New Roman" w:hAnsi="Times New Roman" w:cs="Times New Roman"/>
            <w:sz w:val="24"/>
            <w:szCs w:val="24"/>
          </w:rPr>
          <w:t>h</w:t>
        </w:r>
      </w:ins>
      <w:ins w:id="157" w:author="Trevor Drees" w:date="2025-09-03T20:43:00Z" w16du:dateUtc="2025-09-04T03:43:00Z">
        <w:r w:rsidR="00C5556F">
          <w:rPr>
            <w:rFonts w:ascii="Times New Roman" w:hAnsi="Times New Roman" w:cs="Times New Roman"/>
            <w:sz w:val="24"/>
            <w:szCs w:val="24"/>
          </w:rPr>
          <w:t xml:space="preserve">is is largely </w:t>
        </w:r>
        <w:proofErr w:type="gramStart"/>
        <w:r w:rsidR="00C5556F">
          <w:rPr>
            <w:rFonts w:ascii="Times New Roman" w:hAnsi="Times New Roman" w:cs="Times New Roman"/>
            <w:sz w:val="24"/>
            <w:szCs w:val="24"/>
          </w:rPr>
          <w:t>due to the fact that</w:t>
        </w:r>
        <w:proofErr w:type="gramEnd"/>
        <w:r w:rsidR="00C5556F">
          <w:rPr>
            <w:rFonts w:ascii="Times New Roman" w:hAnsi="Times New Roman" w:cs="Times New Roman"/>
            <w:sz w:val="24"/>
            <w:szCs w:val="24"/>
          </w:rPr>
          <w:t xml:space="preserve"> the</w:t>
        </w:r>
      </w:ins>
      <w:ins w:id="158" w:author="Trevor Drees" w:date="2025-09-02T20:19:00Z" w16du:dateUtc="2025-09-03T03:19:00Z">
        <w:r w:rsidR="00636779" w:rsidRPr="000864D2">
          <w:rPr>
            <w:rFonts w:ascii="Times New Roman" w:hAnsi="Times New Roman" w:cs="Times New Roman"/>
            <w:sz w:val="24"/>
            <w:szCs w:val="24"/>
          </w:rPr>
          <w:t xml:space="preserve"> complexity of dispersal</w:t>
        </w:r>
      </w:ins>
      <w:ins w:id="159" w:author="Trevor Drees" w:date="2025-09-02T21:22:00Z" w16du:dateUtc="2025-09-03T04:22:00Z">
        <w:r w:rsidR="00084BB8">
          <w:rPr>
            <w:rFonts w:ascii="Times New Roman" w:hAnsi="Times New Roman" w:cs="Times New Roman"/>
            <w:sz w:val="24"/>
            <w:szCs w:val="24"/>
          </w:rPr>
          <w:t xml:space="preserve"> patterns</w:t>
        </w:r>
      </w:ins>
      <w:ins w:id="160" w:author="Trevor Drees" w:date="2025-09-02T20:19:00Z" w16du:dateUtc="2025-09-03T03:19:00Z">
        <w:r w:rsidR="00636779" w:rsidRPr="000864D2">
          <w:rPr>
            <w:rFonts w:ascii="Times New Roman" w:hAnsi="Times New Roman" w:cs="Times New Roman"/>
            <w:sz w:val="24"/>
            <w:szCs w:val="24"/>
          </w:rPr>
          <w:t>, potentially elusive dispersal vectors</w:t>
        </w:r>
      </w:ins>
      <w:ins w:id="161" w:author="Trevor Drees" w:date="2025-09-03T17:05:00Z" w16du:dateUtc="2025-09-04T00:05:00Z">
        <w:r w:rsidR="00F06E1A">
          <w:rPr>
            <w:rFonts w:ascii="Times New Roman" w:hAnsi="Times New Roman" w:cs="Times New Roman"/>
            <w:sz w:val="24"/>
            <w:szCs w:val="24"/>
          </w:rPr>
          <w:t xml:space="preserve">, </w:t>
        </w:r>
        <w:r w:rsidR="00F06E1A" w:rsidRPr="000864D2">
          <w:rPr>
            <w:rFonts w:ascii="Times New Roman" w:hAnsi="Times New Roman" w:cs="Times New Roman"/>
            <w:sz w:val="24"/>
            <w:szCs w:val="24"/>
          </w:rPr>
          <w:t>small size of many propagules</w:t>
        </w:r>
      </w:ins>
      <w:ins w:id="162" w:author="Trevor Drees" w:date="2025-09-03T20:40:00Z" w16du:dateUtc="2025-09-04T03:40:00Z">
        <w:r w:rsidR="00C5556F">
          <w:rPr>
            <w:rFonts w:ascii="Times New Roman" w:hAnsi="Times New Roman" w:cs="Times New Roman"/>
            <w:sz w:val="24"/>
            <w:szCs w:val="24"/>
          </w:rPr>
          <w:t>,</w:t>
        </w:r>
      </w:ins>
      <w:ins w:id="163" w:author="Trevor Drees" w:date="2025-09-02T20:19:00Z" w16du:dateUtc="2025-09-03T03:19:00Z">
        <w:r w:rsidR="00636779" w:rsidRPr="000864D2">
          <w:rPr>
            <w:rFonts w:ascii="Times New Roman" w:hAnsi="Times New Roman" w:cs="Times New Roman"/>
            <w:sz w:val="24"/>
            <w:szCs w:val="24"/>
          </w:rPr>
          <w:t xml:space="preserve"> </w:t>
        </w:r>
      </w:ins>
      <w:ins w:id="164" w:author="Trevor Drees" w:date="2025-09-03T20:42:00Z" w16du:dateUtc="2025-09-04T03:42:00Z">
        <w:r w:rsidR="00C5556F">
          <w:rPr>
            <w:rFonts w:ascii="Times New Roman" w:hAnsi="Times New Roman" w:cs="Times New Roman"/>
            <w:sz w:val="24"/>
            <w:szCs w:val="24"/>
          </w:rPr>
          <w:t xml:space="preserve">and </w:t>
        </w:r>
        <w:commentRangeStart w:id="165"/>
        <w:r w:rsidR="00C5556F">
          <w:rPr>
            <w:rFonts w:ascii="Times New Roman" w:hAnsi="Times New Roman" w:cs="Times New Roman"/>
            <w:sz w:val="24"/>
            <w:szCs w:val="24"/>
          </w:rPr>
          <w:t>difficulty determining propagule fate</w:t>
        </w:r>
      </w:ins>
      <w:ins w:id="166" w:author="Trevor Drees" w:date="2025-09-03T20:43:00Z" w16du:dateUtc="2025-09-04T03:43:00Z">
        <w:r w:rsidR="00C5556F">
          <w:rPr>
            <w:rFonts w:ascii="Times New Roman" w:hAnsi="Times New Roman" w:cs="Times New Roman"/>
            <w:sz w:val="24"/>
            <w:szCs w:val="24"/>
          </w:rPr>
          <w:t xml:space="preserve"> </w:t>
        </w:r>
      </w:ins>
      <w:commentRangeEnd w:id="165"/>
      <w:ins w:id="167" w:author="Trevor Drees" w:date="2025-09-03T22:09:00Z" w16du:dateUtc="2025-09-04T05:09:00Z">
        <w:r w:rsidR="00863EBF">
          <w:rPr>
            <w:rStyle w:val="CommentReference"/>
          </w:rPr>
          <w:commentReference w:id="165"/>
        </w:r>
      </w:ins>
      <w:ins w:id="168" w:author="Trevor Drees" w:date="2025-09-03T20:43:00Z" w16du:dateUtc="2025-09-04T03:43:00Z">
        <w:r w:rsidR="00C5556F">
          <w:rPr>
            <w:rFonts w:ascii="Times New Roman" w:hAnsi="Times New Roman" w:cs="Times New Roman"/>
            <w:sz w:val="24"/>
            <w:szCs w:val="24"/>
          </w:rPr>
          <w:t xml:space="preserve">(i.e. </w:t>
        </w:r>
      </w:ins>
      <w:ins w:id="169" w:author="Trevor Drees" w:date="2025-09-03T20:46:00Z" w16du:dateUtc="2025-09-04T03:46:00Z">
        <w:r w:rsidR="00C5556F">
          <w:rPr>
            <w:rFonts w:ascii="Times New Roman" w:hAnsi="Times New Roman" w:cs="Times New Roman"/>
            <w:sz w:val="24"/>
            <w:szCs w:val="24"/>
          </w:rPr>
          <w:t>whether a propagule establishes or is destroyed)</w:t>
        </w:r>
      </w:ins>
      <w:ins w:id="170" w:author="Trevor Drees" w:date="2025-09-03T20:42:00Z" w16du:dateUtc="2025-09-04T03:42:00Z">
        <w:r w:rsidR="00C5556F">
          <w:rPr>
            <w:rFonts w:ascii="Times New Roman" w:hAnsi="Times New Roman" w:cs="Times New Roman"/>
            <w:sz w:val="24"/>
            <w:szCs w:val="24"/>
          </w:rPr>
          <w:t xml:space="preserve"> </w:t>
        </w:r>
      </w:ins>
      <w:ins w:id="171" w:author="Trevor Drees" w:date="2025-09-02T21:22:00Z" w16du:dateUtc="2025-09-03T04:22:00Z">
        <w:r w:rsidR="00084BB8">
          <w:rPr>
            <w:rFonts w:ascii="Times New Roman" w:hAnsi="Times New Roman" w:cs="Times New Roman"/>
            <w:sz w:val="24"/>
            <w:szCs w:val="24"/>
          </w:rPr>
          <w:t xml:space="preserve">often make </w:t>
        </w:r>
      </w:ins>
      <w:ins w:id="172" w:author="Trevor Drees" w:date="2025-09-03T20:42:00Z" w16du:dateUtc="2025-09-04T03:42:00Z">
        <w:r w:rsidR="00C5556F">
          <w:rPr>
            <w:rFonts w:ascii="Times New Roman" w:hAnsi="Times New Roman" w:cs="Times New Roman"/>
            <w:sz w:val="24"/>
            <w:szCs w:val="24"/>
          </w:rPr>
          <w:t>dispers</w:t>
        </w:r>
      </w:ins>
      <w:ins w:id="173" w:author="Trevor Drees" w:date="2025-09-03T20:43:00Z" w16du:dateUtc="2025-09-04T03:43:00Z">
        <w:r w:rsidR="00C5556F">
          <w:rPr>
            <w:rFonts w:ascii="Times New Roman" w:hAnsi="Times New Roman" w:cs="Times New Roman"/>
            <w:sz w:val="24"/>
            <w:szCs w:val="24"/>
          </w:rPr>
          <w:t>al</w:t>
        </w:r>
      </w:ins>
      <w:ins w:id="174" w:author="Trevor Drees" w:date="2025-09-02T20:19:00Z" w16du:dateUtc="2025-09-03T03:19:00Z">
        <w:r w:rsidR="00636779" w:rsidRPr="000864D2">
          <w:rPr>
            <w:rFonts w:ascii="Times New Roman" w:hAnsi="Times New Roman" w:cs="Times New Roman"/>
            <w:sz w:val="24"/>
            <w:szCs w:val="24"/>
          </w:rPr>
          <w:t xml:space="preserve"> exceptionally challenging to</w:t>
        </w:r>
        <w:r w:rsidR="00636779">
          <w:rPr>
            <w:rFonts w:ascii="Times New Roman" w:hAnsi="Times New Roman" w:cs="Times New Roman"/>
            <w:sz w:val="24"/>
            <w:szCs w:val="24"/>
          </w:rPr>
          <w:t xml:space="preserve"> properly</w:t>
        </w:r>
        <w:r w:rsidR="00636779" w:rsidRPr="000864D2">
          <w:rPr>
            <w:rFonts w:ascii="Times New Roman" w:hAnsi="Times New Roman" w:cs="Times New Roman"/>
            <w:sz w:val="24"/>
            <w:szCs w:val="24"/>
          </w:rPr>
          <w:t xml:space="preserve"> measure, especially when</w:t>
        </w:r>
        <w:r w:rsidR="00636779">
          <w:rPr>
            <w:rFonts w:ascii="Times New Roman" w:hAnsi="Times New Roman" w:cs="Times New Roman"/>
            <w:sz w:val="24"/>
            <w:szCs w:val="24"/>
          </w:rPr>
          <w:t xml:space="preserve"> the</w:t>
        </w:r>
        <w:r w:rsidR="00636779" w:rsidRPr="000864D2">
          <w:rPr>
            <w:rFonts w:ascii="Times New Roman" w:hAnsi="Times New Roman" w:cs="Times New Roman"/>
            <w:sz w:val="24"/>
            <w:szCs w:val="24"/>
          </w:rPr>
          <w:t xml:space="preserve"> </w:t>
        </w:r>
        <w:commentRangeStart w:id="175"/>
        <w:r w:rsidR="00636779" w:rsidRPr="000864D2">
          <w:rPr>
            <w:rFonts w:ascii="Times New Roman" w:hAnsi="Times New Roman" w:cs="Times New Roman"/>
            <w:sz w:val="24"/>
            <w:szCs w:val="24"/>
          </w:rPr>
          <w:t>resources needed to do so are limited</w:t>
        </w:r>
      </w:ins>
      <w:commentRangeEnd w:id="175"/>
      <w:ins w:id="176" w:author="Trevor Drees" w:date="2025-09-03T22:09:00Z" w16du:dateUtc="2025-09-04T05:09:00Z">
        <w:r w:rsidR="00863EBF">
          <w:rPr>
            <w:rStyle w:val="CommentReference"/>
          </w:rPr>
          <w:commentReference w:id="175"/>
        </w:r>
      </w:ins>
      <w:ins w:id="177" w:author="Trevor Drees" w:date="2025-09-02T20:19:00Z" w16du:dateUtc="2025-09-03T03:19:00Z">
        <w:r w:rsidR="00636779" w:rsidRPr="000864D2">
          <w:rPr>
            <w:rFonts w:ascii="Times New Roman" w:hAnsi="Times New Roman" w:cs="Times New Roman"/>
            <w:sz w:val="24"/>
            <w:szCs w:val="24"/>
          </w:rPr>
          <w:t>.</w:t>
        </w:r>
      </w:ins>
      <w:commentRangeEnd w:id="154"/>
      <w:ins w:id="178" w:author="Trevor Drees" w:date="2025-09-03T22:08:00Z" w16du:dateUtc="2025-09-04T05:08:00Z">
        <w:r w:rsidR="00863EBF">
          <w:rPr>
            <w:rStyle w:val="CommentReference"/>
          </w:rPr>
          <w:commentReference w:id="154"/>
        </w:r>
      </w:ins>
    </w:p>
    <w:p w14:paraId="75B5827B" w14:textId="4A4E377A" w:rsidR="008F1E82" w:rsidRDefault="00636779" w:rsidP="000864D2">
      <w:pPr>
        <w:spacing w:after="0" w:line="480" w:lineRule="auto"/>
        <w:ind w:firstLine="284"/>
        <w:rPr>
          <w:rFonts w:ascii="Times New Roman" w:hAnsi="Times New Roman" w:cs="Times New Roman"/>
          <w:sz w:val="24"/>
          <w:szCs w:val="24"/>
        </w:rPr>
      </w:pPr>
      <w:ins w:id="179" w:author="Trevor Drees" w:date="2025-09-02T20:20:00Z" w16du:dateUtc="2025-09-03T03:20:00Z">
        <w:r>
          <w:rPr>
            <w:rFonts w:ascii="Times New Roman" w:hAnsi="Times New Roman" w:cs="Times New Roman"/>
            <w:sz w:val="24"/>
            <w:szCs w:val="24"/>
          </w:rPr>
          <w:t>Despite the challenges associated with measuring dispersal</w:t>
        </w:r>
      </w:ins>
      <w:ins w:id="180" w:author="Trevor Drees" w:date="2025-09-02T20:18:00Z" w16du:dateUtc="2025-09-03T03:18:00Z">
        <w:r>
          <w:rPr>
            <w:rFonts w:ascii="Times New Roman" w:hAnsi="Times New Roman" w:cs="Times New Roman"/>
            <w:sz w:val="24"/>
            <w:szCs w:val="24"/>
          </w:rPr>
          <w:t xml:space="preserve">, </w:t>
        </w:r>
      </w:ins>
      <w:commentRangeStart w:id="181"/>
      <w:del w:id="182" w:author="Trevor Drees" w:date="2025-09-02T19:40:00Z" w16du:dateUtc="2025-09-03T02:40:00Z">
        <w:r w:rsidR="00792FE3" w:rsidDel="008F1E82">
          <w:rPr>
            <w:rFonts w:ascii="Times New Roman" w:hAnsi="Times New Roman" w:cs="Times New Roman"/>
            <w:sz w:val="24"/>
            <w:szCs w:val="24"/>
          </w:rPr>
          <w:delText xml:space="preserve">Though </w:delText>
        </w:r>
        <w:r w:rsidR="00D134CE" w:rsidDel="008F1E82">
          <w:rPr>
            <w:rFonts w:ascii="Times New Roman" w:hAnsi="Times New Roman" w:cs="Times New Roman"/>
            <w:sz w:val="24"/>
            <w:szCs w:val="24"/>
          </w:rPr>
          <w:delText>common in</w:delText>
        </w:r>
      </w:del>
      <w:del w:id="183" w:author="Trevor Drees" w:date="2025-09-02T19:37:00Z" w16du:dateUtc="2025-09-03T02:37:00Z">
        <w:r w:rsidR="00D134CE" w:rsidDel="008F1E82">
          <w:rPr>
            <w:rFonts w:ascii="Times New Roman" w:hAnsi="Times New Roman" w:cs="Times New Roman"/>
            <w:sz w:val="24"/>
            <w:szCs w:val="24"/>
          </w:rPr>
          <w:delText xml:space="preserve"> </w:delText>
        </w:r>
        <w:r w:rsidR="006913FE" w:rsidDel="008F1E82">
          <w:rPr>
            <w:rFonts w:ascii="Times New Roman" w:hAnsi="Times New Roman" w:cs="Times New Roman"/>
            <w:sz w:val="24"/>
            <w:szCs w:val="24"/>
          </w:rPr>
          <w:delText>fungi, corals,</w:delText>
        </w:r>
        <w:r w:rsidR="00DB10FC" w:rsidDel="008F1E82">
          <w:rPr>
            <w:rFonts w:ascii="Times New Roman" w:hAnsi="Times New Roman" w:cs="Times New Roman"/>
            <w:sz w:val="24"/>
            <w:szCs w:val="24"/>
          </w:rPr>
          <w:delText xml:space="preserve"> and</w:delText>
        </w:r>
        <w:r w:rsidR="00D134CE" w:rsidDel="008F1E82">
          <w:rPr>
            <w:rFonts w:ascii="Times New Roman" w:hAnsi="Times New Roman" w:cs="Times New Roman"/>
            <w:sz w:val="24"/>
            <w:szCs w:val="24"/>
          </w:rPr>
          <w:delText xml:space="preserve"> </w:delText>
        </w:r>
        <w:r w:rsidR="006913FE" w:rsidDel="008F1E82">
          <w:rPr>
            <w:rFonts w:ascii="Times New Roman" w:hAnsi="Times New Roman" w:cs="Times New Roman"/>
            <w:sz w:val="24"/>
            <w:szCs w:val="24"/>
          </w:rPr>
          <w:delText>sponges</w:delText>
        </w:r>
      </w:del>
      <w:del w:id="184" w:author="Trevor Drees" w:date="2025-09-02T19:40:00Z" w16du:dateUtc="2025-09-03T02:40:00Z">
        <w:r w:rsidR="006913FE" w:rsidDel="008F1E82">
          <w:rPr>
            <w:rFonts w:ascii="Times New Roman" w:hAnsi="Times New Roman" w:cs="Times New Roman"/>
            <w:sz w:val="24"/>
            <w:szCs w:val="24"/>
          </w:rPr>
          <w:delText>,</w:delText>
        </w:r>
        <w:r w:rsidR="00792FE3" w:rsidDel="008F1E82">
          <w:rPr>
            <w:rFonts w:ascii="Times New Roman" w:hAnsi="Times New Roman" w:cs="Times New Roman"/>
            <w:sz w:val="24"/>
            <w:szCs w:val="24"/>
          </w:rPr>
          <w:delText xml:space="preserve"> such sessile life cycles </w:delText>
        </w:r>
        <w:r w:rsidR="008D1223" w:rsidDel="008F1E82">
          <w:rPr>
            <w:rFonts w:ascii="Times New Roman" w:hAnsi="Times New Roman" w:cs="Times New Roman"/>
            <w:sz w:val="24"/>
            <w:szCs w:val="24"/>
          </w:rPr>
          <w:delText>occur particularly often</w:delText>
        </w:r>
        <w:r w:rsidR="00792FE3" w:rsidDel="008F1E82">
          <w:rPr>
            <w:rFonts w:ascii="Times New Roman" w:hAnsi="Times New Roman" w:cs="Times New Roman"/>
            <w:sz w:val="24"/>
            <w:szCs w:val="24"/>
          </w:rPr>
          <w:delText xml:space="preserve"> in </w:delText>
        </w:r>
      </w:del>
      <w:moveFromRangeStart w:id="185" w:author="Trevor Drees" w:date="2025-09-02T19:40:00Z" w:name="move207734437"/>
      <w:moveFrom w:id="186" w:author="Trevor Drees" w:date="2025-09-02T19:40:00Z" w16du:dateUtc="2025-09-03T02:40:00Z">
        <w:r w:rsidR="00792FE3" w:rsidDel="008F1E82">
          <w:rPr>
            <w:rFonts w:ascii="Times New Roman" w:hAnsi="Times New Roman" w:cs="Times New Roman"/>
            <w:sz w:val="24"/>
            <w:szCs w:val="24"/>
          </w:rPr>
          <w:t xml:space="preserve">plants, where </w:t>
        </w:r>
        <w:r w:rsidR="002F2D17" w:rsidDel="008F1E82">
          <w:rPr>
            <w:rFonts w:ascii="Times New Roman" w:hAnsi="Times New Roman" w:cs="Times New Roman"/>
            <w:sz w:val="24"/>
            <w:szCs w:val="24"/>
          </w:rPr>
          <w:t>multi-stage</w:t>
        </w:r>
        <w:r w:rsidR="00EC5440" w:rsidDel="008F1E82">
          <w:rPr>
            <w:rFonts w:ascii="Times New Roman" w:hAnsi="Times New Roman" w:cs="Times New Roman"/>
            <w:sz w:val="24"/>
            <w:szCs w:val="24"/>
          </w:rPr>
          <w:t xml:space="preserve"> or multi-vector</w:t>
        </w:r>
        <w:r w:rsidR="002F2D17" w:rsidDel="008F1E82">
          <w:rPr>
            <w:rFonts w:ascii="Times New Roman" w:hAnsi="Times New Roman" w:cs="Times New Roman"/>
            <w:sz w:val="24"/>
            <w:szCs w:val="24"/>
          </w:rPr>
          <w:t xml:space="preserve"> dispersal </w:t>
        </w:r>
        <w:r w:rsidR="003B64A5" w:rsidDel="008F1E82">
          <w:rPr>
            <w:rFonts w:ascii="Times New Roman" w:hAnsi="Times New Roman" w:cs="Times New Roman"/>
            <w:sz w:val="24"/>
            <w:szCs w:val="24"/>
          </w:rPr>
          <w:t>is often possible</w:t>
        </w:r>
        <w:r w:rsidR="004526D2" w:rsidDel="008F1E82">
          <w:rPr>
            <w:rFonts w:ascii="Times New Roman" w:hAnsi="Times New Roman" w:cs="Times New Roman"/>
            <w:sz w:val="24"/>
            <w:szCs w:val="24"/>
          </w:rPr>
          <w:t xml:space="preserve"> (e.g., </w:t>
        </w:r>
        <w:r w:rsidR="00F26B8B" w:rsidRPr="00F26B8B" w:rsidDel="008F1E82">
          <w:rPr>
            <w:rFonts w:ascii="Times New Roman" w:hAnsi="Times New Roman" w:cs="Times New Roman"/>
            <w:sz w:val="24"/>
            <w:szCs w:val="24"/>
          </w:rPr>
          <w:t>Herrera and Jordano 1981</w:t>
        </w:r>
        <w:r w:rsidR="004526D2" w:rsidDel="008F1E82">
          <w:rPr>
            <w:rFonts w:ascii="Times New Roman" w:hAnsi="Times New Roman" w:cs="Times New Roman"/>
            <w:sz w:val="24"/>
            <w:szCs w:val="24"/>
          </w:rPr>
          <w:t xml:space="preserve">, </w:t>
        </w:r>
        <w:r w:rsidR="003B64A5" w:rsidDel="008F1E82">
          <w:rPr>
            <w:rFonts w:ascii="Times New Roman" w:hAnsi="Times New Roman" w:cs="Times New Roman"/>
            <w:sz w:val="24"/>
            <w:szCs w:val="24"/>
          </w:rPr>
          <w:t>Ohkawara and Higashi 1994</w:t>
        </w:r>
        <w:r w:rsidR="00CB653E" w:rsidDel="008F1E82">
          <w:rPr>
            <w:rFonts w:ascii="Times New Roman" w:hAnsi="Times New Roman" w:cs="Times New Roman"/>
            <w:sz w:val="24"/>
            <w:szCs w:val="24"/>
          </w:rPr>
          <w:t xml:space="preserve">, Kalisz </w:t>
        </w:r>
        <w:r w:rsidR="00CB653E" w:rsidDel="008F1E82">
          <w:rPr>
            <w:rFonts w:ascii="Times New Roman" w:hAnsi="Times New Roman" w:cs="Times New Roman"/>
            <w:i/>
            <w:iCs/>
            <w:sz w:val="24"/>
            <w:szCs w:val="24"/>
          </w:rPr>
          <w:t>et al</w:t>
        </w:r>
        <w:r w:rsidR="00CB653E" w:rsidDel="008F1E82">
          <w:rPr>
            <w:rFonts w:ascii="Times New Roman" w:hAnsi="Times New Roman" w:cs="Times New Roman"/>
            <w:sz w:val="24"/>
            <w:szCs w:val="24"/>
          </w:rPr>
          <w:t>. 1999</w:t>
        </w:r>
        <w:r w:rsidR="00BC24F3" w:rsidDel="008F1E82">
          <w:rPr>
            <w:rFonts w:ascii="Times New Roman" w:hAnsi="Times New Roman" w:cs="Times New Roman"/>
            <w:sz w:val="24"/>
            <w:szCs w:val="24"/>
          </w:rPr>
          <w:t xml:space="preserve">, </w:t>
        </w:r>
        <w:r w:rsidR="00BC24F3" w:rsidRPr="000F0B0A" w:rsidDel="008F1E82">
          <w:rPr>
            <w:rFonts w:ascii="Times New Roman" w:hAnsi="Times New Roman" w:cs="Times New Roman"/>
            <w:sz w:val="24"/>
            <w:szCs w:val="24"/>
          </w:rPr>
          <w:t xml:space="preserve">Schurr </w:t>
        </w:r>
        <w:r w:rsidR="00BC24F3" w:rsidRPr="000F0B0A" w:rsidDel="008F1E82">
          <w:rPr>
            <w:rFonts w:ascii="Times New Roman" w:hAnsi="Times New Roman" w:cs="Times New Roman"/>
            <w:i/>
            <w:iCs/>
            <w:sz w:val="24"/>
            <w:szCs w:val="24"/>
          </w:rPr>
          <w:t>et al</w:t>
        </w:r>
        <w:r w:rsidR="00BC24F3" w:rsidRPr="000F0B0A" w:rsidDel="008F1E82">
          <w:rPr>
            <w:rFonts w:ascii="Times New Roman" w:hAnsi="Times New Roman" w:cs="Times New Roman"/>
            <w:sz w:val="24"/>
            <w:szCs w:val="24"/>
          </w:rPr>
          <w:t>. 2005</w:t>
        </w:r>
        <w:r w:rsidR="00CB653E" w:rsidDel="008F1E82">
          <w:rPr>
            <w:rFonts w:ascii="Times New Roman" w:hAnsi="Times New Roman" w:cs="Times New Roman"/>
            <w:sz w:val="24"/>
            <w:szCs w:val="24"/>
          </w:rPr>
          <w:t>)</w:t>
        </w:r>
        <w:r w:rsidR="000F0B0A" w:rsidDel="008F1E82">
          <w:rPr>
            <w:rFonts w:ascii="Times New Roman" w:hAnsi="Times New Roman" w:cs="Times New Roman"/>
            <w:sz w:val="24"/>
            <w:szCs w:val="24"/>
          </w:rPr>
          <w:t>.</w:t>
        </w:r>
        <w:commentRangeEnd w:id="181"/>
        <w:r w:rsidR="003D7406" w:rsidDel="008F1E82">
          <w:rPr>
            <w:rStyle w:val="CommentReference"/>
          </w:rPr>
          <w:commentReference w:id="181"/>
        </w:r>
      </w:moveFrom>
      <w:moveFromRangeEnd w:id="185"/>
      <w:ins w:id="187" w:author="Trevor Drees" w:date="2025-09-02T20:19:00Z" w16du:dateUtc="2025-09-03T03:19:00Z">
        <w:r>
          <w:rPr>
            <w:rFonts w:ascii="Times New Roman" w:hAnsi="Times New Roman" w:cs="Times New Roman"/>
            <w:sz w:val="24"/>
            <w:szCs w:val="24"/>
          </w:rPr>
          <w:t>i</w:t>
        </w:r>
      </w:ins>
      <w:moveToRangeStart w:id="188" w:author="Trevor Drees" w:date="2025-09-02T19:35:00Z" w:name="move207734139"/>
      <w:moveTo w:id="189" w:author="Trevor Drees" w:date="2025-09-02T19:35:00Z" w16du:dateUtc="2025-09-03T02:35:00Z">
        <w:del w:id="190" w:author="Trevor Drees" w:date="2025-09-02T19:42:00Z" w16du:dateUtc="2025-09-03T02:42:00Z">
          <w:r w:rsidR="008F1E82" w:rsidDel="008F1E82">
            <w:rPr>
              <w:rFonts w:ascii="Times New Roman" w:hAnsi="Times New Roman" w:cs="Times New Roman"/>
              <w:sz w:val="24"/>
              <w:szCs w:val="24"/>
            </w:rPr>
            <w:delText xml:space="preserve">The surge of </w:delText>
          </w:r>
        </w:del>
        <w:del w:id="191" w:author="Trevor Drees" w:date="2025-09-02T19:59:00Z" w16du:dateUtc="2025-09-03T02:59:00Z">
          <w:r w:rsidR="008F1E82" w:rsidDel="000864D2">
            <w:rPr>
              <w:rFonts w:ascii="Times New Roman" w:hAnsi="Times New Roman" w:cs="Times New Roman"/>
              <w:sz w:val="24"/>
              <w:szCs w:val="24"/>
            </w:rPr>
            <w:delText>i</w:delText>
          </w:r>
        </w:del>
        <w:r w:rsidR="008F1E82">
          <w:rPr>
            <w:rFonts w:ascii="Times New Roman" w:hAnsi="Times New Roman" w:cs="Times New Roman"/>
            <w:sz w:val="24"/>
            <w:szCs w:val="24"/>
          </w:rPr>
          <w:t>nterest in dispersal processes over the past few decades</w:t>
        </w:r>
      </w:moveTo>
      <w:ins w:id="192" w:author="Trevor Drees" w:date="2025-09-02T19:42:00Z" w16du:dateUtc="2025-09-03T02:42:00Z">
        <w:r w:rsidR="008F1E82">
          <w:rPr>
            <w:rFonts w:ascii="Times New Roman" w:hAnsi="Times New Roman" w:cs="Times New Roman"/>
            <w:sz w:val="24"/>
            <w:szCs w:val="24"/>
          </w:rPr>
          <w:t xml:space="preserve"> has surged</w:t>
        </w:r>
      </w:ins>
      <w:moveTo w:id="193" w:author="Trevor Drees" w:date="2025-09-02T19:35:00Z" w16du:dateUtc="2025-09-03T02:35:00Z">
        <w:r w:rsidR="008F1E82">
          <w:rPr>
            <w:rFonts w:ascii="Times New Roman" w:hAnsi="Times New Roman" w:cs="Times New Roman"/>
            <w:sz w:val="24"/>
            <w:szCs w:val="24"/>
          </w:rPr>
          <w:t xml:space="preserve"> (Beckman and Sullivan 2023)</w:t>
        </w:r>
      </w:moveTo>
      <w:ins w:id="194" w:author="Trevor Drees" w:date="2025-09-02T19:42:00Z" w16du:dateUtc="2025-09-03T02:42:00Z">
        <w:r w:rsidR="008F1E82">
          <w:rPr>
            <w:rFonts w:ascii="Times New Roman" w:hAnsi="Times New Roman" w:cs="Times New Roman"/>
            <w:sz w:val="24"/>
            <w:szCs w:val="24"/>
          </w:rPr>
          <w:t>,</w:t>
        </w:r>
      </w:ins>
      <w:moveTo w:id="195" w:author="Trevor Drees" w:date="2025-09-02T19:35:00Z" w16du:dateUtc="2025-09-03T02:35:00Z">
        <w:r w:rsidR="008F1E82">
          <w:rPr>
            <w:rFonts w:ascii="Times New Roman" w:hAnsi="Times New Roman" w:cs="Times New Roman"/>
            <w:sz w:val="24"/>
            <w:szCs w:val="24"/>
          </w:rPr>
          <w:t xml:space="preserve"> indicat</w:t>
        </w:r>
      </w:moveTo>
      <w:ins w:id="196" w:author="Trevor Drees" w:date="2025-09-02T19:42:00Z" w16du:dateUtc="2025-09-03T02:42:00Z">
        <w:r w:rsidR="008F1E82">
          <w:rPr>
            <w:rFonts w:ascii="Times New Roman" w:hAnsi="Times New Roman" w:cs="Times New Roman"/>
            <w:sz w:val="24"/>
            <w:szCs w:val="24"/>
          </w:rPr>
          <w:t>ing</w:t>
        </w:r>
      </w:ins>
      <w:moveTo w:id="197" w:author="Trevor Drees" w:date="2025-09-02T19:35:00Z" w16du:dateUtc="2025-09-03T02:35:00Z">
        <w:del w:id="198" w:author="Trevor Drees" w:date="2025-09-02T19:42:00Z" w16du:dateUtc="2025-09-03T02:42:00Z">
          <w:r w:rsidR="008F1E82" w:rsidDel="008F1E82">
            <w:rPr>
              <w:rFonts w:ascii="Times New Roman" w:hAnsi="Times New Roman" w:cs="Times New Roman"/>
              <w:sz w:val="24"/>
              <w:szCs w:val="24"/>
            </w:rPr>
            <w:delText>es</w:delText>
          </w:r>
        </w:del>
        <w:r w:rsidR="008F1E82">
          <w:rPr>
            <w:rFonts w:ascii="Times New Roman" w:hAnsi="Times New Roman" w:cs="Times New Roman"/>
            <w:sz w:val="24"/>
            <w:szCs w:val="24"/>
          </w:rPr>
          <w:t xml:space="preserve"> increased scientific attention on quantification of</w:t>
        </w:r>
        <w:r w:rsidR="008F1E82" w:rsidRPr="005A129B">
          <w:rPr>
            <w:rFonts w:ascii="Times New Roman" w:hAnsi="Times New Roman" w:cs="Times New Roman"/>
            <w:sz w:val="24"/>
            <w:szCs w:val="24"/>
          </w:rPr>
          <w:t xml:space="preserve"> </w:t>
        </w:r>
        <w:del w:id="199" w:author="Trevor Drees" w:date="2025-09-02T19:35:00Z" w16du:dateUtc="2025-09-03T02:35:00Z">
          <w:r w:rsidR="008F1E82" w:rsidRPr="005A129B" w:rsidDel="008F1E82">
            <w:rPr>
              <w:rFonts w:ascii="Times New Roman" w:hAnsi="Times New Roman" w:cs="Times New Roman"/>
              <w:sz w:val="24"/>
              <w:szCs w:val="24"/>
            </w:rPr>
            <w:delText xml:space="preserve">total </w:delText>
          </w:r>
        </w:del>
        <w:r w:rsidR="008F1E82" w:rsidRPr="005A129B">
          <w:rPr>
            <w:rFonts w:ascii="Times New Roman" w:hAnsi="Times New Roman" w:cs="Times New Roman"/>
            <w:sz w:val="24"/>
            <w:szCs w:val="24"/>
          </w:rPr>
          <w:t>dispersal</w:t>
        </w:r>
        <w:del w:id="200" w:author="Trevor Drees" w:date="2025-09-02T19:42:00Z" w16du:dateUtc="2025-09-03T02:42:00Z">
          <w:r w:rsidR="008F1E82" w:rsidRPr="005A129B" w:rsidDel="008F1E82">
            <w:rPr>
              <w:rFonts w:ascii="Times New Roman" w:hAnsi="Times New Roman" w:cs="Times New Roman"/>
              <w:sz w:val="24"/>
              <w:szCs w:val="24"/>
            </w:rPr>
            <w:delText xml:space="preserve"> i</w:delText>
          </w:r>
          <w:r w:rsidR="008F1E82" w:rsidDel="008F1E82">
            <w:rPr>
              <w:rFonts w:ascii="Times New Roman" w:hAnsi="Times New Roman" w:cs="Times New Roman"/>
              <w:sz w:val="24"/>
              <w:szCs w:val="24"/>
            </w:rPr>
            <w:delText>n</w:delText>
          </w:r>
        </w:del>
        <w:del w:id="201" w:author="Trevor Drees" w:date="2025-09-02T19:35:00Z" w16du:dateUtc="2025-09-03T02:35:00Z">
          <w:r w:rsidR="008F1E82" w:rsidDel="008F1E82">
            <w:rPr>
              <w:rFonts w:ascii="Times New Roman" w:hAnsi="Times New Roman" w:cs="Times New Roman"/>
              <w:sz w:val="24"/>
              <w:szCs w:val="24"/>
            </w:rPr>
            <w:delText xml:space="preserve"> plants</w:delText>
          </w:r>
        </w:del>
        <w:del w:id="202" w:author="Trevor Drees" w:date="2025-09-02T19:42:00Z" w16du:dateUtc="2025-09-03T02:42:00Z">
          <w:r w:rsidR="008F1E82" w:rsidDel="008F1E82">
            <w:rPr>
              <w:rFonts w:ascii="Times New Roman" w:hAnsi="Times New Roman" w:cs="Times New Roman"/>
              <w:sz w:val="24"/>
              <w:szCs w:val="24"/>
            </w:rPr>
            <w:delText>,</w:delText>
          </w:r>
        </w:del>
        <w:r w:rsidR="008F1E82" w:rsidRPr="005A129B">
          <w:rPr>
            <w:rFonts w:ascii="Times New Roman" w:hAnsi="Times New Roman" w:cs="Times New Roman"/>
            <w:sz w:val="24"/>
            <w:szCs w:val="24"/>
          </w:rPr>
          <w:t xml:space="preserve"> for </w:t>
        </w:r>
        <w:r w:rsidR="008F1E82">
          <w:rPr>
            <w:rFonts w:ascii="Times New Roman" w:hAnsi="Times New Roman" w:cs="Times New Roman"/>
            <w:sz w:val="24"/>
            <w:szCs w:val="24"/>
          </w:rPr>
          <w:t>a multitude of</w:t>
        </w:r>
        <w:r w:rsidR="008F1E82" w:rsidRPr="005A129B">
          <w:rPr>
            <w:rFonts w:ascii="Times New Roman" w:hAnsi="Times New Roman" w:cs="Times New Roman"/>
            <w:sz w:val="24"/>
            <w:szCs w:val="24"/>
          </w:rPr>
          <w:t xml:space="preserve"> reasons</w:t>
        </w:r>
        <w:r w:rsidR="008F1E82">
          <w:rPr>
            <w:rFonts w:ascii="Times New Roman" w:hAnsi="Times New Roman" w:cs="Times New Roman"/>
            <w:sz w:val="24"/>
            <w:szCs w:val="24"/>
          </w:rPr>
          <w:t xml:space="preserve"> </w:t>
        </w:r>
        <w:r w:rsidR="008F1E82" w:rsidRPr="005A129B">
          <w:rPr>
            <w:rFonts w:ascii="Times New Roman" w:hAnsi="Times New Roman" w:cs="Times New Roman"/>
            <w:sz w:val="24"/>
            <w:szCs w:val="24"/>
          </w:rPr>
          <w:t xml:space="preserve">(Shea 2007). </w:t>
        </w:r>
        <w:del w:id="203" w:author="Trevor Drees" w:date="2025-09-03T20:47:00Z" w16du:dateUtc="2025-09-04T03:47:00Z">
          <w:r w:rsidR="008F1E82" w:rsidDel="00C5556F">
            <w:rPr>
              <w:rFonts w:ascii="Times New Roman" w:hAnsi="Times New Roman" w:cs="Times New Roman"/>
              <w:sz w:val="24"/>
              <w:szCs w:val="24"/>
            </w:rPr>
            <w:delText>Estimates of</w:delText>
          </w:r>
        </w:del>
      </w:moveTo>
      <w:ins w:id="204" w:author="Trevor Drees" w:date="2025-09-03T20:47:00Z" w16du:dateUtc="2025-09-04T03:47:00Z">
        <w:r w:rsidR="00C5556F">
          <w:rPr>
            <w:rFonts w:ascii="Times New Roman" w:hAnsi="Times New Roman" w:cs="Times New Roman"/>
            <w:sz w:val="24"/>
            <w:szCs w:val="24"/>
          </w:rPr>
          <w:t>Quantifying</w:t>
        </w:r>
      </w:ins>
      <w:moveTo w:id="205" w:author="Trevor Drees" w:date="2025-09-02T19:35:00Z" w16du:dateUtc="2025-09-03T02:35:00Z">
        <w:r w:rsidR="008F1E82">
          <w:rPr>
            <w:rFonts w:ascii="Times New Roman" w:hAnsi="Times New Roman" w:cs="Times New Roman"/>
            <w:sz w:val="24"/>
            <w:szCs w:val="24"/>
          </w:rPr>
          <w:t xml:space="preserve"> </w:t>
        </w:r>
        <w:del w:id="206" w:author="Trevor Drees" w:date="2025-09-02T19:58:00Z" w16du:dateUtc="2025-09-03T02:58:00Z">
          <w:r w:rsidR="008F1E82" w:rsidDel="000864D2">
            <w:rPr>
              <w:rFonts w:ascii="Times New Roman" w:hAnsi="Times New Roman" w:cs="Times New Roman"/>
              <w:sz w:val="24"/>
              <w:szCs w:val="24"/>
            </w:rPr>
            <w:delText xml:space="preserve">total </w:delText>
          </w:r>
        </w:del>
        <w:r w:rsidR="008F1E82">
          <w:rPr>
            <w:rFonts w:ascii="Times New Roman" w:hAnsi="Times New Roman" w:cs="Times New Roman"/>
            <w:sz w:val="24"/>
            <w:szCs w:val="24"/>
          </w:rPr>
          <w:t xml:space="preserve">dispersal </w:t>
        </w:r>
        <w:del w:id="207" w:author="Trevor Drees" w:date="2025-09-02T21:25:00Z" w16du:dateUtc="2025-09-03T04:25:00Z">
          <w:r w:rsidR="008F1E82" w:rsidDel="00084BB8">
            <w:rPr>
              <w:rFonts w:ascii="Times New Roman" w:hAnsi="Times New Roman" w:cs="Times New Roman"/>
              <w:sz w:val="24"/>
              <w:szCs w:val="24"/>
            </w:rPr>
            <w:delText>help</w:delText>
          </w:r>
        </w:del>
      </w:moveTo>
      <w:ins w:id="208" w:author="Trevor Drees" w:date="2025-09-03T20:47:00Z" w16du:dateUtc="2025-09-04T03:47:00Z">
        <w:r w:rsidR="00C5556F">
          <w:rPr>
            <w:rFonts w:ascii="Times New Roman" w:hAnsi="Times New Roman" w:cs="Times New Roman"/>
            <w:sz w:val="24"/>
            <w:szCs w:val="24"/>
          </w:rPr>
          <w:t>is</w:t>
        </w:r>
      </w:ins>
      <w:ins w:id="209" w:author="Trevor Drees" w:date="2025-09-02T21:23:00Z" w16du:dateUtc="2025-09-03T04:23:00Z">
        <w:r w:rsidR="00084BB8">
          <w:rPr>
            <w:rFonts w:ascii="Times New Roman" w:hAnsi="Times New Roman" w:cs="Times New Roman"/>
            <w:sz w:val="24"/>
            <w:szCs w:val="24"/>
          </w:rPr>
          <w:t xml:space="preserve"> </w:t>
        </w:r>
      </w:ins>
      <w:ins w:id="210" w:author="Trevor Drees" w:date="2025-09-03T20:48:00Z" w16du:dateUtc="2025-09-04T03:48:00Z">
        <w:r w:rsidR="00C5556F">
          <w:rPr>
            <w:rFonts w:ascii="Times New Roman" w:hAnsi="Times New Roman" w:cs="Times New Roman"/>
            <w:sz w:val="24"/>
            <w:szCs w:val="24"/>
          </w:rPr>
          <w:t xml:space="preserve">a </w:t>
        </w:r>
      </w:ins>
      <w:ins w:id="211" w:author="Trevor Drees" w:date="2025-09-02T21:23:00Z" w16du:dateUtc="2025-09-03T04:23:00Z">
        <w:r w:rsidR="00084BB8">
          <w:rPr>
            <w:rFonts w:ascii="Times New Roman" w:hAnsi="Times New Roman" w:cs="Times New Roman"/>
            <w:sz w:val="24"/>
            <w:szCs w:val="24"/>
          </w:rPr>
          <w:t>scientifically</w:t>
        </w:r>
      </w:ins>
      <w:ins w:id="212" w:author="Trevor Drees" w:date="2025-09-03T20:48:00Z" w16du:dateUtc="2025-09-04T03:48:00Z">
        <w:r w:rsidR="00C5556F">
          <w:rPr>
            <w:rFonts w:ascii="Times New Roman" w:hAnsi="Times New Roman" w:cs="Times New Roman"/>
            <w:sz w:val="24"/>
            <w:szCs w:val="24"/>
          </w:rPr>
          <w:t xml:space="preserve"> </w:t>
        </w:r>
      </w:ins>
      <w:ins w:id="213" w:author="Trevor Drees" w:date="2025-09-02T21:23:00Z" w16du:dateUtc="2025-09-03T04:23:00Z">
        <w:r w:rsidR="00084BB8">
          <w:rPr>
            <w:rFonts w:ascii="Times New Roman" w:hAnsi="Times New Roman" w:cs="Times New Roman"/>
            <w:sz w:val="24"/>
            <w:szCs w:val="24"/>
          </w:rPr>
          <w:t>valu</w:t>
        </w:r>
      </w:ins>
      <w:ins w:id="214" w:author="Trevor Drees" w:date="2025-09-02T21:24:00Z" w16du:dateUtc="2025-09-03T04:24:00Z">
        <w:r w:rsidR="00084BB8">
          <w:rPr>
            <w:rFonts w:ascii="Times New Roman" w:hAnsi="Times New Roman" w:cs="Times New Roman"/>
            <w:sz w:val="24"/>
            <w:szCs w:val="24"/>
          </w:rPr>
          <w:t>able</w:t>
        </w:r>
      </w:ins>
      <w:ins w:id="215" w:author="Trevor Drees" w:date="2025-09-03T20:48:00Z" w16du:dateUtc="2025-09-04T03:48:00Z">
        <w:r w:rsidR="00C5556F">
          <w:rPr>
            <w:rFonts w:ascii="Times New Roman" w:hAnsi="Times New Roman" w:cs="Times New Roman"/>
            <w:sz w:val="24"/>
            <w:szCs w:val="24"/>
          </w:rPr>
          <w:t xml:space="preserve"> </w:t>
        </w:r>
        <w:proofErr w:type="spellStart"/>
        <w:r w:rsidR="00C5556F">
          <w:rPr>
            <w:rFonts w:ascii="Times New Roman" w:hAnsi="Times New Roman" w:cs="Times New Roman"/>
            <w:sz w:val="24"/>
            <w:szCs w:val="24"/>
          </w:rPr>
          <w:t>endeavor</w:t>
        </w:r>
      </w:ins>
      <w:proofErr w:type="spellEnd"/>
      <w:ins w:id="216" w:author="Trevor Drees" w:date="2025-09-02T21:24:00Z" w16du:dateUtc="2025-09-03T04:24:00Z">
        <w:r w:rsidR="00084BB8">
          <w:rPr>
            <w:rFonts w:ascii="Times New Roman" w:hAnsi="Times New Roman" w:cs="Times New Roman"/>
            <w:sz w:val="24"/>
            <w:szCs w:val="24"/>
          </w:rPr>
          <w:t xml:space="preserve"> because </w:t>
        </w:r>
      </w:ins>
      <w:ins w:id="217" w:author="Trevor Drees" w:date="2025-09-03T20:48:00Z" w16du:dateUtc="2025-09-04T03:48:00Z">
        <w:r w:rsidR="00C5556F">
          <w:rPr>
            <w:rFonts w:ascii="Times New Roman" w:hAnsi="Times New Roman" w:cs="Times New Roman"/>
            <w:sz w:val="24"/>
            <w:szCs w:val="24"/>
          </w:rPr>
          <w:t>it</w:t>
        </w:r>
      </w:ins>
      <w:ins w:id="218" w:author="Trevor Drees" w:date="2025-09-02T21:24:00Z" w16du:dateUtc="2025-09-03T04:24:00Z">
        <w:r w:rsidR="00084BB8">
          <w:rPr>
            <w:rFonts w:ascii="Times New Roman" w:hAnsi="Times New Roman" w:cs="Times New Roman"/>
            <w:sz w:val="24"/>
            <w:szCs w:val="24"/>
          </w:rPr>
          <w:t xml:space="preserve"> can help</w:t>
        </w:r>
      </w:ins>
      <w:moveTo w:id="219" w:author="Trevor Drees" w:date="2025-09-02T19:35:00Z" w16du:dateUtc="2025-09-03T02:35:00Z">
        <w:r w:rsidR="008F1E82">
          <w:rPr>
            <w:rFonts w:ascii="Times New Roman" w:hAnsi="Times New Roman" w:cs="Times New Roman"/>
            <w:sz w:val="24"/>
            <w:szCs w:val="24"/>
          </w:rPr>
          <w:t xml:space="preserve"> us better understand propagule movement processes that are critical in</w:t>
        </w:r>
        <w:r w:rsidR="008F1E82" w:rsidRPr="005A129B">
          <w:rPr>
            <w:rFonts w:ascii="Times New Roman" w:hAnsi="Times New Roman" w:cs="Times New Roman"/>
            <w:sz w:val="24"/>
            <w:szCs w:val="24"/>
          </w:rPr>
          <w:t xml:space="preserve"> invasion, range expansion, metapopulation dynamics</w:t>
        </w:r>
        <w:r w:rsidR="008F1E82">
          <w:rPr>
            <w:rFonts w:ascii="Times New Roman" w:hAnsi="Times New Roman" w:cs="Times New Roman"/>
            <w:sz w:val="24"/>
            <w:szCs w:val="24"/>
          </w:rPr>
          <w:t>,</w:t>
        </w:r>
        <w:r w:rsidR="008F1E82" w:rsidRPr="005A129B">
          <w:rPr>
            <w:rFonts w:ascii="Times New Roman" w:hAnsi="Times New Roman" w:cs="Times New Roman"/>
            <w:sz w:val="24"/>
            <w:szCs w:val="24"/>
          </w:rPr>
          <w:t xml:space="preserve"> </w:t>
        </w:r>
        <w:r w:rsidR="008F1E82">
          <w:rPr>
            <w:rFonts w:ascii="Times New Roman" w:hAnsi="Times New Roman" w:cs="Times New Roman"/>
            <w:sz w:val="24"/>
            <w:szCs w:val="24"/>
          </w:rPr>
          <w:t>and</w:t>
        </w:r>
        <w:r w:rsidR="008F1E82" w:rsidRPr="005A129B">
          <w:rPr>
            <w:rFonts w:ascii="Times New Roman" w:hAnsi="Times New Roman" w:cs="Times New Roman"/>
            <w:sz w:val="24"/>
            <w:szCs w:val="24"/>
          </w:rPr>
          <w:t xml:space="preserve"> other</w:t>
        </w:r>
        <w:r w:rsidR="008F1E82">
          <w:rPr>
            <w:rFonts w:ascii="Times New Roman" w:hAnsi="Times New Roman" w:cs="Times New Roman"/>
            <w:sz w:val="24"/>
            <w:szCs w:val="24"/>
          </w:rPr>
          <w:t xml:space="preserve"> ecologically important </w:t>
        </w:r>
        <w:r w:rsidR="008F1E82" w:rsidRPr="005A129B">
          <w:rPr>
            <w:rFonts w:ascii="Times New Roman" w:hAnsi="Times New Roman" w:cs="Times New Roman"/>
            <w:sz w:val="24"/>
            <w:szCs w:val="24"/>
          </w:rPr>
          <w:t xml:space="preserve">processes </w:t>
        </w:r>
        <w:r w:rsidR="008F1E82">
          <w:rPr>
            <w:rFonts w:ascii="Times New Roman" w:hAnsi="Times New Roman" w:cs="Times New Roman"/>
            <w:sz w:val="24"/>
            <w:szCs w:val="24"/>
          </w:rPr>
          <w:t>involved in the</w:t>
        </w:r>
        <w:r w:rsidR="008F1E82" w:rsidRPr="005A129B">
          <w:rPr>
            <w:rFonts w:ascii="Times New Roman" w:hAnsi="Times New Roman" w:cs="Times New Roman"/>
            <w:sz w:val="24"/>
            <w:szCs w:val="24"/>
          </w:rPr>
          <w:t xml:space="preserve"> spatiotemporal dynamics of </w:t>
        </w:r>
        <w:r w:rsidR="008F1E82">
          <w:rPr>
            <w:rFonts w:ascii="Times New Roman" w:hAnsi="Times New Roman" w:cs="Times New Roman"/>
            <w:sz w:val="24"/>
            <w:szCs w:val="24"/>
          </w:rPr>
          <w:t>populations and</w:t>
        </w:r>
        <w:r w:rsidR="008F1E82" w:rsidRPr="005A129B">
          <w:rPr>
            <w:rFonts w:ascii="Times New Roman" w:hAnsi="Times New Roman" w:cs="Times New Roman"/>
            <w:sz w:val="24"/>
            <w:szCs w:val="24"/>
          </w:rPr>
          <w:t xml:space="preserve"> communities. </w:t>
        </w:r>
        <w:r w:rsidR="008F1E82">
          <w:rPr>
            <w:rFonts w:ascii="Times New Roman" w:hAnsi="Times New Roman" w:cs="Times New Roman"/>
            <w:sz w:val="24"/>
            <w:szCs w:val="24"/>
          </w:rPr>
          <w:t>Because estimates of dispersal</w:t>
        </w:r>
        <w:del w:id="220" w:author="Trevor Drees" w:date="2025-09-02T20:32:00Z" w16du:dateUtc="2025-09-03T03:32:00Z">
          <w:r w:rsidR="008F1E82" w:rsidDel="00915847">
            <w:rPr>
              <w:rFonts w:ascii="Times New Roman" w:hAnsi="Times New Roman" w:cs="Times New Roman"/>
              <w:sz w:val="24"/>
              <w:szCs w:val="24"/>
            </w:rPr>
            <w:delText>,</w:delText>
          </w:r>
        </w:del>
        <w:r w:rsidR="008F1E82">
          <w:rPr>
            <w:rFonts w:ascii="Times New Roman" w:hAnsi="Times New Roman" w:cs="Times New Roman"/>
            <w:sz w:val="24"/>
            <w:szCs w:val="24"/>
          </w:rPr>
          <w:t xml:space="preserve"> </w:t>
        </w:r>
        <w:del w:id="221" w:author="Trevor Drees" w:date="2025-09-02T20:32:00Z" w16du:dateUtc="2025-09-03T03:32:00Z">
          <w:r w:rsidR="008F1E82" w:rsidDel="00915847">
            <w:rPr>
              <w:rFonts w:ascii="Times New Roman" w:hAnsi="Times New Roman" w:cs="Times New Roman"/>
              <w:sz w:val="24"/>
              <w:szCs w:val="24"/>
            </w:rPr>
            <w:delText xml:space="preserve">such as </w:delText>
          </w:r>
          <w:r w:rsidR="008F1E82" w:rsidRPr="005A129B" w:rsidDel="00915847">
            <w:rPr>
              <w:rFonts w:ascii="Times New Roman" w:hAnsi="Times New Roman" w:cs="Times New Roman"/>
              <w:sz w:val="24"/>
              <w:szCs w:val="24"/>
            </w:rPr>
            <w:delText>dispersal kernels</w:delText>
          </w:r>
          <w:r w:rsidR="008F1E82" w:rsidDel="00915847">
            <w:rPr>
              <w:rFonts w:ascii="Times New Roman" w:hAnsi="Times New Roman" w:cs="Times New Roman"/>
              <w:sz w:val="24"/>
              <w:szCs w:val="24"/>
            </w:rPr>
            <w:delText xml:space="preserve"> (i.e. probability distributions of dispersal distances), </w:delText>
          </w:r>
        </w:del>
        <w:r w:rsidR="008F1E82" w:rsidRPr="005A129B">
          <w:rPr>
            <w:rFonts w:ascii="Times New Roman" w:hAnsi="Times New Roman" w:cs="Times New Roman"/>
            <w:sz w:val="24"/>
            <w:szCs w:val="24"/>
          </w:rPr>
          <w:t xml:space="preserve">are typically used in </w:t>
        </w:r>
        <w:proofErr w:type="spellStart"/>
        <w:r w:rsidR="008F1E82" w:rsidRPr="005A129B">
          <w:rPr>
            <w:rFonts w:ascii="Times New Roman" w:hAnsi="Times New Roman" w:cs="Times New Roman"/>
            <w:sz w:val="24"/>
            <w:szCs w:val="24"/>
          </w:rPr>
          <w:t>mode</w:t>
        </w:r>
        <w:del w:id="222" w:author="Trevor Drees" w:date="2025-09-04T15:24:00Z" w16du:dateUtc="2025-09-04T22:24:00Z">
          <w:r w:rsidR="008F1E82" w:rsidRPr="005A129B" w:rsidDel="00C57EF9">
            <w:rPr>
              <w:rFonts w:ascii="Times New Roman" w:hAnsi="Times New Roman" w:cs="Times New Roman"/>
              <w:sz w:val="24"/>
              <w:szCs w:val="24"/>
            </w:rPr>
            <w:delText>l</w:delText>
          </w:r>
        </w:del>
        <w:r w:rsidR="008F1E82" w:rsidRPr="005A129B">
          <w:rPr>
            <w:rFonts w:ascii="Times New Roman" w:hAnsi="Times New Roman" w:cs="Times New Roman"/>
            <w:sz w:val="24"/>
            <w:szCs w:val="24"/>
          </w:rPr>
          <w:t>ling</w:t>
        </w:r>
        <w:proofErr w:type="spellEnd"/>
        <w:r w:rsidR="008F1E82" w:rsidRPr="005A129B">
          <w:rPr>
            <w:rFonts w:ascii="Times New Roman" w:hAnsi="Times New Roman" w:cs="Times New Roman"/>
            <w:sz w:val="24"/>
            <w:szCs w:val="24"/>
          </w:rPr>
          <w:t xml:space="preserve"> </w:t>
        </w:r>
        <w:r w:rsidR="008F1E82">
          <w:rPr>
            <w:rFonts w:ascii="Times New Roman" w:hAnsi="Times New Roman" w:cs="Times New Roman"/>
            <w:sz w:val="24"/>
            <w:szCs w:val="24"/>
          </w:rPr>
          <w:t>these processes</w:t>
        </w:r>
        <w:r w:rsidR="008F1E82" w:rsidRPr="005A129B">
          <w:rPr>
            <w:rFonts w:ascii="Times New Roman" w:hAnsi="Times New Roman" w:cs="Times New Roman"/>
            <w:sz w:val="24"/>
            <w:szCs w:val="24"/>
          </w:rPr>
          <w:t xml:space="preserve"> (e.g., Kot </w:t>
        </w:r>
        <w:r w:rsidR="008F1E82" w:rsidRPr="005A129B">
          <w:rPr>
            <w:rFonts w:ascii="Times New Roman" w:hAnsi="Times New Roman" w:cs="Times New Roman"/>
            <w:i/>
            <w:iCs/>
            <w:sz w:val="24"/>
            <w:szCs w:val="24"/>
          </w:rPr>
          <w:t>et al</w:t>
        </w:r>
        <w:r w:rsidR="008F1E82" w:rsidRPr="005A129B">
          <w:rPr>
            <w:rFonts w:ascii="Times New Roman" w:hAnsi="Times New Roman" w:cs="Times New Roman"/>
            <w:sz w:val="24"/>
            <w:szCs w:val="24"/>
          </w:rPr>
          <w:t>. 1996</w:t>
        </w:r>
        <w:r w:rsidR="008F1E82">
          <w:rPr>
            <w:rFonts w:ascii="Times New Roman" w:hAnsi="Times New Roman" w:cs="Times New Roman"/>
            <w:sz w:val="24"/>
            <w:szCs w:val="24"/>
          </w:rPr>
          <w:t>,</w:t>
        </w:r>
        <w:r w:rsidR="008F1E82" w:rsidRPr="005A129B">
          <w:rPr>
            <w:rFonts w:ascii="Times New Roman" w:hAnsi="Times New Roman" w:cs="Times New Roman"/>
            <w:sz w:val="24"/>
            <w:szCs w:val="24"/>
          </w:rPr>
          <w:t xml:space="preserve"> Neubert and Caswell 2000</w:t>
        </w:r>
        <w:r w:rsidR="008F1E82">
          <w:rPr>
            <w:rFonts w:ascii="Times New Roman" w:hAnsi="Times New Roman" w:cs="Times New Roman"/>
            <w:sz w:val="24"/>
            <w:szCs w:val="24"/>
          </w:rPr>
          <w:t xml:space="preserve">, Drees </w:t>
        </w:r>
        <w:r w:rsidR="008F1E82">
          <w:rPr>
            <w:rFonts w:ascii="Times New Roman" w:hAnsi="Times New Roman" w:cs="Times New Roman"/>
            <w:i/>
            <w:iCs/>
            <w:sz w:val="24"/>
            <w:szCs w:val="24"/>
          </w:rPr>
          <w:t>et al.</w:t>
        </w:r>
        <w:r w:rsidR="008F1E82">
          <w:rPr>
            <w:rFonts w:ascii="Times New Roman" w:hAnsi="Times New Roman" w:cs="Times New Roman"/>
            <w:sz w:val="24"/>
            <w:szCs w:val="24"/>
          </w:rPr>
          <w:t xml:space="preserve"> 2023</w:t>
        </w:r>
        <w:r w:rsidR="008F1E82" w:rsidRPr="005A129B">
          <w:rPr>
            <w:rFonts w:ascii="Times New Roman" w:hAnsi="Times New Roman" w:cs="Times New Roman"/>
            <w:sz w:val="24"/>
            <w:szCs w:val="24"/>
          </w:rPr>
          <w:t>)</w:t>
        </w:r>
        <w:r w:rsidR="008F1E82">
          <w:rPr>
            <w:rFonts w:ascii="Times New Roman" w:hAnsi="Times New Roman" w:cs="Times New Roman"/>
            <w:sz w:val="24"/>
            <w:szCs w:val="24"/>
          </w:rPr>
          <w:t xml:space="preserve">, </w:t>
        </w:r>
      </w:moveTo>
      <w:ins w:id="223" w:author="Trevor Drees" w:date="2025-09-02T19:50:00Z" w16du:dateUtc="2025-09-03T02:50:00Z">
        <w:r w:rsidR="00472A8F">
          <w:rPr>
            <w:rFonts w:ascii="Times New Roman" w:hAnsi="Times New Roman" w:cs="Times New Roman"/>
            <w:sz w:val="24"/>
            <w:szCs w:val="24"/>
          </w:rPr>
          <w:t xml:space="preserve">properly </w:t>
        </w:r>
      </w:ins>
      <w:moveTo w:id="224" w:author="Trevor Drees" w:date="2025-09-02T19:35:00Z" w16du:dateUtc="2025-09-03T02:35:00Z">
        <w:r w:rsidR="008F1E82">
          <w:rPr>
            <w:rFonts w:ascii="Times New Roman" w:hAnsi="Times New Roman" w:cs="Times New Roman"/>
            <w:sz w:val="24"/>
            <w:szCs w:val="24"/>
          </w:rPr>
          <w:t>q</w:t>
        </w:r>
        <w:r w:rsidR="008F1E82" w:rsidRPr="005A129B">
          <w:rPr>
            <w:rFonts w:ascii="Times New Roman" w:hAnsi="Times New Roman" w:cs="Times New Roman"/>
            <w:sz w:val="24"/>
            <w:szCs w:val="24"/>
          </w:rPr>
          <w:t>uantifying</w:t>
        </w:r>
      </w:moveTo>
      <w:ins w:id="225" w:author="Trevor Drees" w:date="2025-09-02T19:50:00Z" w16du:dateUtc="2025-09-03T02:50:00Z">
        <w:r w:rsidR="00472A8F">
          <w:rPr>
            <w:rFonts w:ascii="Times New Roman" w:hAnsi="Times New Roman" w:cs="Times New Roman"/>
            <w:sz w:val="24"/>
            <w:szCs w:val="24"/>
          </w:rPr>
          <w:t xml:space="preserve"> </w:t>
        </w:r>
      </w:ins>
      <w:moveTo w:id="226" w:author="Trevor Drees" w:date="2025-09-02T19:35:00Z" w16du:dateUtc="2025-09-03T02:35:00Z">
        <w:del w:id="227" w:author="Trevor Drees" w:date="2025-09-02T19:50:00Z" w16du:dateUtc="2025-09-03T02:50:00Z">
          <w:r w:rsidR="008F1E82" w:rsidRPr="005A129B" w:rsidDel="00472A8F">
            <w:rPr>
              <w:rFonts w:ascii="Times New Roman" w:hAnsi="Times New Roman" w:cs="Times New Roman"/>
              <w:sz w:val="24"/>
              <w:szCs w:val="24"/>
            </w:rPr>
            <w:delText xml:space="preserve"> all </w:delText>
          </w:r>
        </w:del>
        <w:r w:rsidR="008F1E82">
          <w:rPr>
            <w:rFonts w:ascii="Times New Roman" w:hAnsi="Times New Roman" w:cs="Times New Roman"/>
            <w:sz w:val="24"/>
            <w:szCs w:val="24"/>
          </w:rPr>
          <w:t xml:space="preserve">dispersal </w:t>
        </w:r>
        <w:del w:id="228" w:author="Trevor Drees" w:date="2025-09-02T19:50:00Z" w16du:dateUtc="2025-09-03T02:50:00Z">
          <w:r w:rsidR="008F1E82" w:rsidDel="00472A8F">
            <w:rPr>
              <w:rFonts w:ascii="Times New Roman" w:hAnsi="Times New Roman" w:cs="Times New Roman"/>
              <w:sz w:val="24"/>
              <w:szCs w:val="24"/>
            </w:rPr>
            <w:delText>vectors</w:delText>
          </w:r>
          <w:r w:rsidR="008F1E82" w:rsidRPr="005A129B" w:rsidDel="00472A8F">
            <w:rPr>
              <w:rFonts w:ascii="Times New Roman" w:hAnsi="Times New Roman" w:cs="Times New Roman"/>
              <w:sz w:val="24"/>
              <w:szCs w:val="24"/>
            </w:rPr>
            <w:delText xml:space="preserve"> and developing</w:delText>
          </w:r>
          <w:r w:rsidR="008F1E82" w:rsidDel="00472A8F">
            <w:rPr>
              <w:rFonts w:ascii="Times New Roman" w:hAnsi="Times New Roman" w:cs="Times New Roman"/>
              <w:sz w:val="24"/>
              <w:szCs w:val="24"/>
            </w:rPr>
            <w:delText xml:space="preserve"> estimates of</w:delText>
          </w:r>
          <w:r w:rsidR="008F1E82" w:rsidRPr="005A129B" w:rsidDel="00472A8F">
            <w:rPr>
              <w:rFonts w:ascii="Times New Roman" w:hAnsi="Times New Roman" w:cs="Times New Roman"/>
              <w:sz w:val="24"/>
              <w:szCs w:val="24"/>
            </w:rPr>
            <w:delText xml:space="preserve"> total dispersal </w:delText>
          </w:r>
        </w:del>
        <w:del w:id="229" w:author="Trevor Drees" w:date="2025-09-02T21:24:00Z" w16du:dateUtc="2025-09-03T04:24:00Z">
          <w:r w:rsidR="008F1E82" w:rsidDel="00084BB8">
            <w:rPr>
              <w:rFonts w:ascii="Times New Roman" w:hAnsi="Times New Roman" w:cs="Times New Roman"/>
              <w:sz w:val="24"/>
              <w:szCs w:val="24"/>
            </w:rPr>
            <w:delText>can</w:delText>
          </w:r>
          <w:r w:rsidR="008F1E82" w:rsidRPr="005A129B" w:rsidDel="00084BB8">
            <w:rPr>
              <w:rFonts w:ascii="Times New Roman" w:hAnsi="Times New Roman" w:cs="Times New Roman"/>
              <w:sz w:val="24"/>
              <w:szCs w:val="24"/>
            </w:rPr>
            <w:delText xml:space="preserve"> allow </w:delText>
          </w:r>
          <w:r w:rsidR="008F1E82" w:rsidDel="00084BB8">
            <w:rPr>
              <w:rFonts w:ascii="Times New Roman" w:hAnsi="Times New Roman" w:cs="Times New Roman"/>
              <w:sz w:val="24"/>
              <w:szCs w:val="24"/>
            </w:rPr>
            <w:delText>for</w:delText>
          </w:r>
          <w:r w:rsidR="008F1E82" w:rsidRPr="005A129B" w:rsidDel="00084BB8">
            <w:rPr>
              <w:rFonts w:ascii="Times New Roman" w:hAnsi="Times New Roman" w:cs="Times New Roman"/>
              <w:sz w:val="24"/>
              <w:szCs w:val="24"/>
            </w:rPr>
            <w:delText xml:space="preserve"> more accurate estimates</w:delText>
          </w:r>
        </w:del>
      </w:moveTo>
      <w:ins w:id="230" w:author="Trevor Drees" w:date="2025-09-02T21:24:00Z" w16du:dateUtc="2025-09-03T04:24:00Z">
        <w:r w:rsidR="00084BB8">
          <w:rPr>
            <w:rFonts w:ascii="Times New Roman" w:hAnsi="Times New Roman" w:cs="Times New Roman"/>
            <w:sz w:val="24"/>
            <w:szCs w:val="24"/>
          </w:rPr>
          <w:t>is most useful for accurately estimating</w:t>
        </w:r>
      </w:ins>
      <w:moveTo w:id="231" w:author="Trevor Drees" w:date="2025-09-02T19:35:00Z" w16du:dateUtc="2025-09-03T02:35:00Z">
        <w:r w:rsidR="008F1E82" w:rsidRPr="005A129B">
          <w:rPr>
            <w:rFonts w:ascii="Times New Roman" w:hAnsi="Times New Roman" w:cs="Times New Roman"/>
            <w:sz w:val="24"/>
            <w:szCs w:val="24"/>
          </w:rPr>
          <w:t xml:space="preserve"> </w:t>
        </w:r>
        <w:del w:id="232" w:author="Trevor Drees" w:date="2025-09-02T20:34:00Z" w16du:dateUtc="2025-09-03T03:34:00Z">
          <w:r w:rsidR="008F1E82" w:rsidRPr="005A129B" w:rsidDel="00915847">
            <w:rPr>
              <w:rFonts w:ascii="Times New Roman" w:hAnsi="Times New Roman" w:cs="Times New Roman"/>
              <w:sz w:val="24"/>
              <w:szCs w:val="24"/>
            </w:rPr>
            <w:delText xml:space="preserve">of </w:delText>
          </w:r>
          <w:r w:rsidR="008F1E82" w:rsidDel="00915847">
            <w:rPr>
              <w:rFonts w:ascii="Times New Roman" w:hAnsi="Times New Roman" w:cs="Times New Roman"/>
              <w:sz w:val="24"/>
              <w:szCs w:val="24"/>
            </w:rPr>
            <w:delText>spread rates</w:delText>
          </w:r>
        </w:del>
      </w:moveTo>
      <w:ins w:id="233" w:author="Trevor Drees" w:date="2025-09-02T20:34:00Z" w16du:dateUtc="2025-09-03T03:34:00Z">
        <w:r w:rsidR="00915847">
          <w:rPr>
            <w:rFonts w:ascii="Times New Roman" w:hAnsi="Times New Roman" w:cs="Times New Roman"/>
            <w:sz w:val="24"/>
            <w:szCs w:val="24"/>
          </w:rPr>
          <w:t xml:space="preserve">how </w:t>
        </w:r>
        <w:r w:rsidR="00915847">
          <w:rPr>
            <w:rFonts w:ascii="Times New Roman" w:hAnsi="Times New Roman" w:cs="Times New Roman"/>
            <w:sz w:val="24"/>
            <w:szCs w:val="24"/>
          </w:rPr>
          <w:lastRenderedPageBreak/>
          <w:t>populations of a given species spread</w:t>
        </w:r>
      </w:ins>
      <w:moveTo w:id="234" w:author="Trevor Drees" w:date="2025-09-02T19:35:00Z" w16du:dateUtc="2025-09-03T02:35:00Z">
        <w:r w:rsidR="008F1E82">
          <w:rPr>
            <w:rFonts w:ascii="Times New Roman" w:hAnsi="Times New Roman" w:cs="Times New Roman"/>
            <w:sz w:val="24"/>
            <w:szCs w:val="24"/>
          </w:rPr>
          <w:t xml:space="preserve">, including for species where </w:t>
        </w:r>
        <w:del w:id="235" w:author="Trevor Drees" w:date="2025-09-02T21:25:00Z" w16du:dateUtc="2025-09-03T04:25:00Z">
          <w:r w:rsidR="008F1E82" w:rsidDel="00084BB8">
            <w:rPr>
              <w:rFonts w:ascii="Times New Roman" w:hAnsi="Times New Roman" w:cs="Times New Roman"/>
              <w:sz w:val="24"/>
              <w:szCs w:val="24"/>
            </w:rPr>
            <w:delText>understanding</w:delText>
          </w:r>
        </w:del>
      </w:moveTo>
      <w:ins w:id="236" w:author="Trevor Drees" w:date="2025-09-02T21:25:00Z" w16du:dateUtc="2025-09-03T04:25:00Z">
        <w:r w:rsidR="00084BB8">
          <w:rPr>
            <w:rFonts w:ascii="Times New Roman" w:hAnsi="Times New Roman" w:cs="Times New Roman"/>
            <w:sz w:val="24"/>
            <w:szCs w:val="24"/>
          </w:rPr>
          <w:t>quantifying</w:t>
        </w:r>
      </w:ins>
      <w:moveTo w:id="237" w:author="Trevor Drees" w:date="2025-09-02T19:35:00Z" w16du:dateUtc="2025-09-03T02:35:00Z">
        <w:r w:rsidR="008F1E82">
          <w:rPr>
            <w:rFonts w:ascii="Times New Roman" w:hAnsi="Times New Roman" w:cs="Times New Roman"/>
            <w:sz w:val="24"/>
            <w:szCs w:val="24"/>
          </w:rPr>
          <w:t xml:space="preserve"> </w:t>
        </w:r>
        <w:del w:id="238" w:author="Trevor Drees" w:date="2025-09-02T20:34:00Z" w16du:dateUtc="2025-09-03T03:34:00Z">
          <w:r w:rsidR="008F1E82" w:rsidDel="00915847">
            <w:rPr>
              <w:rFonts w:ascii="Times New Roman" w:hAnsi="Times New Roman" w:cs="Times New Roman"/>
              <w:sz w:val="24"/>
              <w:szCs w:val="24"/>
            </w:rPr>
            <w:delText>said</w:delText>
          </w:r>
        </w:del>
      </w:moveTo>
      <w:ins w:id="239" w:author="Trevor Drees" w:date="2025-09-02T20:34:00Z" w16du:dateUtc="2025-09-03T03:34:00Z">
        <w:r w:rsidR="00915847">
          <w:rPr>
            <w:rFonts w:ascii="Times New Roman" w:hAnsi="Times New Roman" w:cs="Times New Roman"/>
            <w:sz w:val="24"/>
            <w:szCs w:val="24"/>
          </w:rPr>
          <w:t>spread</w:t>
        </w:r>
      </w:ins>
      <w:moveTo w:id="240" w:author="Trevor Drees" w:date="2025-09-02T19:35:00Z" w16du:dateUtc="2025-09-03T02:35:00Z">
        <w:r w:rsidR="008F1E82">
          <w:rPr>
            <w:rFonts w:ascii="Times New Roman" w:hAnsi="Times New Roman" w:cs="Times New Roman"/>
            <w:sz w:val="24"/>
            <w:szCs w:val="24"/>
          </w:rPr>
          <w:t xml:space="preserve"> </w:t>
        </w:r>
        <w:del w:id="241" w:author="Trevor Drees" w:date="2025-09-02T21:25:00Z" w16du:dateUtc="2025-09-03T04:25:00Z">
          <w:r w:rsidR="008F1E82" w:rsidDel="00084BB8">
            <w:rPr>
              <w:rFonts w:ascii="Times New Roman" w:hAnsi="Times New Roman" w:cs="Times New Roman"/>
              <w:sz w:val="24"/>
              <w:szCs w:val="24"/>
            </w:rPr>
            <w:delText xml:space="preserve">rates </w:delText>
          </w:r>
        </w:del>
        <w:r w:rsidR="008F1E82">
          <w:rPr>
            <w:rFonts w:ascii="Times New Roman" w:hAnsi="Times New Roman" w:cs="Times New Roman"/>
            <w:sz w:val="24"/>
            <w:szCs w:val="24"/>
          </w:rPr>
          <w:t>is critical to management efforts.</w:t>
        </w:r>
        <w:r w:rsidR="008F1E82" w:rsidRPr="005A129B">
          <w:rPr>
            <w:rFonts w:ascii="Times New Roman" w:hAnsi="Times New Roman" w:cs="Times New Roman"/>
            <w:sz w:val="24"/>
            <w:szCs w:val="24"/>
          </w:rPr>
          <w:t xml:space="preserve"> </w:t>
        </w:r>
      </w:moveTo>
      <w:moveToRangeEnd w:id="188"/>
    </w:p>
    <w:p w14:paraId="1598F75B" w14:textId="12020E4C" w:rsidR="005A129B" w:rsidRPr="005A129B" w:rsidRDefault="00636779" w:rsidP="008F1E82">
      <w:pPr>
        <w:spacing w:after="0" w:line="480" w:lineRule="auto"/>
        <w:ind w:firstLine="284"/>
        <w:rPr>
          <w:rFonts w:ascii="Times New Roman" w:hAnsi="Times New Roman" w:cs="Times New Roman"/>
          <w:sz w:val="24"/>
          <w:szCs w:val="24"/>
        </w:rPr>
      </w:pPr>
      <w:ins w:id="242" w:author="Trevor Drees" w:date="2025-09-02T20:21:00Z" w16du:dateUtc="2025-09-03T03:21:00Z">
        <w:r>
          <w:rPr>
            <w:rFonts w:ascii="Times New Roman" w:hAnsi="Times New Roman" w:cs="Times New Roman"/>
            <w:sz w:val="24"/>
            <w:szCs w:val="24"/>
          </w:rPr>
          <w:t>One of the main challenges</w:t>
        </w:r>
      </w:ins>
      <w:ins w:id="243" w:author="Trevor Drees" w:date="2025-09-02T20:09:00Z" w16du:dateUtc="2025-09-03T03:09:00Z">
        <w:r w:rsidR="003326B4">
          <w:rPr>
            <w:rFonts w:ascii="Times New Roman" w:hAnsi="Times New Roman" w:cs="Times New Roman"/>
            <w:sz w:val="24"/>
            <w:szCs w:val="24"/>
          </w:rPr>
          <w:t xml:space="preserve"> in measuring dispersal</w:t>
        </w:r>
      </w:ins>
      <w:ins w:id="244" w:author="Trevor Drees" w:date="2025-09-02T20:10:00Z" w16du:dateUtc="2025-09-03T03:10:00Z">
        <w:r w:rsidR="003326B4">
          <w:rPr>
            <w:rFonts w:ascii="Times New Roman" w:hAnsi="Times New Roman" w:cs="Times New Roman"/>
            <w:sz w:val="24"/>
            <w:szCs w:val="24"/>
          </w:rPr>
          <w:t xml:space="preserve"> is</w:t>
        </w:r>
      </w:ins>
      <w:ins w:id="245" w:author="Trevor Drees" w:date="2025-09-02T20:37:00Z" w16du:dateUtc="2025-09-03T03:37:00Z">
        <w:r w:rsidR="00F703D5">
          <w:rPr>
            <w:rFonts w:ascii="Times New Roman" w:hAnsi="Times New Roman" w:cs="Times New Roman"/>
            <w:sz w:val="24"/>
            <w:szCs w:val="24"/>
          </w:rPr>
          <w:t xml:space="preserve"> that for a given species, there may be multiple modes of dispersal that </w:t>
        </w:r>
      </w:ins>
      <w:ins w:id="246" w:author="Trevor Drees" w:date="2025-09-02T20:38:00Z" w16du:dateUtc="2025-09-03T03:38:00Z">
        <w:r w:rsidR="00F703D5">
          <w:rPr>
            <w:rFonts w:ascii="Times New Roman" w:hAnsi="Times New Roman" w:cs="Times New Roman"/>
            <w:sz w:val="24"/>
            <w:szCs w:val="24"/>
          </w:rPr>
          <w:t>must be quantified</w:t>
        </w:r>
      </w:ins>
      <w:ins w:id="247" w:author="Trevor Drees" w:date="2025-09-02T21:26:00Z" w16du:dateUtc="2025-09-03T04:26:00Z">
        <w:r w:rsidR="00084BB8">
          <w:rPr>
            <w:rFonts w:ascii="Times New Roman" w:hAnsi="Times New Roman" w:cs="Times New Roman"/>
            <w:sz w:val="24"/>
            <w:szCs w:val="24"/>
          </w:rPr>
          <w:t xml:space="preserve"> </w:t>
        </w:r>
        <w:proofErr w:type="gramStart"/>
        <w:r w:rsidR="00084BB8">
          <w:rPr>
            <w:rFonts w:ascii="Times New Roman" w:hAnsi="Times New Roman" w:cs="Times New Roman"/>
            <w:sz w:val="24"/>
            <w:szCs w:val="24"/>
          </w:rPr>
          <w:t>in order to</w:t>
        </w:r>
        <w:proofErr w:type="gramEnd"/>
        <w:r w:rsidR="00084BB8">
          <w:rPr>
            <w:rFonts w:ascii="Times New Roman" w:hAnsi="Times New Roman" w:cs="Times New Roman"/>
            <w:sz w:val="24"/>
            <w:szCs w:val="24"/>
          </w:rPr>
          <w:t xml:space="preserve"> fully understand how that species is dispersed</w:t>
        </w:r>
      </w:ins>
      <w:ins w:id="248" w:author="Trevor Drees" w:date="2025-09-02T20:38:00Z" w16du:dateUtc="2025-09-03T03:38:00Z">
        <w:r w:rsidR="00F703D5">
          <w:rPr>
            <w:rFonts w:ascii="Times New Roman" w:hAnsi="Times New Roman" w:cs="Times New Roman"/>
            <w:sz w:val="24"/>
            <w:szCs w:val="24"/>
          </w:rPr>
          <w:t>.</w:t>
        </w:r>
      </w:ins>
      <w:ins w:id="249" w:author="Trevor Drees" w:date="2025-09-02T20:10:00Z" w16du:dateUtc="2025-09-03T03:10:00Z">
        <w:r w:rsidR="003326B4">
          <w:rPr>
            <w:rFonts w:ascii="Times New Roman" w:hAnsi="Times New Roman" w:cs="Times New Roman"/>
            <w:sz w:val="24"/>
            <w:szCs w:val="24"/>
          </w:rPr>
          <w:t xml:space="preserve"> </w:t>
        </w:r>
      </w:ins>
      <w:ins w:id="250" w:author="Trevor Drees" w:date="2025-09-02T20:38:00Z" w16du:dateUtc="2025-09-03T03:38:00Z">
        <w:r w:rsidR="00F703D5">
          <w:rPr>
            <w:rFonts w:ascii="Times New Roman" w:hAnsi="Times New Roman" w:cs="Times New Roman"/>
            <w:sz w:val="24"/>
            <w:szCs w:val="24"/>
          </w:rPr>
          <w:t>D</w:t>
        </w:r>
      </w:ins>
      <w:del w:id="251" w:author="Trevor Drees" w:date="2025-09-02T20:10:00Z" w16du:dateUtc="2025-09-03T03:10:00Z">
        <w:r w:rsidR="00D758B0" w:rsidDel="003326B4">
          <w:rPr>
            <w:rFonts w:ascii="Times New Roman" w:hAnsi="Times New Roman" w:cs="Times New Roman"/>
            <w:sz w:val="24"/>
            <w:szCs w:val="24"/>
          </w:rPr>
          <w:delText xml:space="preserve">Dispersal </w:delText>
        </w:r>
      </w:del>
      <w:ins w:id="252" w:author="Trevor Drees" w:date="2025-09-02T20:10:00Z" w16du:dateUtc="2025-09-03T03:10:00Z">
        <w:r w:rsidR="003326B4">
          <w:rPr>
            <w:rFonts w:ascii="Times New Roman" w:hAnsi="Times New Roman" w:cs="Times New Roman"/>
            <w:sz w:val="24"/>
            <w:szCs w:val="24"/>
          </w:rPr>
          <w:t xml:space="preserve">ispersal </w:t>
        </w:r>
      </w:ins>
      <w:r w:rsidR="00D758B0">
        <w:rPr>
          <w:rFonts w:ascii="Times New Roman" w:hAnsi="Times New Roman" w:cs="Times New Roman"/>
          <w:sz w:val="24"/>
          <w:szCs w:val="24"/>
        </w:rPr>
        <w:t xml:space="preserve">pathways </w:t>
      </w:r>
      <w:del w:id="253" w:author="Trevor Drees" w:date="2025-09-02T19:51:00Z" w16du:dateUtc="2025-09-03T02:51:00Z">
        <w:r w:rsidR="00D758B0" w:rsidDel="00472A8F">
          <w:rPr>
            <w:rFonts w:ascii="Times New Roman" w:hAnsi="Times New Roman" w:cs="Times New Roman"/>
            <w:sz w:val="24"/>
            <w:szCs w:val="24"/>
          </w:rPr>
          <w:delText>in plants exist in various</w:delText>
        </w:r>
      </w:del>
      <w:ins w:id="254" w:author="Trevor Drees" w:date="2025-09-02T20:38:00Z" w16du:dateUtc="2025-09-03T03:38:00Z">
        <w:r w:rsidR="00F703D5">
          <w:rPr>
            <w:rFonts w:ascii="Times New Roman" w:hAnsi="Times New Roman" w:cs="Times New Roman"/>
            <w:sz w:val="24"/>
            <w:szCs w:val="24"/>
          </w:rPr>
          <w:t>often</w:t>
        </w:r>
      </w:ins>
      <w:ins w:id="255" w:author="Trevor Drees" w:date="2025-09-02T19:51:00Z" w16du:dateUtc="2025-09-03T02:51:00Z">
        <w:r w:rsidR="00472A8F">
          <w:rPr>
            <w:rFonts w:ascii="Times New Roman" w:hAnsi="Times New Roman" w:cs="Times New Roman"/>
            <w:sz w:val="24"/>
            <w:szCs w:val="24"/>
          </w:rPr>
          <w:t xml:space="preserve"> exist in a variety of</w:t>
        </w:r>
      </w:ins>
      <w:r w:rsidR="00D758B0">
        <w:rPr>
          <w:rFonts w:ascii="Times New Roman" w:hAnsi="Times New Roman" w:cs="Times New Roman"/>
          <w:sz w:val="24"/>
          <w:szCs w:val="24"/>
        </w:rPr>
        <w:t xml:space="preserve"> </w:t>
      </w:r>
      <w:ins w:id="256" w:author="Trevor Drees" w:date="2025-09-02T20:10:00Z" w16du:dateUtc="2025-09-03T03:10:00Z">
        <w:r w:rsidR="003326B4">
          <w:rPr>
            <w:rFonts w:ascii="Times New Roman" w:hAnsi="Times New Roman" w:cs="Times New Roman"/>
            <w:sz w:val="24"/>
            <w:szCs w:val="24"/>
          </w:rPr>
          <w:t xml:space="preserve">different </w:t>
        </w:r>
      </w:ins>
      <w:r w:rsidR="00D758B0">
        <w:rPr>
          <w:rFonts w:ascii="Times New Roman" w:hAnsi="Times New Roman" w:cs="Times New Roman"/>
          <w:sz w:val="24"/>
          <w:szCs w:val="24"/>
        </w:rPr>
        <w:t xml:space="preserve">configurations, </w:t>
      </w:r>
      <w:del w:id="257" w:author="Trevor Drees" w:date="2025-09-02T20:38:00Z" w16du:dateUtc="2025-09-03T03:38:00Z">
        <w:r w:rsidR="00D758B0" w:rsidDel="00F703D5">
          <w:rPr>
            <w:rFonts w:ascii="Times New Roman" w:hAnsi="Times New Roman" w:cs="Times New Roman"/>
            <w:sz w:val="24"/>
            <w:szCs w:val="24"/>
          </w:rPr>
          <w:delText>most often</w:delText>
        </w:r>
      </w:del>
      <w:ins w:id="258" w:author="Trevor Drees" w:date="2025-09-02T20:38:00Z" w16du:dateUtc="2025-09-03T03:38:00Z">
        <w:r w:rsidR="00F703D5">
          <w:rPr>
            <w:rFonts w:ascii="Times New Roman" w:hAnsi="Times New Roman" w:cs="Times New Roman"/>
            <w:sz w:val="24"/>
            <w:szCs w:val="24"/>
          </w:rPr>
          <w:t>typically</w:t>
        </w:r>
      </w:ins>
      <w:r w:rsidR="00D758B0">
        <w:rPr>
          <w:rFonts w:ascii="Times New Roman" w:hAnsi="Times New Roman" w:cs="Times New Roman"/>
          <w:sz w:val="24"/>
          <w:szCs w:val="24"/>
        </w:rPr>
        <w:t xml:space="preserve"> in series (a </w:t>
      </w:r>
      <w:r w:rsidR="00195A5A" w:rsidRPr="005A129B">
        <w:rPr>
          <w:rFonts w:ascii="Times New Roman" w:hAnsi="Times New Roman" w:cs="Times New Roman"/>
          <w:i/>
          <w:iCs/>
          <w:sz w:val="24"/>
          <w:szCs w:val="24"/>
        </w:rPr>
        <w:t>primary dispersal</w:t>
      </w:r>
      <w:r w:rsidR="00195A5A" w:rsidRPr="005A129B">
        <w:rPr>
          <w:rFonts w:ascii="Times New Roman" w:hAnsi="Times New Roman" w:cs="Times New Roman"/>
          <w:sz w:val="24"/>
          <w:szCs w:val="24"/>
        </w:rPr>
        <w:t xml:space="preserve"> event followed by a </w:t>
      </w:r>
      <w:r w:rsidR="00195A5A" w:rsidRPr="005A129B">
        <w:rPr>
          <w:rFonts w:ascii="Times New Roman" w:hAnsi="Times New Roman" w:cs="Times New Roman"/>
          <w:i/>
          <w:iCs/>
          <w:sz w:val="24"/>
          <w:szCs w:val="24"/>
        </w:rPr>
        <w:t>secondary dispersal</w:t>
      </w:r>
      <w:r w:rsidR="00195A5A" w:rsidRPr="005A129B">
        <w:rPr>
          <w:rFonts w:ascii="Times New Roman" w:hAnsi="Times New Roman" w:cs="Times New Roman"/>
          <w:sz w:val="24"/>
          <w:szCs w:val="24"/>
        </w:rPr>
        <w:t xml:space="preserve"> event</w:t>
      </w:r>
      <w:r w:rsidR="00D758B0">
        <w:rPr>
          <w:rFonts w:ascii="Times New Roman" w:hAnsi="Times New Roman" w:cs="Times New Roman"/>
          <w:sz w:val="24"/>
          <w:szCs w:val="24"/>
        </w:rPr>
        <w:t>)</w:t>
      </w:r>
      <w:r w:rsidR="004526D2">
        <w:rPr>
          <w:rFonts w:ascii="Times New Roman" w:hAnsi="Times New Roman" w:cs="Times New Roman"/>
          <w:sz w:val="24"/>
          <w:szCs w:val="24"/>
        </w:rPr>
        <w:t xml:space="preserve"> </w:t>
      </w:r>
      <w:r w:rsidR="00D758B0">
        <w:rPr>
          <w:rFonts w:ascii="Times New Roman" w:hAnsi="Times New Roman" w:cs="Times New Roman"/>
          <w:sz w:val="24"/>
          <w:szCs w:val="24"/>
        </w:rPr>
        <w:t>or parallel</w:t>
      </w:r>
      <w:r w:rsidR="004526D2">
        <w:rPr>
          <w:rFonts w:ascii="Times New Roman" w:hAnsi="Times New Roman" w:cs="Times New Roman"/>
          <w:sz w:val="24"/>
          <w:szCs w:val="24"/>
        </w:rPr>
        <w:t xml:space="preserve"> </w:t>
      </w:r>
      <w:r w:rsidR="00D758B0">
        <w:rPr>
          <w:rFonts w:ascii="Times New Roman" w:hAnsi="Times New Roman" w:cs="Times New Roman"/>
          <w:sz w:val="24"/>
          <w:szCs w:val="24"/>
        </w:rPr>
        <w:t>(simultaneous dispersal events), with h</w:t>
      </w:r>
      <w:r w:rsidR="00195A5A" w:rsidRPr="005A129B">
        <w:rPr>
          <w:rFonts w:ascii="Times New Roman" w:hAnsi="Times New Roman" w:cs="Times New Roman"/>
          <w:sz w:val="24"/>
          <w:szCs w:val="24"/>
        </w:rPr>
        <w:t>igher-order dispersal events possible depending on the</w:t>
      </w:r>
      <w:r w:rsidR="00195A5A">
        <w:rPr>
          <w:rFonts w:ascii="Times New Roman" w:hAnsi="Times New Roman" w:cs="Times New Roman"/>
          <w:sz w:val="24"/>
          <w:szCs w:val="24"/>
        </w:rPr>
        <w:t xml:space="preserve"> </w:t>
      </w:r>
      <w:r w:rsidR="00195A5A" w:rsidRPr="005A129B">
        <w:rPr>
          <w:rFonts w:ascii="Times New Roman" w:hAnsi="Times New Roman" w:cs="Times New Roman"/>
          <w:sz w:val="24"/>
          <w:szCs w:val="24"/>
        </w:rPr>
        <w:t>organism’s dispersal ecology</w:t>
      </w:r>
      <w:r w:rsidR="00195A5A">
        <w:rPr>
          <w:rFonts w:ascii="Times New Roman" w:hAnsi="Times New Roman" w:cs="Times New Roman"/>
          <w:sz w:val="24"/>
          <w:szCs w:val="24"/>
        </w:rPr>
        <w:t>.</w:t>
      </w:r>
      <w:r w:rsidR="003B37F3">
        <w:rPr>
          <w:rFonts w:ascii="Times New Roman" w:hAnsi="Times New Roman" w:cs="Times New Roman"/>
          <w:sz w:val="24"/>
          <w:szCs w:val="24"/>
        </w:rPr>
        <w:t xml:space="preserve"> </w:t>
      </w:r>
      <w:r w:rsidR="00F22367">
        <w:rPr>
          <w:rFonts w:ascii="Times New Roman" w:hAnsi="Times New Roman" w:cs="Times New Roman"/>
          <w:sz w:val="24"/>
          <w:szCs w:val="24"/>
        </w:rPr>
        <w:t xml:space="preserve">In </w:t>
      </w:r>
      <w:r w:rsidR="00007879">
        <w:rPr>
          <w:rFonts w:ascii="Times New Roman" w:hAnsi="Times New Roman" w:cs="Times New Roman"/>
          <w:sz w:val="24"/>
          <w:szCs w:val="24"/>
        </w:rPr>
        <w:t xml:space="preserve">cases </w:t>
      </w:r>
      <w:r w:rsidR="00F22367">
        <w:rPr>
          <w:rFonts w:ascii="Times New Roman" w:hAnsi="Times New Roman" w:cs="Times New Roman"/>
          <w:sz w:val="24"/>
          <w:szCs w:val="24"/>
        </w:rPr>
        <w:t>where dispersal</w:t>
      </w:r>
      <w:r w:rsidR="005A129B" w:rsidRPr="005A129B">
        <w:rPr>
          <w:rFonts w:ascii="Times New Roman" w:hAnsi="Times New Roman" w:cs="Times New Roman"/>
          <w:sz w:val="24"/>
          <w:szCs w:val="24"/>
        </w:rPr>
        <w:t xml:space="preserve"> is a</w:t>
      </w:r>
      <w:r w:rsidR="00C179A3">
        <w:rPr>
          <w:rFonts w:ascii="Times New Roman" w:hAnsi="Times New Roman" w:cs="Times New Roman"/>
          <w:sz w:val="24"/>
          <w:szCs w:val="24"/>
        </w:rPr>
        <w:t xml:space="preserve"> complex</w:t>
      </w:r>
      <w:r w:rsidR="005A129B" w:rsidRPr="005A129B">
        <w:rPr>
          <w:rFonts w:ascii="Times New Roman" w:hAnsi="Times New Roman" w:cs="Times New Roman"/>
          <w:sz w:val="24"/>
          <w:szCs w:val="24"/>
        </w:rPr>
        <w:t xml:space="preserve"> assemblage of</w:t>
      </w:r>
      <w:r w:rsidR="003B37F3">
        <w:rPr>
          <w:rFonts w:ascii="Times New Roman" w:hAnsi="Times New Roman" w:cs="Times New Roman"/>
          <w:sz w:val="24"/>
          <w:szCs w:val="24"/>
        </w:rPr>
        <w:t xml:space="preserve"> serial, parallel, and/or multi-order </w:t>
      </w:r>
      <w:r w:rsidR="005A129B" w:rsidRPr="005A129B">
        <w:rPr>
          <w:rFonts w:ascii="Times New Roman" w:hAnsi="Times New Roman" w:cs="Times New Roman"/>
          <w:sz w:val="24"/>
          <w:szCs w:val="24"/>
        </w:rPr>
        <w:t>dispersal pathways</w:t>
      </w:r>
      <w:r w:rsidR="00F22367">
        <w:rPr>
          <w:rFonts w:ascii="Times New Roman" w:hAnsi="Times New Roman" w:cs="Times New Roman"/>
          <w:sz w:val="24"/>
          <w:szCs w:val="24"/>
        </w:rPr>
        <w:t xml:space="preserve"> </w:t>
      </w:r>
      <w:r w:rsidR="003B37F3">
        <w:rPr>
          <w:rFonts w:ascii="Times New Roman" w:hAnsi="Times New Roman" w:cs="Times New Roman"/>
          <w:sz w:val="24"/>
          <w:szCs w:val="24"/>
        </w:rPr>
        <w:t>facilitated by</w:t>
      </w:r>
      <w:r w:rsidR="00F22367">
        <w:rPr>
          <w:rFonts w:ascii="Times New Roman" w:hAnsi="Times New Roman" w:cs="Times New Roman"/>
          <w:sz w:val="24"/>
          <w:szCs w:val="24"/>
        </w:rPr>
        <w:t xml:space="preserve"> one or more vectors</w:t>
      </w:r>
      <w:r w:rsidR="003B37F3">
        <w:rPr>
          <w:rFonts w:ascii="Times New Roman" w:hAnsi="Times New Roman" w:cs="Times New Roman"/>
          <w:sz w:val="24"/>
          <w:szCs w:val="24"/>
        </w:rPr>
        <w:t>,</w:t>
      </w:r>
      <w:r w:rsidR="005A129B" w:rsidRPr="005A129B">
        <w:rPr>
          <w:rFonts w:ascii="Times New Roman" w:hAnsi="Times New Roman" w:cs="Times New Roman"/>
          <w:sz w:val="24"/>
          <w:szCs w:val="24"/>
        </w:rPr>
        <w:t xml:space="preserve"> rather than </w:t>
      </w:r>
      <w:r w:rsidR="00007879">
        <w:rPr>
          <w:rFonts w:ascii="Times New Roman" w:hAnsi="Times New Roman" w:cs="Times New Roman"/>
          <w:sz w:val="24"/>
          <w:szCs w:val="24"/>
        </w:rPr>
        <w:t xml:space="preserve">simply </w:t>
      </w:r>
      <w:r w:rsidR="003B37F3">
        <w:rPr>
          <w:rFonts w:ascii="Times New Roman" w:hAnsi="Times New Roman" w:cs="Times New Roman"/>
          <w:sz w:val="24"/>
          <w:szCs w:val="24"/>
        </w:rPr>
        <w:t>one first-order</w:t>
      </w:r>
      <w:r w:rsidR="00F22367">
        <w:rPr>
          <w:rFonts w:ascii="Times New Roman" w:hAnsi="Times New Roman" w:cs="Times New Roman"/>
          <w:sz w:val="24"/>
          <w:szCs w:val="24"/>
        </w:rPr>
        <w:t xml:space="preserve"> </w:t>
      </w:r>
      <w:r w:rsidR="00F22367" w:rsidRPr="005A129B">
        <w:rPr>
          <w:rFonts w:ascii="Times New Roman" w:hAnsi="Times New Roman" w:cs="Times New Roman"/>
          <w:sz w:val="24"/>
          <w:szCs w:val="24"/>
        </w:rPr>
        <w:t>dispersal</w:t>
      </w:r>
      <w:r w:rsidR="005A129B" w:rsidRPr="005A129B">
        <w:rPr>
          <w:rFonts w:ascii="Times New Roman" w:hAnsi="Times New Roman" w:cs="Times New Roman"/>
          <w:sz w:val="24"/>
          <w:szCs w:val="24"/>
        </w:rPr>
        <w:t xml:space="preserve"> pathway </w:t>
      </w:r>
      <w:del w:id="259" w:author="Trevor Drees" w:date="2025-09-03T20:49:00Z" w16du:dateUtc="2025-09-04T03:49:00Z">
        <w:r w:rsidR="005A129B" w:rsidRPr="005A129B" w:rsidDel="00C5556F">
          <w:rPr>
            <w:rFonts w:ascii="Times New Roman" w:hAnsi="Times New Roman" w:cs="Times New Roman"/>
            <w:sz w:val="24"/>
            <w:szCs w:val="24"/>
          </w:rPr>
          <w:delText xml:space="preserve">with </w:delText>
        </w:r>
      </w:del>
      <w:ins w:id="260" w:author="Trevor Drees" w:date="2025-09-03T20:49:00Z" w16du:dateUtc="2025-09-04T03:49:00Z">
        <w:r w:rsidR="00C5556F">
          <w:rPr>
            <w:rFonts w:ascii="Times New Roman" w:hAnsi="Times New Roman" w:cs="Times New Roman"/>
            <w:sz w:val="24"/>
            <w:szCs w:val="24"/>
          </w:rPr>
          <w:t>driven by</w:t>
        </w:r>
        <w:r w:rsidR="00C5556F" w:rsidRPr="005A129B">
          <w:rPr>
            <w:rFonts w:ascii="Times New Roman" w:hAnsi="Times New Roman" w:cs="Times New Roman"/>
            <w:sz w:val="24"/>
            <w:szCs w:val="24"/>
          </w:rPr>
          <w:t xml:space="preserve"> </w:t>
        </w:r>
      </w:ins>
      <w:r w:rsidR="005A129B" w:rsidRPr="005A129B">
        <w:rPr>
          <w:rFonts w:ascii="Times New Roman" w:hAnsi="Times New Roman" w:cs="Times New Roman"/>
          <w:sz w:val="24"/>
          <w:szCs w:val="24"/>
        </w:rPr>
        <w:t xml:space="preserve">a single vector, quantifying all sources of dispersal can be </w:t>
      </w:r>
      <w:r w:rsidR="00F22367">
        <w:rPr>
          <w:rFonts w:ascii="Times New Roman" w:hAnsi="Times New Roman" w:cs="Times New Roman"/>
          <w:sz w:val="24"/>
          <w:szCs w:val="24"/>
        </w:rPr>
        <w:t>extremely</w:t>
      </w:r>
      <w:r w:rsidR="005A129B" w:rsidRPr="005A129B">
        <w:rPr>
          <w:rFonts w:ascii="Times New Roman" w:hAnsi="Times New Roman" w:cs="Times New Roman"/>
          <w:sz w:val="24"/>
          <w:szCs w:val="24"/>
        </w:rPr>
        <w:t xml:space="preserve"> </w:t>
      </w:r>
      <w:del w:id="261" w:author="Trevor Drees" w:date="2025-09-02T20:21:00Z" w16du:dateUtc="2025-09-03T03:21:00Z">
        <w:r w:rsidR="005A129B" w:rsidRPr="005A129B" w:rsidDel="00636779">
          <w:rPr>
            <w:rFonts w:ascii="Times New Roman" w:hAnsi="Times New Roman" w:cs="Times New Roman"/>
            <w:sz w:val="24"/>
            <w:szCs w:val="24"/>
          </w:rPr>
          <w:delText>challenging</w:delText>
        </w:r>
      </w:del>
      <w:ins w:id="262" w:author="Trevor Drees" w:date="2025-09-02T20:21:00Z" w16du:dateUtc="2025-09-03T03:21:00Z">
        <w:r>
          <w:rPr>
            <w:rFonts w:ascii="Times New Roman" w:hAnsi="Times New Roman" w:cs="Times New Roman"/>
            <w:sz w:val="24"/>
            <w:szCs w:val="24"/>
          </w:rPr>
          <w:t>difficult</w:t>
        </w:r>
      </w:ins>
      <w:r w:rsidR="005A129B" w:rsidRPr="005A129B">
        <w:rPr>
          <w:rFonts w:ascii="Times New Roman" w:hAnsi="Times New Roman" w:cs="Times New Roman"/>
          <w:sz w:val="24"/>
          <w:szCs w:val="24"/>
        </w:rPr>
        <w:t xml:space="preserve">. </w:t>
      </w:r>
      <w:r w:rsidR="00007879">
        <w:rPr>
          <w:rFonts w:ascii="Times New Roman" w:hAnsi="Times New Roman" w:cs="Times New Roman"/>
          <w:sz w:val="24"/>
          <w:szCs w:val="24"/>
        </w:rPr>
        <w:t>Assemblages like these</w:t>
      </w:r>
      <w:r w:rsidR="005A129B" w:rsidRPr="005A129B">
        <w:rPr>
          <w:rFonts w:ascii="Times New Roman" w:hAnsi="Times New Roman" w:cs="Times New Roman"/>
          <w:sz w:val="24"/>
          <w:szCs w:val="24"/>
        </w:rPr>
        <w:t xml:space="preserve"> are central to the </w:t>
      </w:r>
      <w:r w:rsidR="005F11B0">
        <w:rPr>
          <w:rFonts w:ascii="Times New Roman" w:hAnsi="Times New Roman" w:cs="Times New Roman"/>
          <w:sz w:val="24"/>
          <w:szCs w:val="24"/>
        </w:rPr>
        <w:t>idea</w:t>
      </w:r>
      <w:r w:rsidR="005A129B" w:rsidRPr="005A129B">
        <w:rPr>
          <w:rFonts w:ascii="Times New Roman" w:hAnsi="Times New Roman" w:cs="Times New Roman"/>
          <w:sz w:val="24"/>
          <w:szCs w:val="24"/>
        </w:rPr>
        <w:t xml:space="preserve"> of </w:t>
      </w:r>
      <w:r w:rsidR="005A129B" w:rsidRPr="005A129B">
        <w:rPr>
          <w:rFonts w:ascii="Times New Roman" w:hAnsi="Times New Roman" w:cs="Times New Roman"/>
          <w:i/>
          <w:iCs/>
          <w:sz w:val="24"/>
          <w:szCs w:val="24"/>
        </w:rPr>
        <w:t>total dispersal</w:t>
      </w:r>
      <w:r w:rsidR="005A129B" w:rsidRPr="005A129B">
        <w:rPr>
          <w:rFonts w:ascii="Times New Roman" w:hAnsi="Times New Roman" w:cs="Times New Roman"/>
          <w:sz w:val="24"/>
          <w:szCs w:val="24"/>
        </w:rPr>
        <w:t xml:space="preserve">, which </w:t>
      </w:r>
      <w:r w:rsidR="003B37F3">
        <w:rPr>
          <w:rFonts w:ascii="Times New Roman" w:hAnsi="Times New Roman" w:cs="Times New Roman"/>
          <w:sz w:val="24"/>
          <w:szCs w:val="24"/>
        </w:rPr>
        <w:t>considers</w:t>
      </w:r>
      <w:r w:rsidR="005A129B" w:rsidRPr="005A129B">
        <w:rPr>
          <w:rFonts w:ascii="Times New Roman" w:hAnsi="Times New Roman" w:cs="Times New Roman"/>
          <w:sz w:val="24"/>
          <w:szCs w:val="24"/>
        </w:rPr>
        <w:t xml:space="preserve"> dispersal via all </w:t>
      </w:r>
      <w:r w:rsidR="005F11B0">
        <w:rPr>
          <w:rFonts w:ascii="Times New Roman" w:hAnsi="Times New Roman" w:cs="Times New Roman"/>
          <w:sz w:val="24"/>
          <w:szCs w:val="24"/>
        </w:rPr>
        <w:t>pos</w:t>
      </w:r>
      <w:r w:rsidR="003B37F3">
        <w:rPr>
          <w:rFonts w:ascii="Times New Roman" w:hAnsi="Times New Roman" w:cs="Times New Roman"/>
          <w:sz w:val="24"/>
          <w:szCs w:val="24"/>
        </w:rPr>
        <w:t>s</w:t>
      </w:r>
      <w:r w:rsidR="005F11B0">
        <w:rPr>
          <w:rFonts w:ascii="Times New Roman" w:hAnsi="Times New Roman" w:cs="Times New Roman"/>
          <w:sz w:val="24"/>
          <w:szCs w:val="24"/>
        </w:rPr>
        <w:t>ible pathways</w:t>
      </w:r>
      <w:r w:rsidR="005A129B" w:rsidRPr="005A129B">
        <w:rPr>
          <w:rFonts w:ascii="Times New Roman" w:hAnsi="Times New Roman" w:cs="Times New Roman"/>
          <w:sz w:val="24"/>
          <w:szCs w:val="24"/>
        </w:rPr>
        <w:t xml:space="preserve"> of dispersal in a particular system and considers all</w:t>
      </w:r>
      <w:r w:rsidR="003B37F3">
        <w:rPr>
          <w:rFonts w:ascii="Times New Roman" w:hAnsi="Times New Roman" w:cs="Times New Roman"/>
          <w:sz w:val="24"/>
          <w:szCs w:val="24"/>
        </w:rPr>
        <w:t xml:space="preserve"> relevant</w:t>
      </w:r>
      <w:r w:rsidR="005A129B" w:rsidRPr="005A129B">
        <w:rPr>
          <w:rFonts w:ascii="Times New Roman" w:hAnsi="Times New Roman" w:cs="Times New Roman"/>
          <w:sz w:val="24"/>
          <w:szCs w:val="24"/>
        </w:rPr>
        <w:t xml:space="preserve"> dispersal vectors when quantifying </w:t>
      </w:r>
      <w:r w:rsidR="003B37F3">
        <w:rPr>
          <w:rFonts w:ascii="Times New Roman" w:hAnsi="Times New Roman" w:cs="Times New Roman"/>
          <w:sz w:val="24"/>
          <w:szCs w:val="24"/>
        </w:rPr>
        <w:t>dispersal distances</w:t>
      </w:r>
      <w:r w:rsidR="005A129B" w:rsidRPr="005A129B">
        <w:rPr>
          <w:rFonts w:ascii="Times New Roman" w:hAnsi="Times New Roman" w:cs="Times New Roman"/>
          <w:sz w:val="24"/>
          <w:szCs w:val="24"/>
        </w:rPr>
        <w:t xml:space="preserve"> (Nathan 2007</w:t>
      </w:r>
      <w:r w:rsidR="00D57C59">
        <w:rPr>
          <w:rFonts w:ascii="Times New Roman" w:hAnsi="Times New Roman" w:cs="Times New Roman"/>
          <w:sz w:val="24"/>
          <w:szCs w:val="24"/>
        </w:rPr>
        <w:t xml:space="preserve">, Rogers </w:t>
      </w:r>
      <w:r w:rsidR="00D57C59" w:rsidRPr="00B8676D">
        <w:rPr>
          <w:rFonts w:ascii="Times New Roman" w:hAnsi="Times New Roman" w:cs="Times New Roman"/>
          <w:i/>
          <w:iCs/>
          <w:sz w:val="24"/>
          <w:szCs w:val="24"/>
        </w:rPr>
        <w:t>et al</w:t>
      </w:r>
      <w:r w:rsidR="00BC24F3" w:rsidRPr="00B8676D">
        <w:rPr>
          <w:rFonts w:ascii="Times New Roman" w:hAnsi="Times New Roman" w:cs="Times New Roman"/>
          <w:i/>
          <w:iCs/>
          <w:sz w:val="24"/>
          <w:szCs w:val="24"/>
        </w:rPr>
        <w:t>.</w:t>
      </w:r>
      <w:r w:rsidR="00D57C59">
        <w:rPr>
          <w:rFonts w:ascii="Times New Roman" w:hAnsi="Times New Roman" w:cs="Times New Roman"/>
          <w:sz w:val="24"/>
          <w:szCs w:val="24"/>
        </w:rPr>
        <w:t xml:space="preserve"> 2019</w:t>
      </w:r>
      <w:r w:rsidR="005A129B" w:rsidRPr="005A129B">
        <w:rPr>
          <w:rFonts w:ascii="Times New Roman" w:hAnsi="Times New Roman" w:cs="Times New Roman"/>
          <w:sz w:val="24"/>
          <w:szCs w:val="24"/>
        </w:rPr>
        <w:t xml:space="preserve">). </w:t>
      </w:r>
      <w:r w:rsidR="003B37F3">
        <w:rPr>
          <w:rFonts w:ascii="Times New Roman" w:hAnsi="Times New Roman" w:cs="Times New Roman"/>
          <w:sz w:val="24"/>
          <w:szCs w:val="24"/>
        </w:rPr>
        <w:t>E</w:t>
      </w:r>
      <w:r w:rsidR="005A129B" w:rsidRPr="005A129B">
        <w:rPr>
          <w:rFonts w:ascii="Times New Roman" w:hAnsi="Times New Roman" w:cs="Times New Roman"/>
          <w:sz w:val="24"/>
          <w:szCs w:val="24"/>
        </w:rPr>
        <w:t xml:space="preserve">ach dispersal </w:t>
      </w:r>
      <w:ins w:id="263" w:author="Trevor Drees" w:date="2025-09-02T20:44:00Z" w16du:dateUtc="2025-09-03T03:44:00Z">
        <w:r w:rsidR="00F703D5">
          <w:rPr>
            <w:rFonts w:ascii="Times New Roman" w:hAnsi="Times New Roman" w:cs="Times New Roman"/>
            <w:sz w:val="24"/>
            <w:szCs w:val="24"/>
          </w:rPr>
          <w:t xml:space="preserve">pathway </w:t>
        </w:r>
      </w:ins>
      <w:ins w:id="264" w:author="Trevor Drees" w:date="2025-09-03T20:56:00Z" w16du:dateUtc="2025-09-04T03:56:00Z">
        <w:r w:rsidR="00881738">
          <w:rPr>
            <w:rFonts w:ascii="Times New Roman" w:hAnsi="Times New Roman" w:cs="Times New Roman"/>
            <w:sz w:val="24"/>
            <w:szCs w:val="24"/>
          </w:rPr>
          <w:t>and</w:t>
        </w:r>
      </w:ins>
      <w:ins w:id="265" w:author="Trevor Drees" w:date="2025-09-02T20:44:00Z" w16du:dateUtc="2025-09-03T03:44:00Z">
        <w:r w:rsidR="00F703D5">
          <w:rPr>
            <w:rFonts w:ascii="Times New Roman" w:hAnsi="Times New Roman" w:cs="Times New Roman"/>
            <w:sz w:val="24"/>
            <w:szCs w:val="24"/>
          </w:rPr>
          <w:t xml:space="preserve"> </w:t>
        </w:r>
      </w:ins>
      <w:r w:rsidR="005A129B" w:rsidRPr="005A129B">
        <w:rPr>
          <w:rFonts w:ascii="Times New Roman" w:hAnsi="Times New Roman" w:cs="Times New Roman"/>
          <w:sz w:val="24"/>
          <w:szCs w:val="24"/>
        </w:rPr>
        <w:t>vector has its own distribution of dispersal distances</w:t>
      </w:r>
      <w:r w:rsidR="004526D2">
        <w:rPr>
          <w:rFonts w:ascii="Times New Roman" w:hAnsi="Times New Roman" w:cs="Times New Roman"/>
          <w:sz w:val="24"/>
          <w:szCs w:val="24"/>
        </w:rPr>
        <w:t>;</w:t>
      </w:r>
      <w:r w:rsidR="005A129B" w:rsidRPr="005A129B">
        <w:rPr>
          <w:rFonts w:ascii="Times New Roman" w:hAnsi="Times New Roman" w:cs="Times New Roman"/>
          <w:sz w:val="24"/>
          <w:szCs w:val="24"/>
        </w:rPr>
        <w:t xml:space="preserve"> total dispersal </w:t>
      </w:r>
      <w:r w:rsidR="004526D2">
        <w:rPr>
          <w:rFonts w:ascii="Times New Roman" w:hAnsi="Times New Roman" w:cs="Times New Roman"/>
          <w:sz w:val="24"/>
          <w:szCs w:val="24"/>
        </w:rPr>
        <w:t>involves</w:t>
      </w:r>
      <w:r w:rsidR="005A129B" w:rsidRPr="005A129B">
        <w:rPr>
          <w:rFonts w:ascii="Times New Roman" w:hAnsi="Times New Roman" w:cs="Times New Roman"/>
          <w:sz w:val="24"/>
          <w:szCs w:val="24"/>
        </w:rPr>
        <w:t xml:space="preserve"> combin</w:t>
      </w:r>
      <w:r w:rsidR="004526D2">
        <w:rPr>
          <w:rFonts w:ascii="Times New Roman" w:hAnsi="Times New Roman" w:cs="Times New Roman"/>
          <w:sz w:val="24"/>
          <w:szCs w:val="24"/>
        </w:rPr>
        <w:t>ing</w:t>
      </w:r>
      <w:r w:rsidR="005A129B" w:rsidRPr="005A129B">
        <w:rPr>
          <w:rFonts w:ascii="Times New Roman" w:hAnsi="Times New Roman" w:cs="Times New Roman"/>
          <w:sz w:val="24"/>
          <w:szCs w:val="24"/>
        </w:rPr>
        <w:t xml:space="preserve"> all</w:t>
      </w:r>
      <w:r w:rsidR="00501508">
        <w:rPr>
          <w:rFonts w:ascii="Times New Roman" w:hAnsi="Times New Roman" w:cs="Times New Roman"/>
          <w:sz w:val="24"/>
          <w:szCs w:val="24"/>
        </w:rPr>
        <w:t xml:space="preserve"> of</w:t>
      </w:r>
      <w:r w:rsidR="005A129B" w:rsidRPr="005A129B">
        <w:rPr>
          <w:rFonts w:ascii="Times New Roman" w:hAnsi="Times New Roman" w:cs="Times New Roman"/>
          <w:sz w:val="24"/>
          <w:szCs w:val="24"/>
        </w:rPr>
        <w:t xml:space="preserve"> these </w:t>
      </w:r>
      <w:del w:id="266" w:author="Trevor Drees" w:date="2025-09-02T20:44:00Z" w16du:dateUtc="2025-09-03T03:44:00Z">
        <w:r w:rsidR="005A129B" w:rsidRPr="005A129B" w:rsidDel="00F703D5">
          <w:rPr>
            <w:rFonts w:ascii="Times New Roman" w:hAnsi="Times New Roman" w:cs="Times New Roman"/>
            <w:sz w:val="24"/>
            <w:szCs w:val="24"/>
          </w:rPr>
          <w:delText xml:space="preserve">vectors </w:delText>
        </w:r>
      </w:del>
      <w:r w:rsidR="005A129B" w:rsidRPr="005A129B">
        <w:rPr>
          <w:rFonts w:ascii="Times New Roman" w:hAnsi="Times New Roman" w:cs="Times New Roman"/>
          <w:sz w:val="24"/>
          <w:szCs w:val="24"/>
        </w:rPr>
        <w:t xml:space="preserve">to examine the </w:t>
      </w:r>
      <w:r w:rsidR="003B37F3">
        <w:rPr>
          <w:rFonts w:ascii="Times New Roman" w:hAnsi="Times New Roman" w:cs="Times New Roman"/>
          <w:sz w:val="24"/>
          <w:szCs w:val="24"/>
        </w:rPr>
        <w:t xml:space="preserve">total </w:t>
      </w:r>
      <w:r w:rsidR="005A129B" w:rsidRPr="005A129B">
        <w:rPr>
          <w:rFonts w:ascii="Times New Roman" w:hAnsi="Times New Roman" w:cs="Times New Roman"/>
          <w:sz w:val="24"/>
          <w:szCs w:val="24"/>
        </w:rPr>
        <w:t xml:space="preserve">distribution of dispersal distances </w:t>
      </w:r>
      <w:del w:id="267" w:author="Trevor Drees" w:date="2025-09-02T20:46:00Z" w16du:dateUtc="2025-09-03T03:46:00Z">
        <w:r w:rsidR="004526D2" w:rsidDel="00912AFB">
          <w:rPr>
            <w:rFonts w:ascii="Times New Roman" w:hAnsi="Times New Roman" w:cs="Times New Roman"/>
            <w:sz w:val="24"/>
            <w:szCs w:val="24"/>
          </w:rPr>
          <w:delText>via</w:delText>
        </w:r>
        <w:r w:rsidR="004526D2" w:rsidRPr="005A129B" w:rsidDel="00912AFB">
          <w:rPr>
            <w:rFonts w:ascii="Times New Roman" w:hAnsi="Times New Roman" w:cs="Times New Roman"/>
            <w:sz w:val="24"/>
            <w:szCs w:val="24"/>
          </w:rPr>
          <w:delText xml:space="preserve"> </w:delText>
        </w:r>
        <w:r w:rsidR="005A129B" w:rsidRPr="005A129B" w:rsidDel="00912AFB">
          <w:rPr>
            <w:rFonts w:ascii="Times New Roman" w:hAnsi="Times New Roman" w:cs="Times New Roman"/>
            <w:sz w:val="24"/>
            <w:szCs w:val="24"/>
          </w:rPr>
          <w:delText xml:space="preserve">all possible </w:delText>
        </w:r>
        <w:r w:rsidR="004526D2" w:rsidDel="00912AFB">
          <w:rPr>
            <w:rFonts w:ascii="Times New Roman" w:hAnsi="Times New Roman" w:cs="Times New Roman"/>
            <w:sz w:val="24"/>
            <w:szCs w:val="24"/>
          </w:rPr>
          <w:delText>pathways</w:delText>
        </w:r>
      </w:del>
      <w:ins w:id="268" w:author="Trevor Drees" w:date="2025-09-02T20:46:00Z" w16du:dateUtc="2025-09-03T03:46:00Z">
        <w:r w:rsidR="00912AFB">
          <w:rPr>
            <w:rFonts w:ascii="Times New Roman" w:hAnsi="Times New Roman" w:cs="Times New Roman"/>
            <w:sz w:val="24"/>
            <w:szCs w:val="24"/>
          </w:rPr>
          <w:t>for each vector across all pathways</w:t>
        </w:r>
      </w:ins>
      <w:r w:rsidR="005A129B" w:rsidRPr="005A129B">
        <w:rPr>
          <w:rFonts w:ascii="Times New Roman" w:hAnsi="Times New Roman" w:cs="Times New Roman"/>
          <w:sz w:val="24"/>
          <w:szCs w:val="24"/>
        </w:rPr>
        <w:t xml:space="preserve">. </w:t>
      </w:r>
      <w:ins w:id="269" w:author="Trevor Drees" w:date="2025-09-02T20:43:00Z" w16du:dateUtc="2025-09-03T03:43:00Z">
        <w:r w:rsidR="00F703D5">
          <w:rPr>
            <w:rFonts w:ascii="Times New Roman" w:hAnsi="Times New Roman" w:cs="Times New Roman"/>
            <w:sz w:val="24"/>
            <w:szCs w:val="24"/>
          </w:rPr>
          <w:t xml:space="preserve">Quantifying </w:t>
        </w:r>
      </w:ins>
      <w:ins w:id="270" w:author="Trevor Drees" w:date="2025-09-03T20:50:00Z" w16du:dateUtc="2025-09-04T03:50:00Z">
        <w:r w:rsidR="00881738">
          <w:rPr>
            <w:rFonts w:ascii="Times New Roman" w:hAnsi="Times New Roman" w:cs="Times New Roman"/>
            <w:sz w:val="24"/>
            <w:szCs w:val="24"/>
          </w:rPr>
          <w:t>every</w:t>
        </w:r>
      </w:ins>
      <w:ins w:id="271" w:author="Trevor Drees" w:date="2025-09-02T20:43:00Z" w16du:dateUtc="2025-09-03T03:43:00Z">
        <w:r w:rsidR="00F703D5">
          <w:rPr>
            <w:rFonts w:ascii="Times New Roman" w:hAnsi="Times New Roman" w:cs="Times New Roman"/>
            <w:sz w:val="24"/>
            <w:szCs w:val="24"/>
          </w:rPr>
          <w:t xml:space="preserve"> </w:t>
        </w:r>
      </w:ins>
      <w:ins w:id="272" w:author="Trevor Drees" w:date="2025-09-03T20:56:00Z" w16du:dateUtc="2025-09-04T03:56:00Z">
        <w:r w:rsidR="00881738">
          <w:rPr>
            <w:rFonts w:ascii="Times New Roman" w:hAnsi="Times New Roman" w:cs="Times New Roman"/>
            <w:sz w:val="24"/>
            <w:szCs w:val="24"/>
          </w:rPr>
          <w:t xml:space="preserve">dispersal pathway and </w:t>
        </w:r>
        <w:r w:rsidR="00881738" w:rsidRPr="005A129B">
          <w:rPr>
            <w:rFonts w:ascii="Times New Roman" w:hAnsi="Times New Roman" w:cs="Times New Roman"/>
            <w:sz w:val="24"/>
            <w:szCs w:val="24"/>
          </w:rPr>
          <w:t>vector</w:t>
        </w:r>
      </w:ins>
      <w:ins w:id="273" w:author="Trevor Drees" w:date="2025-09-02T21:31:00Z" w16du:dateUtc="2025-09-03T04:31:00Z">
        <w:r w:rsidR="0091549C">
          <w:rPr>
            <w:rFonts w:ascii="Times New Roman" w:hAnsi="Times New Roman" w:cs="Times New Roman"/>
            <w:sz w:val="24"/>
            <w:szCs w:val="24"/>
          </w:rPr>
          <w:t xml:space="preserve"> </w:t>
        </w:r>
      </w:ins>
      <w:ins w:id="274" w:author="Trevor Drees" w:date="2025-09-02T20:44:00Z" w16du:dateUtc="2025-09-03T03:44:00Z">
        <w:r w:rsidR="00F703D5">
          <w:rPr>
            <w:rFonts w:ascii="Times New Roman" w:hAnsi="Times New Roman" w:cs="Times New Roman"/>
            <w:sz w:val="24"/>
            <w:szCs w:val="24"/>
          </w:rPr>
          <w:t>within a system can help</w:t>
        </w:r>
      </w:ins>
      <w:ins w:id="275" w:author="Trevor Drees" w:date="2025-09-02T19:41:00Z" w16du:dateUtc="2025-09-03T02:41:00Z">
        <w:r w:rsidR="008F1E82">
          <w:rPr>
            <w:rFonts w:ascii="Times New Roman" w:hAnsi="Times New Roman" w:cs="Times New Roman"/>
            <w:sz w:val="24"/>
            <w:szCs w:val="24"/>
          </w:rPr>
          <w:t xml:space="preserve"> provide</w:t>
        </w:r>
        <w:r w:rsidR="008F1E82" w:rsidRPr="005A129B">
          <w:rPr>
            <w:rFonts w:ascii="Times New Roman" w:hAnsi="Times New Roman" w:cs="Times New Roman"/>
            <w:sz w:val="24"/>
            <w:szCs w:val="24"/>
          </w:rPr>
          <w:t xml:space="preserve"> </w:t>
        </w:r>
        <w:r w:rsidR="008F1E82">
          <w:rPr>
            <w:rFonts w:ascii="Times New Roman" w:hAnsi="Times New Roman" w:cs="Times New Roman"/>
            <w:sz w:val="24"/>
            <w:szCs w:val="24"/>
          </w:rPr>
          <w:t>clarity on</w:t>
        </w:r>
        <w:r w:rsidR="008F1E82" w:rsidRPr="005A129B">
          <w:rPr>
            <w:rFonts w:ascii="Times New Roman" w:hAnsi="Times New Roman" w:cs="Times New Roman"/>
            <w:sz w:val="24"/>
            <w:szCs w:val="24"/>
          </w:rPr>
          <w:t xml:space="preserve"> how </w:t>
        </w:r>
      </w:ins>
      <w:ins w:id="276" w:author="Trevor Drees" w:date="2025-09-02T20:44:00Z" w16du:dateUtc="2025-09-03T03:44:00Z">
        <w:r w:rsidR="00F703D5">
          <w:rPr>
            <w:rFonts w:ascii="Times New Roman" w:hAnsi="Times New Roman" w:cs="Times New Roman"/>
            <w:sz w:val="24"/>
            <w:szCs w:val="24"/>
          </w:rPr>
          <w:t xml:space="preserve">each </w:t>
        </w:r>
      </w:ins>
      <w:ins w:id="277" w:author="Trevor Drees" w:date="2025-09-02T20:46:00Z" w16du:dateUtc="2025-09-03T03:46:00Z">
        <w:r w:rsidR="00912AFB">
          <w:rPr>
            <w:rFonts w:ascii="Times New Roman" w:hAnsi="Times New Roman" w:cs="Times New Roman"/>
            <w:sz w:val="24"/>
            <w:szCs w:val="24"/>
          </w:rPr>
          <w:t xml:space="preserve">one </w:t>
        </w:r>
      </w:ins>
      <w:ins w:id="278" w:author="Trevor Drees" w:date="2025-09-02T19:41:00Z" w16du:dateUtc="2025-09-03T02:41:00Z">
        <w:r w:rsidR="008F1E82" w:rsidRPr="005A129B">
          <w:rPr>
            <w:rFonts w:ascii="Times New Roman" w:hAnsi="Times New Roman" w:cs="Times New Roman"/>
            <w:sz w:val="24"/>
            <w:szCs w:val="24"/>
          </w:rPr>
          <w:t>contribute</w:t>
        </w:r>
      </w:ins>
      <w:ins w:id="279" w:author="Trevor Drees" w:date="2025-09-02T20:46:00Z" w16du:dateUtc="2025-09-03T03:46:00Z">
        <w:r w:rsidR="00912AFB">
          <w:rPr>
            <w:rFonts w:ascii="Times New Roman" w:hAnsi="Times New Roman" w:cs="Times New Roman"/>
            <w:sz w:val="24"/>
            <w:szCs w:val="24"/>
          </w:rPr>
          <w:t>s</w:t>
        </w:r>
      </w:ins>
      <w:ins w:id="280" w:author="Trevor Drees" w:date="2025-09-02T19:41:00Z" w16du:dateUtc="2025-09-03T02:41:00Z">
        <w:r w:rsidR="008F1E82" w:rsidRPr="005A129B">
          <w:rPr>
            <w:rFonts w:ascii="Times New Roman" w:hAnsi="Times New Roman" w:cs="Times New Roman"/>
            <w:sz w:val="24"/>
            <w:szCs w:val="24"/>
          </w:rPr>
          <w:t xml:space="preserve"> to the overall dispersal process</w:t>
        </w:r>
        <w:r w:rsidR="008F1E82">
          <w:rPr>
            <w:rFonts w:ascii="Times New Roman" w:hAnsi="Times New Roman" w:cs="Times New Roman"/>
            <w:sz w:val="24"/>
            <w:szCs w:val="24"/>
          </w:rPr>
          <w:t xml:space="preserve"> for a given </w:t>
        </w:r>
        <w:proofErr w:type="gramStart"/>
        <w:r w:rsidR="008F1E82">
          <w:rPr>
            <w:rFonts w:ascii="Times New Roman" w:hAnsi="Times New Roman" w:cs="Times New Roman"/>
            <w:sz w:val="24"/>
            <w:szCs w:val="24"/>
          </w:rPr>
          <w:t>species</w:t>
        </w:r>
      </w:ins>
      <w:ins w:id="281" w:author="Trevor Drees" w:date="2025-09-02T21:30:00Z" w16du:dateUtc="2025-09-03T04:30:00Z">
        <w:r w:rsidR="0091549C">
          <w:rPr>
            <w:rFonts w:ascii="Times New Roman" w:hAnsi="Times New Roman" w:cs="Times New Roman"/>
            <w:sz w:val="24"/>
            <w:szCs w:val="24"/>
          </w:rPr>
          <w:t>, and</w:t>
        </w:r>
        <w:proofErr w:type="gramEnd"/>
        <w:r w:rsidR="0091549C">
          <w:rPr>
            <w:rFonts w:ascii="Times New Roman" w:hAnsi="Times New Roman" w:cs="Times New Roman"/>
            <w:sz w:val="24"/>
            <w:szCs w:val="24"/>
          </w:rPr>
          <w:t xml:space="preserve"> can help provide more accurate dispersal estimates</w:t>
        </w:r>
      </w:ins>
      <w:ins w:id="282" w:author="Trevor Drees" w:date="2025-09-02T21:28:00Z" w16du:dateUtc="2025-09-03T04:28:00Z">
        <w:r w:rsidR="0091549C">
          <w:rPr>
            <w:rFonts w:ascii="Times New Roman" w:hAnsi="Times New Roman" w:cs="Times New Roman"/>
            <w:sz w:val="24"/>
            <w:szCs w:val="24"/>
          </w:rPr>
          <w:t>.</w:t>
        </w:r>
      </w:ins>
      <w:ins w:id="283" w:author="Trevor Drees" w:date="2025-09-02T19:41:00Z" w16du:dateUtc="2025-09-03T02:41:00Z">
        <w:r w:rsidR="008F1E82" w:rsidRPr="005A129B">
          <w:rPr>
            <w:rFonts w:ascii="Times New Roman" w:hAnsi="Times New Roman" w:cs="Times New Roman"/>
            <w:sz w:val="24"/>
            <w:szCs w:val="24"/>
          </w:rPr>
          <w:t xml:space="preserve"> </w:t>
        </w:r>
      </w:ins>
      <w:ins w:id="284" w:author="Trevor Drees" w:date="2025-09-02T20:48:00Z" w16du:dateUtc="2025-09-03T03:48:00Z">
        <w:r w:rsidR="00912AFB">
          <w:rPr>
            <w:rFonts w:ascii="Times New Roman" w:hAnsi="Times New Roman" w:cs="Times New Roman"/>
            <w:sz w:val="24"/>
            <w:szCs w:val="24"/>
          </w:rPr>
          <w:t>W</w:t>
        </w:r>
      </w:ins>
      <w:ins w:id="285" w:author="Trevor Drees" w:date="2025-09-02T20:49:00Z" w16du:dateUtc="2025-09-03T03:49:00Z">
        <w:r w:rsidR="00912AFB">
          <w:rPr>
            <w:rFonts w:ascii="Times New Roman" w:hAnsi="Times New Roman" w:cs="Times New Roman"/>
            <w:sz w:val="24"/>
            <w:szCs w:val="24"/>
          </w:rPr>
          <w:t>hile possible in a variety of sessile organisms</w:t>
        </w:r>
      </w:ins>
      <w:ins w:id="286" w:author="Trevor Drees" w:date="2025-09-02T19:41:00Z" w16du:dateUtc="2025-09-03T02:41:00Z">
        <w:r w:rsidR="008F1E82">
          <w:rPr>
            <w:rFonts w:ascii="Times New Roman" w:hAnsi="Times New Roman" w:cs="Times New Roman"/>
            <w:sz w:val="24"/>
            <w:szCs w:val="24"/>
          </w:rPr>
          <w:t>, t</w:t>
        </w:r>
      </w:ins>
      <w:ins w:id="287" w:author="Trevor Drees" w:date="2025-09-02T19:40:00Z" w16du:dateUtc="2025-09-03T02:40:00Z">
        <w:r w:rsidR="008F1E82">
          <w:rPr>
            <w:rFonts w:ascii="Times New Roman" w:hAnsi="Times New Roman" w:cs="Times New Roman"/>
            <w:sz w:val="24"/>
            <w:szCs w:val="24"/>
          </w:rPr>
          <w:t>hese</w:t>
        </w:r>
      </w:ins>
      <w:moveToRangeStart w:id="288" w:author="Trevor Drees" w:date="2025-09-02T19:40:00Z" w:name="move207734437"/>
      <w:moveTo w:id="289" w:author="Trevor Drees" w:date="2025-09-02T19:40:00Z" w16du:dateUtc="2025-09-03T02:40:00Z">
        <w:del w:id="290" w:author="Trevor Drees" w:date="2025-09-02T19:40:00Z" w16du:dateUtc="2025-09-03T02:40:00Z">
          <w:r w:rsidR="008F1E82" w:rsidDel="008F1E82">
            <w:rPr>
              <w:rFonts w:ascii="Times New Roman" w:hAnsi="Times New Roman" w:cs="Times New Roman"/>
              <w:sz w:val="24"/>
              <w:szCs w:val="24"/>
            </w:rPr>
            <w:delText>plants,</w:delText>
          </w:r>
        </w:del>
        <w:r w:rsidR="008F1E82">
          <w:rPr>
            <w:rFonts w:ascii="Times New Roman" w:hAnsi="Times New Roman" w:cs="Times New Roman"/>
            <w:sz w:val="24"/>
            <w:szCs w:val="24"/>
          </w:rPr>
          <w:t xml:space="preserve"> </w:t>
        </w:r>
        <w:del w:id="291" w:author="Trevor Drees" w:date="2025-09-02T19:40:00Z" w16du:dateUtc="2025-09-03T02:40:00Z">
          <w:r w:rsidR="008F1E82" w:rsidDel="008F1E82">
            <w:rPr>
              <w:rFonts w:ascii="Times New Roman" w:hAnsi="Times New Roman" w:cs="Times New Roman"/>
              <w:sz w:val="24"/>
              <w:szCs w:val="24"/>
            </w:rPr>
            <w:delText xml:space="preserve">where </w:delText>
          </w:r>
        </w:del>
        <w:r w:rsidR="008F1E82">
          <w:rPr>
            <w:rFonts w:ascii="Times New Roman" w:hAnsi="Times New Roman" w:cs="Times New Roman"/>
            <w:sz w:val="24"/>
            <w:szCs w:val="24"/>
          </w:rPr>
          <w:t>multi-</w:t>
        </w:r>
        <w:del w:id="292" w:author="Trevor Drees" w:date="2025-09-03T20:52:00Z" w16du:dateUtc="2025-09-04T03:52:00Z">
          <w:r w:rsidR="008F1E82" w:rsidDel="00881738">
            <w:rPr>
              <w:rFonts w:ascii="Times New Roman" w:hAnsi="Times New Roman" w:cs="Times New Roman"/>
              <w:sz w:val="24"/>
              <w:szCs w:val="24"/>
            </w:rPr>
            <w:delText>stage</w:delText>
          </w:r>
        </w:del>
      </w:moveTo>
      <w:ins w:id="293" w:author="Trevor Drees" w:date="2025-09-03T20:52:00Z" w16du:dateUtc="2025-09-04T03:52:00Z">
        <w:r w:rsidR="00881738">
          <w:rPr>
            <w:rFonts w:ascii="Times New Roman" w:hAnsi="Times New Roman" w:cs="Times New Roman"/>
            <w:sz w:val="24"/>
            <w:szCs w:val="24"/>
          </w:rPr>
          <w:t>pathway</w:t>
        </w:r>
      </w:ins>
      <w:moveTo w:id="294" w:author="Trevor Drees" w:date="2025-09-02T19:40:00Z" w16du:dateUtc="2025-09-03T02:40:00Z">
        <w:r w:rsidR="008F1E82">
          <w:rPr>
            <w:rFonts w:ascii="Times New Roman" w:hAnsi="Times New Roman" w:cs="Times New Roman"/>
            <w:sz w:val="24"/>
            <w:szCs w:val="24"/>
          </w:rPr>
          <w:t xml:space="preserve"> or multi-vector dispersal </w:t>
        </w:r>
      </w:moveTo>
      <w:ins w:id="295" w:author="Trevor Drees" w:date="2025-09-02T19:40:00Z" w16du:dateUtc="2025-09-03T02:40:00Z">
        <w:r w:rsidR="008F1E82">
          <w:rPr>
            <w:rFonts w:ascii="Times New Roman" w:hAnsi="Times New Roman" w:cs="Times New Roman"/>
            <w:sz w:val="24"/>
            <w:szCs w:val="24"/>
          </w:rPr>
          <w:t xml:space="preserve">configurations are particularly </w:t>
        </w:r>
      </w:ins>
      <w:moveTo w:id="296" w:author="Trevor Drees" w:date="2025-09-02T19:40:00Z" w16du:dateUtc="2025-09-03T02:40:00Z">
        <w:del w:id="297" w:author="Trevor Drees" w:date="2025-09-02T19:40:00Z" w16du:dateUtc="2025-09-03T02:40:00Z">
          <w:r w:rsidR="008F1E82" w:rsidDel="008F1E82">
            <w:rPr>
              <w:rFonts w:ascii="Times New Roman" w:hAnsi="Times New Roman" w:cs="Times New Roman"/>
              <w:sz w:val="24"/>
              <w:szCs w:val="24"/>
            </w:rPr>
            <w:delText>is often possible</w:delText>
          </w:r>
        </w:del>
      </w:moveTo>
      <w:ins w:id="298" w:author="Trevor Drees" w:date="2025-09-02T19:40:00Z" w16du:dateUtc="2025-09-03T02:40:00Z">
        <w:r w:rsidR="008F1E82">
          <w:rPr>
            <w:rFonts w:ascii="Times New Roman" w:hAnsi="Times New Roman" w:cs="Times New Roman"/>
            <w:sz w:val="24"/>
            <w:szCs w:val="24"/>
          </w:rPr>
          <w:t>common in plants</w:t>
        </w:r>
      </w:ins>
      <w:moveTo w:id="299" w:author="Trevor Drees" w:date="2025-09-02T19:40:00Z" w16du:dateUtc="2025-09-03T02:40:00Z">
        <w:r w:rsidR="008F1E82">
          <w:rPr>
            <w:rFonts w:ascii="Times New Roman" w:hAnsi="Times New Roman" w:cs="Times New Roman"/>
            <w:sz w:val="24"/>
            <w:szCs w:val="24"/>
          </w:rPr>
          <w:t xml:space="preserve"> (e.g., </w:t>
        </w:r>
        <w:r w:rsidR="008F1E82" w:rsidRPr="00F26B8B">
          <w:rPr>
            <w:rFonts w:ascii="Times New Roman" w:hAnsi="Times New Roman" w:cs="Times New Roman"/>
            <w:sz w:val="24"/>
            <w:szCs w:val="24"/>
          </w:rPr>
          <w:t>Herrera and Jordano 1981</w:t>
        </w:r>
        <w:r w:rsidR="008F1E82">
          <w:rPr>
            <w:rFonts w:ascii="Times New Roman" w:hAnsi="Times New Roman" w:cs="Times New Roman"/>
            <w:sz w:val="24"/>
            <w:szCs w:val="24"/>
          </w:rPr>
          <w:t xml:space="preserve">, </w:t>
        </w:r>
        <w:proofErr w:type="spellStart"/>
        <w:r w:rsidR="008F1E82">
          <w:rPr>
            <w:rFonts w:ascii="Times New Roman" w:hAnsi="Times New Roman" w:cs="Times New Roman"/>
            <w:sz w:val="24"/>
            <w:szCs w:val="24"/>
          </w:rPr>
          <w:t>Ohkawara</w:t>
        </w:r>
        <w:proofErr w:type="spellEnd"/>
        <w:r w:rsidR="008F1E82">
          <w:rPr>
            <w:rFonts w:ascii="Times New Roman" w:hAnsi="Times New Roman" w:cs="Times New Roman"/>
            <w:sz w:val="24"/>
            <w:szCs w:val="24"/>
          </w:rPr>
          <w:t xml:space="preserve"> and Higashi 1994, Kalisz </w:t>
        </w:r>
        <w:r w:rsidR="008F1E82">
          <w:rPr>
            <w:rFonts w:ascii="Times New Roman" w:hAnsi="Times New Roman" w:cs="Times New Roman"/>
            <w:i/>
            <w:iCs/>
            <w:sz w:val="24"/>
            <w:szCs w:val="24"/>
          </w:rPr>
          <w:t>et al</w:t>
        </w:r>
        <w:r w:rsidR="008F1E82">
          <w:rPr>
            <w:rFonts w:ascii="Times New Roman" w:hAnsi="Times New Roman" w:cs="Times New Roman"/>
            <w:sz w:val="24"/>
            <w:szCs w:val="24"/>
          </w:rPr>
          <w:t xml:space="preserve">. 1999, </w:t>
        </w:r>
        <w:r w:rsidR="008F1E82" w:rsidRPr="000F0B0A">
          <w:rPr>
            <w:rFonts w:ascii="Times New Roman" w:hAnsi="Times New Roman" w:cs="Times New Roman"/>
            <w:sz w:val="24"/>
            <w:szCs w:val="24"/>
          </w:rPr>
          <w:t xml:space="preserve">Schurr </w:t>
        </w:r>
        <w:r w:rsidR="008F1E82" w:rsidRPr="000F0B0A">
          <w:rPr>
            <w:rFonts w:ascii="Times New Roman" w:hAnsi="Times New Roman" w:cs="Times New Roman"/>
            <w:i/>
            <w:iCs/>
            <w:sz w:val="24"/>
            <w:szCs w:val="24"/>
          </w:rPr>
          <w:t>et al</w:t>
        </w:r>
        <w:r w:rsidR="008F1E82" w:rsidRPr="000F0B0A">
          <w:rPr>
            <w:rFonts w:ascii="Times New Roman" w:hAnsi="Times New Roman" w:cs="Times New Roman"/>
            <w:sz w:val="24"/>
            <w:szCs w:val="24"/>
          </w:rPr>
          <w:t>. 2005</w:t>
        </w:r>
        <w:r w:rsidR="008F1E82">
          <w:rPr>
            <w:rFonts w:ascii="Times New Roman" w:hAnsi="Times New Roman" w:cs="Times New Roman"/>
            <w:sz w:val="24"/>
            <w:szCs w:val="24"/>
          </w:rPr>
          <w:t>)</w:t>
        </w:r>
      </w:moveTo>
      <w:ins w:id="300" w:author="Trevor Drees" w:date="2025-09-02T20:50:00Z" w16du:dateUtc="2025-09-03T03:50:00Z">
        <w:r w:rsidR="00912AFB">
          <w:rPr>
            <w:rFonts w:ascii="Times New Roman" w:hAnsi="Times New Roman" w:cs="Times New Roman"/>
            <w:sz w:val="24"/>
            <w:szCs w:val="24"/>
          </w:rPr>
          <w:t xml:space="preserve">, where many species have evolved </w:t>
        </w:r>
      </w:ins>
      <w:ins w:id="301" w:author="Trevor Drees" w:date="2025-09-03T20:55:00Z" w16du:dateUtc="2025-09-04T03:55:00Z">
        <w:r w:rsidR="00881738">
          <w:rPr>
            <w:rFonts w:ascii="Times New Roman" w:hAnsi="Times New Roman" w:cs="Times New Roman"/>
            <w:sz w:val="24"/>
            <w:szCs w:val="24"/>
          </w:rPr>
          <w:t>multiple modes of dispersal in</w:t>
        </w:r>
      </w:ins>
      <w:ins w:id="302" w:author="Trevor Drees" w:date="2025-09-03T20:53:00Z" w16du:dateUtc="2025-09-04T03:53:00Z">
        <w:r w:rsidR="00881738">
          <w:rPr>
            <w:rFonts w:ascii="Times New Roman" w:hAnsi="Times New Roman" w:cs="Times New Roman"/>
            <w:sz w:val="24"/>
            <w:szCs w:val="24"/>
          </w:rPr>
          <w:t xml:space="preserve"> order</w:t>
        </w:r>
      </w:ins>
      <w:ins w:id="303" w:author="Trevor Drees" w:date="2025-09-02T20:50:00Z" w16du:dateUtc="2025-09-03T03:50:00Z">
        <w:r w:rsidR="00912AFB">
          <w:rPr>
            <w:rFonts w:ascii="Times New Roman" w:hAnsi="Times New Roman" w:cs="Times New Roman"/>
            <w:sz w:val="24"/>
            <w:szCs w:val="24"/>
          </w:rPr>
          <w:t xml:space="preserve"> to maximize</w:t>
        </w:r>
      </w:ins>
      <w:ins w:id="304" w:author="Trevor Drees" w:date="2025-09-03T20:55:00Z" w16du:dateUtc="2025-09-04T03:55:00Z">
        <w:r w:rsidR="00881738">
          <w:rPr>
            <w:rFonts w:ascii="Times New Roman" w:hAnsi="Times New Roman" w:cs="Times New Roman"/>
            <w:sz w:val="24"/>
            <w:szCs w:val="24"/>
          </w:rPr>
          <w:t xml:space="preserve"> seed</w:t>
        </w:r>
      </w:ins>
      <w:ins w:id="305" w:author="Trevor Drees" w:date="2025-09-02T20:50:00Z" w16du:dateUtc="2025-09-03T03:50:00Z">
        <w:r w:rsidR="00912AFB">
          <w:rPr>
            <w:rFonts w:ascii="Times New Roman" w:hAnsi="Times New Roman" w:cs="Times New Roman"/>
            <w:sz w:val="24"/>
            <w:szCs w:val="24"/>
          </w:rPr>
          <w:t xml:space="preserve"> </w:t>
        </w:r>
      </w:ins>
      <w:ins w:id="306" w:author="Trevor Drees" w:date="2025-09-02T20:52:00Z" w16du:dateUtc="2025-09-03T03:52:00Z">
        <w:r w:rsidR="00912AFB">
          <w:rPr>
            <w:rFonts w:ascii="Times New Roman" w:hAnsi="Times New Roman" w:cs="Times New Roman"/>
            <w:sz w:val="24"/>
            <w:szCs w:val="24"/>
          </w:rPr>
          <w:t>distance from the parent plant.</w:t>
        </w:r>
      </w:ins>
      <w:moveTo w:id="307" w:author="Trevor Drees" w:date="2025-09-02T19:40:00Z" w16du:dateUtc="2025-09-03T02:40:00Z">
        <w:del w:id="308" w:author="Trevor Drees" w:date="2025-09-02T20:50:00Z" w16du:dateUtc="2025-09-03T03:50:00Z">
          <w:r w:rsidR="008F1E82" w:rsidDel="00912AFB">
            <w:rPr>
              <w:rFonts w:ascii="Times New Roman" w:hAnsi="Times New Roman" w:cs="Times New Roman"/>
              <w:sz w:val="24"/>
              <w:szCs w:val="24"/>
            </w:rPr>
            <w:delText>.</w:delText>
          </w:r>
        </w:del>
      </w:moveTo>
      <w:moveToRangeEnd w:id="288"/>
    </w:p>
    <w:p w14:paraId="2856192E" w14:textId="09406EDC" w:rsidR="005A129B" w:rsidRPr="005A129B" w:rsidDel="008F1E82" w:rsidRDefault="00ED0946" w:rsidP="00C64983">
      <w:pPr>
        <w:spacing w:after="0" w:line="480" w:lineRule="auto"/>
        <w:ind w:firstLine="284"/>
        <w:rPr>
          <w:del w:id="309" w:author="Trevor Drees" w:date="2025-09-02T19:41:00Z" w16du:dateUtc="2025-09-03T02:41:00Z"/>
          <w:rFonts w:ascii="Times New Roman" w:hAnsi="Times New Roman" w:cs="Times New Roman"/>
          <w:sz w:val="24"/>
          <w:szCs w:val="24"/>
        </w:rPr>
      </w:pPr>
      <w:moveFromRangeStart w:id="310" w:author="Trevor Drees" w:date="2025-09-02T19:35:00Z" w:name="move207734139"/>
      <w:commentRangeStart w:id="311"/>
      <w:moveFrom w:id="312" w:author="Trevor Drees" w:date="2025-09-02T19:35:00Z" w16du:dateUtc="2025-09-03T02:35:00Z">
        <w:del w:id="313" w:author="Trevor Drees" w:date="2025-09-02T19:41:00Z" w16du:dateUtc="2025-09-03T02:41:00Z">
          <w:r w:rsidDel="008F1E82">
            <w:rPr>
              <w:rFonts w:ascii="Times New Roman" w:hAnsi="Times New Roman" w:cs="Times New Roman"/>
              <w:sz w:val="24"/>
              <w:szCs w:val="24"/>
            </w:rPr>
            <w:lastRenderedPageBreak/>
            <w:delText>T</w:delText>
          </w:r>
          <w:r w:rsidR="00FE671E" w:rsidDel="008F1E82">
            <w:rPr>
              <w:rFonts w:ascii="Times New Roman" w:hAnsi="Times New Roman" w:cs="Times New Roman"/>
              <w:sz w:val="24"/>
              <w:szCs w:val="24"/>
            </w:rPr>
            <w:delText>he surge of interest in dispersal processes over the past few decades (Beckman and Sullivan 2023)</w:delText>
          </w:r>
          <w:r w:rsidR="002D0E86" w:rsidDel="008F1E82">
            <w:rPr>
              <w:rFonts w:ascii="Times New Roman" w:hAnsi="Times New Roman" w:cs="Times New Roman"/>
              <w:sz w:val="24"/>
              <w:szCs w:val="24"/>
            </w:rPr>
            <w:delText xml:space="preserve"> </w:delText>
          </w:r>
          <w:r w:rsidR="00A11298" w:rsidDel="008F1E82">
            <w:rPr>
              <w:rFonts w:ascii="Times New Roman" w:hAnsi="Times New Roman" w:cs="Times New Roman"/>
              <w:sz w:val="24"/>
              <w:szCs w:val="24"/>
            </w:rPr>
            <w:delText>indicates</w:delText>
          </w:r>
          <w:r w:rsidR="008B6D68" w:rsidDel="008F1E82">
            <w:rPr>
              <w:rFonts w:ascii="Times New Roman" w:hAnsi="Times New Roman" w:cs="Times New Roman"/>
              <w:sz w:val="24"/>
              <w:szCs w:val="24"/>
            </w:rPr>
            <w:delText xml:space="preserve"> increased scientific attention</w:delText>
          </w:r>
          <w:r w:rsidR="00A11298" w:rsidDel="008F1E82">
            <w:rPr>
              <w:rFonts w:ascii="Times New Roman" w:hAnsi="Times New Roman" w:cs="Times New Roman"/>
              <w:sz w:val="24"/>
              <w:szCs w:val="24"/>
            </w:rPr>
            <w:delText xml:space="preserve"> </w:delText>
          </w:r>
          <w:r w:rsidR="00B66545" w:rsidDel="008F1E82">
            <w:rPr>
              <w:rFonts w:ascii="Times New Roman" w:hAnsi="Times New Roman" w:cs="Times New Roman"/>
              <w:sz w:val="24"/>
              <w:szCs w:val="24"/>
            </w:rPr>
            <w:delText>on</w:delText>
          </w:r>
          <w:r w:rsidR="00A11298" w:rsidDel="008F1E82">
            <w:rPr>
              <w:rFonts w:ascii="Times New Roman" w:hAnsi="Times New Roman" w:cs="Times New Roman"/>
              <w:sz w:val="24"/>
              <w:szCs w:val="24"/>
            </w:rPr>
            <w:delText xml:space="preserve"> quantification of</w:delText>
          </w:r>
          <w:r w:rsidR="00A11298" w:rsidRPr="005A129B" w:rsidDel="008F1E82">
            <w:rPr>
              <w:rFonts w:ascii="Times New Roman" w:hAnsi="Times New Roman" w:cs="Times New Roman"/>
              <w:sz w:val="24"/>
              <w:szCs w:val="24"/>
            </w:rPr>
            <w:delText xml:space="preserve"> total dispersal i</w:delText>
          </w:r>
          <w:r w:rsidR="00A11298" w:rsidDel="008F1E82">
            <w:rPr>
              <w:rFonts w:ascii="Times New Roman" w:hAnsi="Times New Roman" w:cs="Times New Roman"/>
              <w:sz w:val="24"/>
              <w:szCs w:val="24"/>
            </w:rPr>
            <w:delText>n plants,</w:delText>
          </w:r>
          <w:r w:rsidR="005A129B" w:rsidRPr="005A129B" w:rsidDel="008F1E82">
            <w:rPr>
              <w:rFonts w:ascii="Times New Roman" w:hAnsi="Times New Roman" w:cs="Times New Roman"/>
              <w:sz w:val="24"/>
              <w:szCs w:val="24"/>
            </w:rPr>
            <w:delText xml:space="preserve"> for </w:delText>
          </w:r>
          <w:r w:rsidR="00112F4C" w:rsidDel="008F1E82">
            <w:rPr>
              <w:rFonts w:ascii="Times New Roman" w:hAnsi="Times New Roman" w:cs="Times New Roman"/>
              <w:sz w:val="24"/>
              <w:szCs w:val="24"/>
            </w:rPr>
            <w:delText>a multitude of</w:delText>
          </w:r>
          <w:r w:rsidR="005A129B" w:rsidRPr="005A129B" w:rsidDel="008F1E82">
            <w:rPr>
              <w:rFonts w:ascii="Times New Roman" w:hAnsi="Times New Roman" w:cs="Times New Roman"/>
              <w:sz w:val="24"/>
              <w:szCs w:val="24"/>
            </w:rPr>
            <w:delText xml:space="preserve"> reasons</w:delText>
          </w:r>
          <w:r w:rsidR="00112F4C" w:rsidDel="008F1E82">
            <w:rPr>
              <w:rFonts w:ascii="Times New Roman" w:hAnsi="Times New Roman" w:cs="Times New Roman"/>
              <w:sz w:val="24"/>
              <w:szCs w:val="24"/>
            </w:rPr>
            <w:delText xml:space="preserve"> </w:delText>
          </w:r>
          <w:r w:rsidR="005A129B" w:rsidRPr="005A129B" w:rsidDel="008F1E82">
            <w:rPr>
              <w:rFonts w:ascii="Times New Roman" w:hAnsi="Times New Roman" w:cs="Times New Roman"/>
              <w:sz w:val="24"/>
              <w:szCs w:val="24"/>
            </w:rPr>
            <w:delText xml:space="preserve">(Shea 2007). </w:delText>
          </w:r>
          <w:r w:rsidR="00112F4C" w:rsidDel="008F1E82">
            <w:rPr>
              <w:rFonts w:ascii="Times New Roman" w:hAnsi="Times New Roman" w:cs="Times New Roman"/>
              <w:sz w:val="24"/>
              <w:szCs w:val="24"/>
            </w:rPr>
            <w:delText>Estimates of total dispersal</w:delText>
          </w:r>
          <w:r w:rsidR="005023F1" w:rsidDel="008F1E82">
            <w:rPr>
              <w:rFonts w:ascii="Times New Roman" w:hAnsi="Times New Roman" w:cs="Times New Roman"/>
              <w:sz w:val="24"/>
              <w:szCs w:val="24"/>
            </w:rPr>
            <w:delText xml:space="preserve"> </w:delText>
          </w:r>
          <w:r w:rsidR="00112F4C" w:rsidDel="008F1E82">
            <w:rPr>
              <w:rFonts w:ascii="Times New Roman" w:hAnsi="Times New Roman" w:cs="Times New Roman"/>
              <w:sz w:val="24"/>
              <w:szCs w:val="24"/>
            </w:rPr>
            <w:delText>help us better understand</w:delText>
          </w:r>
          <w:r w:rsidR="005023F1" w:rsidDel="008F1E82">
            <w:rPr>
              <w:rFonts w:ascii="Times New Roman" w:hAnsi="Times New Roman" w:cs="Times New Roman"/>
              <w:sz w:val="24"/>
              <w:szCs w:val="24"/>
            </w:rPr>
            <w:delText xml:space="preserve"> propagule movement processes that</w:delText>
          </w:r>
          <w:r w:rsidR="00A34411" w:rsidDel="008F1E82">
            <w:rPr>
              <w:rFonts w:ascii="Times New Roman" w:hAnsi="Times New Roman" w:cs="Times New Roman"/>
              <w:sz w:val="24"/>
              <w:szCs w:val="24"/>
            </w:rPr>
            <w:delText xml:space="preserve"> are critical in</w:delText>
          </w:r>
          <w:r w:rsidR="005A129B" w:rsidRPr="005A129B" w:rsidDel="008F1E82">
            <w:rPr>
              <w:rFonts w:ascii="Times New Roman" w:hAnsi="Times New Roman" w:cs="Times New Roman"/>
              <w:sz w:val="24"/>
              <w:szCs w:val="24"/>
            </w:rPr>
            <w:delText xml:space="preserve"> invasion, range expansion, metapopulation dynamics</w:delText>
          </w:r>
          <w:r w:rsidR="00112F4C" w:rsidDel="008F1E82">
            <w:rPr>
              <w:rFonts w:ascii="Times New Roman" w:hAnsi="Times New Roman" w:cs="Times New Roman"/>
              <w:sz w:val="24"/>
              <w:szCs w:val="24"/>
            </w:rPr>
            <w:delText>,</w:delText>
          </w:r>
          <w:r w:rsidR="005A129B" w:rsidRPr="005A129B" w:rsidDel="008F1E82">
            <w:rPr>
              <w:rFonts w:ascii="Times New Roman" w:hAnsi="Times New Roman" w:cs="Times New Roman"/>
              <w:sz w:val="24"/>
              <w:szCs w:val="24"/>
            </w:rPr>
            <w:delText xml:space="preserve"> </w:delText>
          </w:r>
          <w:r w:rsidR="00396A10" w:rsidDel="008F1E82">
            <w:rPr>
              <w:rFonts w:ascii="Times New Roman" w:hAnsi="Times New Roman" w:cs="Times New Roman"/>
              <w:sz w:val="24"/>
              <w:szCs w:val="24"/>
            </w:rPr>
            <w:delText>and</w:delText>
          </w:r>
          <w:r w:rsidR="005A129B" w:rsidRPr="005A129B" w:rsidDel="008F1E82">
            <w:rPr>
              <w:rFonts w:ascii="Times New Roman" w:hAnsi="Times New Roman" w:cs="Times New Roman"/>
              <w:sz w:val="24"/>
              <w:szCs w:val="24"/>
            </w:rPr>
            <w:delText xml:space="preserve"> other</w:delText>
          </w:r>
          <w:r w:rsidR="00A0067A" w:rsidDel="008F1E82">
            <w:rPr>
              <w:rFonts w:ascii="Times New Roman" w:hAnsi="Times New Roman" w:cs="Times New Roman"/>
              <w:sz w:val="24"/>
              <w:szCs w:val="24"/>
            </w:rPr>
            <w:delText xml:space="preserve"> ecological</w:delText>
          </w:r>
          <w:r w:rsidR="00112F4C" w:rsidDel="008F1E82">
            <w:rPr>
              <w:rFonts w:ascii="Times New Roman" w:hAnsi="Times New Roman" w:cs="Times New Roman"/>
              <w:sz w:val="24"/>
              <w:szCs w:val="24"/>
            </w:rPr>
            <w:delText>ly important</w:delText>
          </w:r>
          <w:r w:rsidR="00A0067A" w:rsidDel="008F1E82">
            <w:rPr>
              <w:rFonts w:ascii="Times New Roman" w:hAnsi="Times New Roman" w:cs="Times New Roman"/>
              <w:sz w:val="24"/>
              <w:szCs w:val="24"/>
            </w:rPr>
            <w:delText xml:space="preserve"> </w:delText>
          </w:r>
          <w:r w:rsidR="005A129B" w:rsidRPr="005A129B" w:rsidDel="008F1E82">
            <w:rPr>
              <w:rFonts w:ascii="Times New Roman" w:hAnsi="Times New Roman" w:cs="Times New Roman"/>
              <w:sz w:val="24"/>
              <w:szCs w:val="24"/>
            </w:rPr>
            <w:delText xml:space="preserve">processes </w:delText>
          </w:r>
          <w:r w:rsidR="00B8206E" w:rsidDel="008F1E82">
            <w:rPr>
              <w:rFonts w:ascii="Times New Roman" w:hAnsi="Times New Roman" w:cs="Times New Roman"/>
              <w:sz w:val="24"/>
              <w:szCs w:val="24"/>
            </w:rPr>
            <w:delText>involved in</w:delText>
          </w:r>
          <w:r w:rsidR="00A0067A" w:rsidDel="008F1E82">
            <w:rPr>
              <w:rFonts w:ascii="Times New Roman" w:hAnsi="Times New Roman" w:cs="Times New Roman"/>
              <w:sz w:val="24"/>
              <w:szCs w:val="24"/>
            </w:rPr>
            <w:delText xml:space="preserve"> the</w:delText>
          </w:r>
          <w:r w:rsidR="005A129B" w:rsidRPr="005A129B" w:rsidDel="008F1E82">
            <w:rPr>
              <w:rFonts w:ascii="Times New Roman" w:hAnsi="Times New Roman" w:cs="Times New Roman"/>
              <w:sz w:val="24"/>
              <w:szCs w:val="24"/>
            </w:rPr>
            <w:delText xml:space="preserve"> spatiotemporal dynamics of </w:delText>
          </w:r>
          <w:r w:rsidR="00B8206E" w:rsidDel="008F1E82">
            <w:rPr>
              <w:rFonts w:ascii="Times New Roman" w:hAnsi="Times New Roman" w:cs="Times New Roman"/>
              <w:sz w:val="24"/>
              <w:szCs w:val="24"/>
            </w:rPr>
            <w:delText>populations and</w:delText>
          </w:r>
          <w:r w:rsidR="005A129B" w:rsidRPr="005A129B" w:rsidDel="008F1E82">
            <w:rPr>
              <w:rFonts w:ascii="Times New Roman" w:hAnsi="Times New Roman" w:cs="Times New Roman"/>
              <w:sz w:val="24"/>
              <w:szCs w:val="24"/>
            </w:rPr>
            <w:delText xml:space="preserve"> communities. </w:delText>
          </w:r>
          <w:r w:rsidR="00A34411" w:rsidDel="008F1E82">
            <w:rPr>
              <w:rFonts w:ascii="Times New Roman" w:hAnsi="Times New Roman" w:cs="Times New Roman"/>
              <w:sz w:val="24"/>
              <w:szCs w:val="24"/>
            </w:rPr>
            <w:delText xml:space="preserve">Because </w:delText>
          </w:r>
          <w:r w:rsidR="00B8206E" w:rsidDel="008F1E82">
            <w:rPr>
              <w:rFonts w:ascii="Times New Roman" w:hAnsi="Times New Roman" w:cs="Times New Roman"/>
              <w:sz w:val="24"/>
              <w:szCs w:val="24"/>
            </w:rPr>
            <w:delText xml:space="preserve">estimates of dispersal, such as </w:delText>
          </w:r>
          <w:r w:rsidR="00A34411" w:rsidRPr="005A129B" w:rsidDel="008F1E82">
            <w:rPr>
              <w:rFonts w:ascii="Times New Roman" w:hAnsi="Times New Roman" w:cs="Times New Roman"/>
              <w:sz w:val="24"/>
              <w:szCs w:val="24"/>
            </w:rPr>
            <w:delText>dispersal kernels</w:delText>
          </w:r>
          <w:r w:rsidR="005F11B0" w:rsidDel="008F1E82">
            <w:rPr>
              <w:rFonts w:ascii="Times New Roman" w:hAnsi="Times New Roman" w:cs="Times New Roman"/>
              <w:sz w:val="24"/>
              <w:szCs w:val="24"/>
            </w:rPr>
            <w:delText xml:space="preserve"> (i.e. probability distributions of dispersal distances)</w:delText>
          </w:r>
          <w:r w:rsidR="00B8206E" w:rsidDel="008F1E82">
            <w:rPr>
              <w:rFonts w:ascii="Times New Roman" w:hAnsi="Times New Roman" w:cs="Times New Roman"/>
              <w:sz w:val="24"/>
              <w:szCs w:val="24"/>
            </w:rPr>
            <w:delText>,</w:delText>
          </w:r>
          <w:r w:rsidR="00374374" w:rsidDel="008F1E82">
            <w:rPr>
              <w:rFonts w:ascii="Times New Roman" w:hAnsi="Times New Roman" w:cs="Times New Roman"/>
              <w:sz w:val="24"/>
              <w:szCs w:val="24"/>
            </w:rPr>
            <w:delText xml:space="preserve"> </w:delText>
          </w:r>
          <w:r w:rsidR="00A34411" w:rsidRPr="005A129B" w:rsidDel="008F1E82">
            <w:rPr>
              <w:rFonts w:ascii="Times New Roman" w:hAnsi="Times New Roman" w:cs="Times New Roman"/>
              <w:sz w:val="24"/>
              <w:szCs w:val="24"/>
            </w:rPr>
            <w:delText xml:space="preserve">are typically used in modelling </w:delText>
          </w:r>
          <w:r w:rsidR="00374374" w:rsidDel="008F1E82">
            <w:rPr>
              <w:rFonts w:ascii="Times New Roman" w:hAnsi="Times New Roman" w:cs="Times New Roman"/>
              <w:sz w:val="24"/>
              <w:szCs w:val="24"/>
            </w:rPr>
            <w:delText>these processes</w:delText>
          </w:r>
          <w:r w:rsidR="00A34411" w:rsidRPr="005A129B" w:rsidDel="008F1E82">
            <w:rPr>
              <w:rFonts w:ascii="Times New Roman" w:hAnsi="Times New Roman" w:cs="Times New Roman"/>
              <w:sz w:val="24"/>
              <w:szCs w:val="24"/>
            </w:rPr>
            <w:delText xml:space="preserve"> (e.g., Kot </w:delText>
          </w:r>
          <w:r w:rsidR="00A34411" w:rsidRPr="005A129B" w:rsidDel="008F1E82">
            <w:rPr>
              <w:rFonts w:ascii="Times New Roman" w:hAnsi="Times New Roman" w:cs="Times New Roman"/>
              <w:i/>
              <w:iCs/>
              <w:sz w:val="24"/>
              <w:szCs w:val="24"/>
            </w:rPr>
            <w:delText>et al</w:delText>
          </w:r>
          <w:r w:rsidR="00A34411" w:rsidRPr="005A129B" w:rsidDel="008F1E82">
            <w:rPr>
              <w:rFonts w:ascii="Times New Roman" w:hAnsi="Times New Roman" w:cs="Times New Roman"/>
              <w:sz w:val="24"/>
              <w:szCs w:val="24"/>
            </w:rPr>
            <w:delText>. 1996</w:delText>
          </w:r>
          <w:r w:rsidR="00BC24F3" w:rsidDel="008F1E82">
            <w:rPr>
              <w:rFonts w:ascii="Times New Roman" w:hAnsi="Times New Roman" w:cs="Times New Roman"/>
              <w:sz w:val="24"/>
              <w:szCs w:val="24"/>
            </w:rPr>
            <w:delText>,</w:delText>
          </w:r>
          <w:r w:rsidR="00BC24F3" w:rsidRPr="005A129B" w:rsidDel="008F1E82">
            <w:rPr>
              <w:rFonts w:ascii="Times New Roman" w:hAnsi="Times New Roman" w:cs="Times New Roman"/>
              <w:sz w:val="24"/>
              <w:szCs w:val="24"/>
            </w:rPr>
            <w:delText xml:space="preserve"> </w:delText>
          </w:r>
          <w:r w:rsidR="00A34411" w:rsidRPr="005A129B" w:rsidDel="008F1E82">
            <w:rPr>
              <w:rFonts w:ascii="Times New Roman" w:hAnsi="Times New Roman" w:cs="Times New Roman"/>
              <w:sz w:val="24"/>
              <w:szCs w:val="24"/>
            </w:rPr>
            <w:delText>Neubert and Caswell 2000</w:delText>
          </w:r>
          <w:r w:rsidR="00BC24F3" w:rsidDel="008F1E82">
            <w:rPr>
              <w:rFonts w:ascii="Times New Roman" w:hAnsi="Times New Roman" w:cs="Times New Roman"/>
              <w:sz w:val="24"/>
              <w:szCs w:val="24"/>
            </w:rPr>
            <w:delText xml:space="preserve">, </w:delText>
          </w:r>
          <w:r w:rsidR="00D71D7A" w:rsidDel="008F1E82">
            <w:rPr>
              <w:rFonts w:ascii="Times New Roman" w:hAnsi="Times New Roman" w:cs="Times New Roman"/>
              <w:sz w:val="24"/>
              <w:szCs w:val="24"/>
            </w:rPr>
            <w:delText xml:space="preserve">Drees </w:delText>
          </w:r>
          <w:r w:rsidR="00D71D7A" w:rsidDel="008F1E82">
            <w:rPr>
              <w:rFonts w:ascii="Times New Roman" w:hAnsi="Times New Roman" w:cs="Times New Roman"/>
              <w:i/>
              <w:iCs/>
              <w:sz w:val="24"/>
              <w:szCs w:val="24"/>
            </w:rPr>
            <w:delText>et al.</w:delText>
          </w:r>
          <w:r w:rsidR="00D71D7A" w:rsidDel="008F1E82">
            <w:rPr>
              <w:rFonts w:ascii="Times New Roman" w:hAnsi="Times New Roman" w:cs="Times New Roman"/>
              <w:sz w:val="24"/>
              <w:szCs w:val="24"/>
            </w:rPr>
            <w:delText xml:space="preserve"> 2023</w:delText>
          </w:r>
          <w:r w:rsidR="00A34411" w:rsidRPr="005A129B" w:rsidDel="008F1E82">
            <w:rPr>
              <w:rFonts w:ascii="Times New Roman" w:hAnsi="Times New Roman" w:cs="Times New Roman"/>
              <w:sz w:val="24"/>
              <w:szCs w:val="24"/>
            </w:rPr>
            <w:delText>)</w:delText>
          </w:r>
          <w:r w:rsidR="00A34411" w:rsidDel="008F1E82">
            <w:rPr>
              <w:rFonts w:ascii="Times New Roman" w:hAnsi="Times New Roman" w:cs="Times New Roman"/>
              <w:sz w:val="24"/>
              <w:szCs w:val="24"/>
            </w:rPr>
            <w:delText>, q</w:delText>
          </w:r>
          <w:r w:rsidR="005A129B" w:rsidRPr="005A129B" w:rsidDel="008F1E82">
            <w:rPr>
              <w:rFonts w:ascii="Times New Roman" w:hAnsi="Times New Roman" w:cs="Times New Roman"/>
              <w:sz w:val="24"/>
              <w:szCs w:val="24"/>
            </w:rPr>
            <w:delText xml:space="preserve">uantifying all </w:delText>
          </w:r>
          <w:r w:rsidR="001531DD" w:rsidDel="008F1E82">
            <w:rPr>
              <w:rFonts w:ascii="Times New Roman" w:hAnsi="Times New Roman" w:cs="Times New Roman"/>
              <w:sz w:val="24"/>
              <w:szCs w:val="24"/>
            </w:rPr>
            <w:delText>dispersal vectors</w:delText>
          </w:r>
          <w:r w:rsidR="005A129B" w:rsidRPr="005A129B" w:rsidDel="008F1E82">
            <w:rPr>
              <w:rFonts w:ascii="Times New Roman" w:hAnsi="Times New Roman" w:cs="Times New Roman"/>
              <w:sz w:val="24"/>
              <w:szCs w:val="24"/>
            </w:rPr>
            <w:delText xml:space="preserve"> and developing</w:delText>
          </w:r>
          <w:r w:rsidR="00607F4B" w:rsidDel="008F1E82">
            <w:rPr>
              <w:rFonts w:ascii="Times New Roman" w:hAnsi="Times New Roman" w:cs="Times New Roman"/>
              <w:sz w:val="24"/>
              <w:szCs w:val="24"/>
            </w:rPr>
            <w:delText xml:space="preserve"> estimates of</w:delText>
          </w:r>
          <w:r w:rsidR="005A129B" w:rsidRPr="005A129B" w:rsidDel="008F1E82">
            <w:rPr>
              <w:rFonts w:ascii="Times New Roman" w:hAnsi="Times New Roman" w:cs="Times New Roman"/>
              <w:sz w:val="24"/>
              <w:szCs w:val="24"/>
            </w:rPr>
            <w:delText xml:space="preserve"> total dispersal </w:delText>
          </w:r>
          <w:r w:rsidR="005023F1" w:rsidDel="008F1E82">
            <w:rPr>
              <w:rFonts w:ascii="Times New Roman" w:hAnsi="Times New Roman" w:cs="Times New Roman"/>
              <w:sz w:val="24"/>
              <w:szCs w:val="24"/>
            </w:rPr>
            <w:delText>can</w:delText>
          </w:r>
          <w:r w:rsidR="005A129B" w:rsidRPr="005A129B" w:rsidDel="008F1E82">
            <w:rPr>
              <w:rFonts w:ascii="Times New Roman" w:hAnsi="Times New Roman" w:cs="Times New Roman"/>
              <w:sz w:val="24"/>
              <w:szCs w:val="24"/>
            </w:rPr>
            <w:delText xml:space="preserve"> allow </w:delText>
          </w:r>
          <w:r w:rsidR="00396A10" w:rsidDel="008F1E82">
            <w:rPr>
              <w:rFonts w:ascii="Times New Roman" w:hAnsi="Times New Roman" w:cs="Times New Roman"/>
              <w:sz w:val="24"/>
              <w:szCs w:val="24"/>
            </w:rPr>
            <w:delText>for</w:delText>
          </w:r>
          <w:r w:rsidR="005A129B" w:rsidRPr="005A129B" w:rsidDel="008F1E82">
            <w:rPr>
              <w:rFonts w:ascii="Times New Roman" w:hAnsi="Times New Roman" w:cs="Times New Roman"/>
              <w:sz w:val="24"/>
              <w:szCs w:val="24"/>
            </w:rPr>
            <w:delText xml:space="preserve"> more accurate estimates of </w:delText>
          </w:r>
          <w:r w:rsidR="00A8346F" w:rsidDel="008F1E82">
            <w:rPr>
              <w:rFonts w:ascii="Times New Roman" w:hAnsi="Times New Roman" w:cs="Times New Roman"/>
              <w:sz w:val="24"/>
              <w:szCs w:val="24"/>
            </w:rPr>
            <w:delText>spread rates</w:delText>
          </w:r>
          <w:r w:rsidR="00607F4B" w:rsidDel="008F1E82">
            <w:rPr>
              <w:rFonts w:ascii="Times New Roman" w:hAnsi="Times New Roman" w:cs="Times New Roman"/>
              <w:sz w:val="24"/>
              <w:szCs w:val="24"/>
            </w:rPr>
            <w:delText>, including</w:delText>
          </w:r>
          <w:r w:rsidR="005023F1" w:rsidDel="008F1E82">
            <w:rPr>
              <w:rFonts w:ascii="Times New Roman" w:hAnsi="Times New Roman" w:cs="Times New Roman"/>
              <w:sz w:val="24"/>
              <w:szCs w:val="24"/>
            </w:rPr>
            <w:delText xml:space="preserve"> for species where understanding said rates is </w:delText>
          </w:r>
          <w:r w:rsidR="0020029B" w:rsidDel="008F1E82">
            <w:rPr>
              <w:rFonts w:ascii="Times New Roman" w:hAnsi="Times New Roman" w:cs="Times New Roman"/>
              <w:sz w:val="24"/>
              <w:szCs w:val="24"/>
            </w:rPr>
            <w:delText>critical to management efforts</w:delText>
          </w:r>
          <w:r w:rsidR="00374374" w:rsidDel="008F1E82">
            <w:rPr>
              <w:rFonts w:ascii="Times New Roman" w:hAnsi="Times New Roman" w:cs="Times New Roman"/>
              <w:sz w:val="24"/>
              <w:szCs w:val="24"/>
            </w:rPr>
            <w:delText>.</w:delText>
          </w:r>
          <w:r w:rsidR="005A129B" w:rsidRPr="005A129B" w:rsidDel="008F1E82">
            <w:rPr>
              <w:rFonts w:ascii="Times New Roman" w:hAnsi="Times New Roman" w:cs="Times New Roman"/>
              <w:sz w:val="24"/>
              <w:szCs w:val="24"/>
            </w:rPr>
            <w:delText xml:space="preserve"> </w:delText>
          </w:r>
          <w:commentRangeEnd w:id="311"/>
          <w:r w:rsidR="003D7406" w:rsidDel="008F1E82">
            <w:rPr>
              <w:rStyle w:val="CommentReference"/>
            </w:rPr>
            <w:commentReference w:id="311"/>
          </w:r>
        </w:del>
      </w:moveFrom>
      <w:moveFromRangeEnd w:id="310"/>
      <w:commentRangeStart w:id="314"/>
      <w:del w:id="315" w:author="Trevor Drees" w:date="2025-09-02T19:41:00Z" w16du:dateUtc="2025-09-03T02:41:00Z">
        <w:r w:rsidR="00607F4B" w:rsidDel="008F1E82">
          <w:rPr>
            <w:rFonts w:ascii="Times New Roman" w:hAnsi="Times New Roman" w:cs="Times New Roman"/>
            <w:sz w:val="24"/>
            <w:szCs w:val="24"/>
          </w:rPr>
          <w:delText>This</w:delText>
        </w:r>
        <w:r w:rsidR="005A129B" w:rsidRPr="005A129B" w:rsidDel="008F1E82">
          <w:rPr>
            <w:rFonts w:ascii="Times New Roman" w:hAnsi="Times New Roman" w:cs="Times New Roman"/>
            <w:sz w:val="24"/>
            <w:szCs w:val="24"/>
          </w:rPr>
          <w:delText xml:space="preserve"> </w:delText>
        </w:r>
        <w:r w:rsidR="005023F1" w:rsidDel="008F1E82">
          <w:rPr>
            <w:rFonts w:ascii="Times New Roman" w:hAnsi="Times New Roman" w:cs="Times New Roman"/>
            <w:sz w:val="24"/>
            <w:szCs w:val="24"/>
          </w:rPr>
          <w:delText>can</w:delText>
        </w:r>
        <w:r w:rsidR="00A3157E" w:rsidDel="008F1E82">
          <w:rPr>
            <w:rFonts w:ascii="Times New Roman" w:hAnsi="Times New Roman" w:cs="Times New Roman"/>
            <w:sz w:val="24"/>
            <w:szCs w:val="24"/>
          </w:rPr>
          <w:delText xml:space="preserve"> </w:delText>
        </w:r>
        <w:r w:rsidR="005023F1" w:rsidDel="008F1E82">
          <w:rPr>
            <w:rFonts w:ascii="Times New Roman" w:hAnsi="Times New Roman" w:cs="Times New Roman"/>
            <w:sz w:val="24"/>
            <w:szCs w:val="24"/>
          </w:rPr>
          <w:delText xml:space="preserve">also </w:delText>
        </w:r>
        <w:r w:rsidR="00A3157E" w:rsidDel="008F1E82">
          <w:rPr>
            <w:rFonts w:ascii="Times New Roman" w:hAnsi="Times New Roman" w:cs="Times New Roman"/>
            <w:sz w:val="24"/>
            <w:szCs w:val="24"/>
          </w:rPr>
          <w:delText>provide</w:delText>
        </w:r>
        <w:r w:rsidR="005A129B" w:rsidRPr="005A129B" w:rsidDel="008F1E82">
          <w:rPr>
            <w:rFonts w:ascii="Times New Roman" w:hAnsi="Times New Roman" w:cs="Times New Roman"/>
            <w:sz w:val="24"/>
            <w:szCs w:val="24"/>
          </w:rPr>
          <w:delText xml:space="preserve"> </w:delText>
        </w:r>
        <w:r w:rsidR="002D0E86" w:rsidDel="008F1E82">
          <w:rPr>
            <w:rFonts w:ascii="Times New Roman" w:hAnsi="Times New Roman" w:cs="Times New Roman"/>
            <w:sz w:val="24"/>
            <w:szCs w:val="24"/>
          </w:rPr>
          <w:delText>clarity on</w:delText>
        </w:r>
        <w:r w:rsidR="005A129B" w:rsidRPr="005A129B" w:rsidDel="008F1E82">
          <w:rPr>
            <w:rFonts w:ascii="Times New Roman" w:hAnsi="Times New Roman" w:cs="Times New Roman"/>
            <w:sz w:val="24"/>
            <w:szCs w:val="24"/>
          </w:rPr>
          <w:delText xml:space="preserve"> how </w:delText>
        </w:r>
        <w:r w:rsidR="005023F1" w:rsidDel="008F1E82">
          <w:rPr>
            <w:rFonts w:ascii="Times New Roman" w:hAnsi="Times New Roman" w:cs="Times New Roman"/>
            <w:sz w:val="24"/>
            <w:szCs w:val="24"/>
          </w:rPr>
          <w:delText>individual</w:delText>
        </w:r>
        <w:r w:rsidR="005A129B" w:rsidRPr="005A129B" w:rsidDel="008F1E82">
          <w:rPr>
            <w:rFonts w:ascii="Times New Roman" w:hAnsi="Times New Roman" w:cs="Times New Roman"/>
            <w:sz w:val="24"/>
            <w:szCs w:val="24"/>
          </w:rPr>
          <w:delText xml:space="preserve"> dispersal vector</w:delText>
        </w:r>
        <w:r w:rsidR="005023F1" w:rsidDel="008F1E82">
          <w:rPr>
            <w:rFonts w:ascii="Times New Roman" w:hAnsi="Times New Roman" w:cs="Times New Roman"/>
            <w:sz w:val="24"/>
            <w:szCs w:val="24"/>
          </w:rPr>
          <w:delText>s</w:delText>
        </w:r>
        <w:r w:rsidR="005A129B" w:rsidRPr="005A129B" w:rsidDel="008F1E82">
          <w:rPr>
            <w:rFonts w:ascii="Times New Roman" w:hAnsi="Times New Roman" w:cs="Times New Roman"/>
            <w:sz w:val="24"/>
            <w:szCs w:val="24"/>
          </w:rPr>
          <w:delText xml:space="preserve"> contribute to the overall dispersal process</w:delText>
        </w:r>
        <w:r w:rsidR="005023F1" w:rsidDel="008F1E82">
          <w:rPr>
            <w:rFonts w:ascii="Times New Roman" w:hAnsi="Times New Roman" w:cs="Times New Roman"/>
            <w:sz w:val="24"/>
            <w:szCs w:val="24"/>
          </w:rPr>
          <w:delText xml:space="preserve"> for a given species</w:delText>
        </w:r>
        <w:r w:rsidR="005A129B" w:rsidRPr="005A129B" w:rsidDel="008F1E82">
          <w:rPr>
            <w:rFonts w:ascii="Times New Roman" w:hAnsi="Times New Roman" w:cs="Times New Roman"/>
            <w:sz w:val="24"/>
            <w:szCs w:val="24"/>
          </w:rPr>
          <w:delText xml:space="preserve">, which can be useful in understanding how changes in </w:delText>
        </w:r>
        <w:r w:rsidR="002D0E86" w:rsidDel="008F1E82">
          <w:rPr>
            <w:rFonts w:ascii="Times New Roman" w:hAnsi="Times New Roman" w:cs="Times New Roman"/>
            <w:sz w:val="24"/>
            <w:szCs w:val="24"/>
          </w:rPr>
          <w:delText>these vectors</w:delText>
        </w:r>
        <w:r w:rsidR="005023F1" w:rsidDel="008F1E82">
          <w:rPr>
            <w:rFonts w:ascii="Times New Roman" w:hAnsi="Times New Roman" w:cs="Times New Roman"/>
            <w:sz w:val="24"/>
            <w:szCs w:val="24"/>
          </w:rPr>
          <w:delText xml:space="preserve"> </w:delText>
        </w:r>
        <w:r w:rsidR="00396A97" w:rsidDel="008F1E82">
          <w:rPr>
            <w:rFonts w:ascii="Times New Roman" w:hAnsi="Times New Roman" w:cs="Times New Roman"/>
            <w:sz w:val="24"/>
            <w:szCs w:val="24"/>
          </w:rPr>
          <w:delText>are</w:delText>
        </w:r>
        <w:r w:rsidR="005A129B" w:rsidRPr="005A129B" w:rsidDel="008F1E82">
          <w:rPr>
            <w:rFonts w:ascii="Times New Roman" w:hAnsi="Times New Roman" w:cs="Times New Roman"/>
            <w:sz w:val="24"/>
            <w:szCs w:val="24"/>
          </w:rPr>
          <w:delText xml:space="preserve"> affected by</w:delText>
        </w:r>
        <w:r w:rsidR="00980AB0" w:rsidDel="008F1E82">
          <w:rPr>
            <w:rFonts w:ascii="Times New Roman" w:hAnsi="Times New Roman" w:cs="Times New Roman"/>
            <w:sz w:val="24"/>
            <w:szCs w:val="24"/>
          </w:rPr>
          <w:delText xml:space="preserve"> various</w:delText>
        </w:r>
        <w:r w:rsidR="005A129B" w:rsidRPr="005A129B" w:rsidDel="008F1E82">
          <w:rPr>
            <w:rFonts w:ascii="Times New Roman" w:hAnsi="Times New Roman" w:cs="Times New Roman"/>
            <w:sz w:val="24"/>
            <w:szCs w:val="24"/>
          </w:rPr>
          <w:delText xml:space="preserve"> disruptions and pressures such as land-use change, climate change, overharvesting</w:delText>
        </w:r>
        <w:r w:rsidR="00396A97" w:rsidDel="008F1E82">
          <w:rPr>
            <w:rFonts w:ascii="Times New Roman" w:hAnsi="Times New Roman" w:cs="Times New Roman"/>
            <w:sz w:val="24"/>
            <w:szCs w:val="24"/>
          </w:rPr>
          <w:delText>, etc.</w:delText>
        </w:r>
        <w:r w:rsidR="005A129B" w:rsidRPr="005A129B" w:rsidDel="008F1E82">
          <w:rPr>
            <w:rFonts w:ascii="Times New Roman" w:hAnsi="Times New Roman" w:cs="Times New Roman"/>
            <w:sz w:val="24"/>
            <w:szCs w:val="24"/>
          </w:rPr>
          <w:delText xml:space="preserve"> (Rogers </w:delText>
        </w:r>
        <w:r w:rsidR="005A129B" w:rsidRPr="005A129B" w:rsidDel="008F1E82">
          <w:rPr>
            <w:rFonts w:ascii="Times New Roman" w:hAnsi="Times New Roman" w:cs="Times New Roman"/>
            <w:i/>
            <w:iCs/>
            <w:sz w:val="24"/>
            <w:szCs w:val="24"/>
          </w:rPr>
          <w:delText>et al</w:delText>
        </w:r>
        <w:r w:rsidR="005A129B" w:rsidRPr="005A129B" w:rsidDel="008F1E82">
          <w:rPr>
            <w:rFonts w:ascii="Times New Roman" w:hAnsi="Times New Roman" w:cs="Times New Roman"/>
            <w:sz w:val="24"/>
            <w:szCs w:val="24"/>
          </w:rPr>
          <w:delText xml:space="preserve">. 2019). </w:delText>
        </w:r>
        <w:r w:rsidR="00163EC3" w:rsidDel="008F1E82">
          <w:rPr>
            <w:rFonts w:ascii="Times New Roman" w:hAnsi="Times New Roman" w:cs="Times New Roman"/>
            <w:sz w:val="24"/>
            <w:szCs w:val="24"/>
          </w:rPr>
          <w:delText>When c</w:delText>
        </w:r>
        <w:r w:rsidR="005A129B" w:rsidRPr="005A129B" w:rsidDel="008F1E82">
          <w:rPr>
            <w:rFonts w:ascii="Times New Roman" w:hAnsi="Times New Roman" w:cs="Times New Roman"/>
            <w:sz w:val="24"/>
            <w:szCs w:val="24"/>
          </w:rPr>
          <w:delText xml:space="preserve">hanges in </w:delText>
        </w:r>
        <w:r w:rsidR="00163EC3" w:rsidDel="008F1E82">
          <w:rPr>
            <w:rFonts w:ascii="Times New Roman" w:hAnsi="Times New Roman" w:cs="Times New Roman"/>
            <w:sz w:val="24"/>
            <w:szCs w:val="24"/>
          </w:rPr>
          <w:delText>dispersal</w:delText>
        </w:r>
        <w:r w:rsidR="005A129B" w:rsidRPr="005A129B" w:rsidDel="008F1E82">
          <w:rPr>
            <w:rFonts w:ascii="Times New Roman" w:hAnsi="Times New Roman" w:cs="Times New Roman"/>
            <w:sz w:val="24"/>
            <w:szCs w:val="24"/>
          </w:rPr>
          <w:delText xml:space="preserve"> vectors affect </w:delText>
        </w:r>
        <w:r w:rsidR="005023F1" w:rsidDel="008F1E82">
          <w:rPr>
            <w:rFonts w:ascii="Times New Roman" w:hAnsi="Times New Roman" w:cs="Times New Roman"/>
            <w:sz w:val="24"/>
            <w:szCs w:val="24"/>
          </w:rPr>
          <w:delText>population</w:delText>
        </w:r>
        <w:r w:rsidR="005A129B" w:rsidRPr="005A129B" w:rsidDel="008F1E82">
          <w:rPr>
            <w:rFonts w:ascii="Times New Roman" w:hAnsi="Times New Roman" w:cs="Times New Roman"/>
            <w:sz w:val="24"/>
            <w:szCs w:val="24"/>
          </w:rPr>
          <w:delText xml:space="preserve"> spread</w:delText>
        </w:r>
        <w:r w:rsidR="00163EC3" w:rsidDel="008F1E82">
          <w:rPr>
            <w:rFonts w:ascii="Times New Roman" w:hAnsi="Times New Roman" w:cs="Times New Roman"/>
            <w:sz w:val="24"/>
            <w:szCs w:val="24"/>
          </w:rPr>
          <w:delText xml:space="preserve">, </w:delText>
        </w:r>
        <w:r w:rsidR="005023F1" w:rsidDel="008F1E82">
          <w:rPr>
            <w:rFonts w:ascii="Times New Roman" w:hAnsi="Times New Roman" w:cs="Times New Roman"/>
            <w:sz w:val="24"/>
            <w:szCs w:val="24"/>
          </w:rPr>
          <w:delText>community structure and function</w:delText>
        </w:r>
        <w:r w:rsidR="00607F4B" w:rsidDel="008F1E82">
          <w:rPr>
            <w:rFonts w:ascii="Times New Roman" w:hAnsi="Times New Roman" w:cs="Times New Roman"/>
            <w:sz w:val="24"/>
            <w:szCs w:val="24"/>
          </w:rPr>
          <w:delText xml:space="preserve"> can be significantly impacted</w:delText>
        </w:r>
        <w:r w:rsidR="005023F1" w:rsidDel="008F1E82">
          <w:rPr>
            <w:rFonts w:ascii="Times New Roman" w:hAnsi="Times New Roman" w:cs="Times New Roman"/>
            <w:sz w:val="24"/>
            <w:szCs w:val="24"/>
          </w:rPr>
          <w:delText>.</w:delText>
        </w:r>
        <w:commentRangeEnd w:id="314"/>
        <w:r w:rsidR="003D7406" w:rsidDel="008F1E82">
          <w:rPr>
            <w:rStyle w:val="CommentReference"/>
          </w:rPr>
          <w:commentReference w:id="314"/>
        </w:r>
      </w:del>
    </w:p>
    <w:p w14:paraId="0A10B941" w14:textId="3801DE3B" w:rsidR="005A129B" w:rsidRPr="005A129B" w:rsidRDefault="00394F58"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Though</w:t>
      </w:r>
      <w:r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the concept of total dispersal</w:t>
      </w:r>
      <w:r w:rsidR="00195A5A">
        <w:rPr>
          <w:rFonts w:ascii="Times New Roman" w:hAnsi="Times New Roman" w:cs="Times New Roman"/>
          <w:sz w:val="24"/>
          <w:szCs w:val="24"/>
        </w:rPr>
        <w:t xml:space="preserve"> </w:t>
      </w:r>
      <w:del w:id="316" w:author="Trevor Drees" w:date="2025-09-02T20:49:00Z" w16du:dateUtc="2025-09-03T03:49:00Z">
        <w:r w:rsidR="00195A5A" w:rsidDel="00912AFB">
          <w:rPr>
            <w:rFonts w:ascii="Times New Roman" w:hAnsi="Times New Roman" w:cs="Times New Roman"/>
            <w:sz w:val="24"/>
            <w:szCs w:val="24"/>
          </w:rPr>
          <w:delText>in plants</w:delText>
        </w:r>
        <w:r w:rsidR="005A129B" w:rsidRPr="005A129B" w:rsidDel="00912AFB">
          <w:rPr>
            <w:rFonts w:ascii="Times New Roman" w:hAnsi="Times New Roman" w:cs="Times New Roman"/>
            <w:sz w:val="24"/>
            <w:szCs w:val="24"/>
          </w:rPr>
          <w:delText xml:space="preserve"> </w:delText>
        </w:r>
      </w:del>
      <w:r w:rsidR="005A129B" w:rsidRPr="005A129B">
        <w:rPr>
          <w:rFonts w:ascii="Times New Roman" w:hAnsi="Times New Roman" w:cs="Times New Roman"/>
          <w:sz w:val="24"/>
          <w:szCs w:val="24"/>
        </w:rPr>
        <w:t>has received much attention in the dispersal literature, successful</w:t>
      </w:r>
      <w:r w:rsidR="00DD3A45">
        <w:rPr>
          <w:rFonts w:ascii="Times New Roman" w:hAnsi="Times New Roman" w:cs="Times New Roman"/>
          <w:sz w:val="24"/>
          <w:szCs w:val="24"/>
        </w:rPr>
        <w:t>ly</w:t>
      </w:r>
      <w:r w:rsidR="005A129B" w:rsidRPr="005A129B">
        <w:rPr>
          <w:rFonts w:ascii="Times New Roman" w:hAnsi="Times New Roman" w:cs="Times New Roman"/>
          <w:sz w:val="24"/>
          <w:szCs w:val="24"/>
        </w:rPr>
        <w:t xml:space="preserve"> </w:t>
      </w:r>
      <w:r w:rsidR="00DD3A45">
        <w:rPr>
          <w:rFonts w:ascii="Times New Roman" w:hAnsi="Times New Roman" w:cs="Times New Roman"/>
          <w:sz w:val="24"/>
          <w:szCs w:val="24"/>
        </w:rPr>
        <w:t>quantifying</w:t>
      </w:r>
      <w:r w:rsidR="00DD3A45" w:rsidRPr="005A129B">
        <w:rPr>
          <w:rFonts w:ascii="Times New Roman" w:hAnsi="Times New Roman" w:cs="Times New Roman"/>
          <w:sz w:val="24"/>
          <w:szCs w:val="24"/>
        </w:rPr>
        <w:t xml:space="preserve"> </w:t>
      </w:r>
      <w:r w:rsidR="00DD3A45">
        <w:rPr>
          <w:rFonts w:ascii="Times New Roman" w:hAnsi="Times New Roman" w:cs="Times New Roman"/>
          <w:sz w:val="24"/>
          <w:szCs w:val="24"/>
        </w:rPr>
        <w:t>multiple</w:t>
      </w:r>
      <w:r w:rsidR="00F47D6D">
        <w:rPr>
          <w:rFonts w:ascii="Times New Roman" w:hAnsi="Times New Roman" w:cs="Times New Roman"/>
          <w:sz w:val="24"/>
          <w:szCs w:val="24"/>
        </w:rPr>
        <w:t xml:space="preserve"> dispersal pathway</w:t>
      </w:r>
      <w:r w:rsidR="00DD3A45">
        <w:rPr>
          <w:rFonts w:ascii="Times New Roman" w:hAnsi="Times New Roman" w:cs="Times New Roman"/>
          <w:sz w:val="24"/>
          <w:szCs w:val="24"/>
        </w:rPr>
        <w:t>s</w:t>
      </w:r>
      <w:r w:rsidR="00F47D6D">
        <w:rPr>
          <w:rFonts w:ascii="Times New Roman" w:hAnsi="Times New Roman" w:cs="Times New Roman"/>
          <w:sz w:val="24"/>
          <w:szCs w:val="24"/>
        </w:rPr>
        <w:t xml:space="preserve"> </w:t>
      </w:r>
      <w:r w:rsidR="00DD3A45">
        <w:rPr>
          <w:rFonts w:ascii="Times New Roman" w:hAnsi="Times New Roman" w:cs="Times New Roman"/>
          <w:sz w:val="24"/>
          <w:szCs w:val="24"/>
        </w:rPr>
        <w:t xml:space="preserve">is </w:t>
      </w:r>
      <w:r w:rsidR="006F55AA">
        <w:rPr>
          <w:rFonts w:ascii="Times New Roman" w:hAnsi="Times New Roman" w:cs="Times New Roman"/>
          <w:sz w:val="24"/>
          <w:szCs w:val="24"/>
        </w:rPr>
        <w:t>challeng</w:t>
      </w:r>
      <w:r w:rsidR="00D01DE3">
        <w:rPr>
          <w:rFonts w:ascii="Times New Roman" w:hAnsi="Times New Roman" w:cs="Times New Roman"/>
          <w:sz w:val="24"/>
          <w:szCs w:val="24"/>
        </w:rPr>
        <w:t>ing</w:t>
      </w:r>
      <w:r w:rsidR="005A129B" w:rsidRPr="005A129B">
        <w:rPr>
          <w:rFonts w:ascii="Times New Roman" w:hAnsi="Times New Roman" w:cs="Times New Roman"/>
          <w:sz w:val="24"/>
          <w:szCs w:val="24"/>
        </w:rPr>
        <w:t>. In a recent review on advances and future directions for total dispersal</w:t>
      </w:r>
      <w:r w:rsidR="00A8346F">
        <w:rPr>
          <w:rFonts w:ascii="Times New Roman" w:hAnsi="Times New Roman" w:cs="Times New Roman"/>
          <w:sz w:val="24"/>
          <w:szCs w:val="24"/>
        </w:rPr>
        <w:t xml:space="preserve"> in plants</w:t>
      </w:r>
      <w:r w:rsidR="005A129B" w:rsidRPr="005A129B">
        <w:rPr>
          <w:rFonts w:ascii="Times New Roman" w:hAnsi="Times New Roman" w:cs="Times New Roman"/>
          <w:sz w:val="24"/>
          <w:szCs w:val="24"/>
        </w:rPr>
        <w:t xml:space="preserve">,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describe three such challenges: finding the dispersal vector</w:t>
      </w:r>
      <w:r w:rsidR="00DB4009">
        <w:rPr>
          <w:rFonts w:ascii="Times New Roman" w:hAnsi="Times New Roman" w:cs="Times New Roman"/>
          <w:sz w:val="24"/>
          <w:szCs w:val="24"/>
        </w:rPr>
        <w:t>(s)</w:t>
      </w:r>
      <w:r w:rsidR="005A129B" w:rsidRPr="005A129B">
        <w:rPr>
          <w:rFonts w:ascii="Times New Roman" w:hAnsi="Times New Roman" w:cs="Times New Roman"/>
          <w:sz w:val="24"/>
          <w:szCs w:val="24"/>
        </w:rPr>
        <w:t xml:space="preserve">, measuring dispersal across the landscape, and measuring seed dispersal effectiveness. The first of these challenges </w:t>
      </w:r>
      <w:r w:rsidR="0046198D">
        <w:rPr>
          <w:rFonts w:ascii="Times New Roman" w:hAnsi="Times New Roman" w:cs="Times New Roman"/>
          <w:sz w:val="24"/>
          <w:szCs w:val="24"/>
        </w:rPr>
        <w:t>is</w:t>
      </w:r>
      <w:r w:rsidR="005A129B" w:rsidRPr="005A129B">
        <w:rPr>
          <w:rFonts w:ascii="Times New Roman" w:hAnsi="Times New Roman" w:cs="Times New Roman"/>
          <w:sz w:val="24"/>
          <w:szCs w:val="24"/>
        </w:rPr>
        <w:t xml:space="preserve"> identifying all dispersal vectors involved, which can be </w:t>
      </w:r>
      <w:r w:rsidR="00A810FC">
        <w:rPr>
          <w:rFonts w:ascii="Times New Roman" w:hAnsi="Times New Roman" w:cs="Times New Roman"/>
          <w:sz w:val="24"/>
          <w:szCs w:val="24"/>
        </w:rPr>
        <w:t>difficult</w:t>
      </w:r>
      <w:r w:rsidR="00A810FC"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in systems with many dispersers</w:t>
      </w:r>
      <w:r w:rsidR="005F27F5">
        <w:rPr>
          <w:rFonts w:ascii="Times New Roman" w:hAnsi="Times New Roman" w:cs="Times New Roman"/>
          <w:sz w:val="24"/>
          <w:szCs w:val="24"/>
        </w:rPr>
        <w:t>. W</w:t>
      </w:r>
      <w:r w:rsidR="005A129B" w:rsidRPr="005A129B">
        <w:rPr>
          <w:rFonts w:ascii="Times New Roman" w:hAnsi="Times New Roman" w:cs="Times New Roman"/>
          <w:sz w:val="24"/>
          <w:szCs w:val="24"/>
        </w:rPr>
        <w:t xml:space="preserve">hile </w:t>
      </w:r>
      <w:r w:rsidR="0046198D">
        <w:rPr>
          <w:rFonts w:ascii="Times New Roman" w:hAnsi="Times New Roman" w:cs="Times New Roman"/>
          <w:sz w:val="24"/>
          <w:szCs w:val="24"/>
        </w:rPr>
        <w:t xml:space="preserve">some </w:t>
      </w:r>
      <w:r w:rsidR="000532C2">
        <w:rPr>
          <w:rFonts w:ascii="Times New Roman" w:hAnsi="Times New Roman" w:cs="Times New Roman"/>
          <w:sz w:val="24"/>
          <w:szCs w:val="24"/>
        </w:rPr>
        <w:t xml:space="preserve">dispersal </w:t>
      </w:r>
      <w:r w:rsidR="0046198D">
        <w:rPr>
          <w:rFonts w:ascii="Times New Roman" w:hAnsi="Times New Roman" w:cs="Times New Roman"/>
          <w:sz w:val="24"/>
          <w:szCs w:val="24"/>
        </w:rPr>
        <w:t>vectors can be observed directly</w:t>
      </w:r>
      <w:r w:rsidR="005A129B" w:rsidRPr="005A129B">
        <w:rPr>
          <w:rFonts w:ascii="Times New Roman" w:hAnsi="Times New Roman" w:cs="Times New Roman"/>
          <w:sz w:val="24"/>
          <w:szCs w:val="24"/>
        </w:rPr>
        <w:t xml:space="preserve">, </w:t>
      </w:r>
      <w:r w:rsidR="00781D08">
        <w:rPr>
          <w:rFonts w:ascii="Times New Roman" w:hAnsi="Times New Roman" w:cs="Times New Roman"/>
          <w:sz w:val="24"/>
          <w:szCs w:val="24"/>
        </w:rPr>
        <w:t>others</w:t>
      </w:r>
      <w:r w:rsidR="0046198D">
        <w:rPr>
          <w:rFonts w:ascii="Times New Roman" w:hAnsi="Times New Roman" w:cs="Times New Roman"/>
          <w:sz w:val="24"/>
          <w:szCs w:val="24"/>
        </w:rPr>
        <w:t xml:space="preserve"> such as </w:t>
      </w:r>
      <w:r w:rsidR="00D01DE3">
        <w:rPr>
          <w:rFonts w:ascii="Times New Roman" w:hAnsi="Times New Roman" w:cs="Times New Roman"/>
          <w:sz w:val="24"/>
          <w:szCs w:val="24"/>
        </w:rPr>
        <w:t>small or noctur</w:t>
      </w:r>
      <w:r w:rsidR="00DD3A45">
        <w:rPr>
          <w:rFonts w:ascii="Times New Roman" w:hAnsi="Times New Roman" w:cs="Times New Roman"/>
          <w:sz w:val="24"/>
          <w:szCs w:val="24"/>
        </w:rPr>
        <w:t>n</w:t>
      </w:r>
      <w:r w:rsidR="00D01DE3">
        <w:rPr>
          <w:rFonts w:ascii="Times New Roman" w:hAnsi="Times New Roman" w:cs="Times New Roman"/>
          <w:sz w:val="24"/>
          <w:szCs w:val="24"/>
        </w:rPr>
        <w:t xml:space="preserve">al </w:t>
      </w:r>
      <w:r w:rsidR="0046198D">
        <w:rPr>
          <w:rFonts w:ascii="Times New Roman" w:hAnsi="Times New Roman" w:cs="Times New Roman"/>
          <w:sz w:val="24"/>
          <w:szCs w:val="24"/>
        </w:rPr>
        <w:t>insects and animals</w:t>
      </w:r>
      <w:r w:rsidR="005A129B" w:rsidRPr="005A129B">
        <w:rPr>
          <w:rFonts w:ascii="Times New Roman" w:hAnsi="Times New Roman" w:cs="Times New Roman"/>
          <w:sz w:val="24"/>
          <w:szCs w:val="24"/>
        </w:rPr>
        <w:t xml:space="preserve"> may be difficult to detect (Rogers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2019). </w:t>
      </w:r>
      <w:r w:rsidR="0022546D">
        <w:rPr>
          <w:rFonts w:ascii="Times New Roman" w:hAnsi="Times New Roman" w:cs="Times New Roman"/>
          <w:sz w:val="24"/>
          <w:szCs w:val="24"/>
        </w:rPr>
        <w:t xml:space="preserve">Next is </w:t>
      </w:r>
      <w:r w:rsidR="005A129B" w:rsidRPr="005A129B">
        <w:rPr>
          <w:rFonts w:ascii="Times New Roman" w:hAnsi="Times New Roman" w:cs="Times New Roman"/>
          <w:sz w:val="24"/>
          <w:szCs w:val="24"/>
        </w:rPr>
        <w:t>the challenge of quantifying how far seeds travel from the parent plant</w:t>
      </w:r>
      <w:r w:rsidR="005F27F5">
        <w:rPr>
          <w:rFonts w:ascii="Times New Roman" w:hAnsi="Times New Roman" w:cs="Times New Roman"/>
          <w:sz w:val="24"/>
          <w:szCs w:val="24"/>
        </w:rPr>
        <w:t>. W</w:t>
      </w:r>
      <w:r w:rsidR="005A129B" w:rsidRPr="005A129B">
        <w:rPr>
          <w:rFonts w:ascii="Times New Roman" w:hAnsi="Times New Roman" w:cs="Times New Roman"/>
          <w:sz w:val="24"/>
          <w:szCs w:val="24"/>
        </w:rPr>
        <w:t xml:space="preserve">hile techniques vary depending on </w:t>
      </w:r>
      <w:r w:rsidR="0022546D">
        <w:rPr>
          <w:rFonts w:ascii="Times New Roman" w:hAnsi="Times New Roman" w:cs="Times New Roman"/>
          <w:sz w:val="24"/>
          <w:szCs w:val="24"/>
        </w:rPr>
        <w:t>how dispersal is measured</w:t>
      </w:r>
      <w:r w:rsidR="005A129B" w:rsidRPr="005A129B">
        <w:rPr>
          <w:rFonts w:ascii="Times New Roman" w:hAnsi="Times New Roman" w:cs="Times New Roman"/>
          <w:sz w:val="24"/>
          <w:szCs w:val="24"/>
        </w:rPr>
        <w:t xml:space="preserve"> (e.g. seed traps for </w:t>
      </w:r>
      <w:r w:rsidR="00DD3A45">
        <w:rPr>
          <w:rFonts w:ascii="Times New Roman" w:hAnsi="Times New Roman" w:cs="Times New Roman"/>
          <w:sz w:val="24"/>
          <w:szCs w:val="24"/>
        </w:rPr>
        <w:t>seeds</w:t>
      </w:r>
      <w:r w:rsidR="00DD3A45"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dispersed by wind, or analysis of scat for seeds dispersed by small mammals or birds), there are </w:t>
      </w:r>
      <w:r w:rsidR="0022546D">
        <w:rPr>
          <w:rFonts w:ascii="Times New Roman" w:hAnsi="Times New Roman" w:cs="Times New Roman"/>
          <w:sz w:val="24"/>
          <w:szCs w:val="24"/>
        </w:rPr>
        <w:t>often</w:t>
      </w:r>
      <w:r w:rsidR="005A129B" w:rsidRPr="005A129B">
        <w:rPr>
          <w:rFonts w:ascii="Times New Roman" w:hAnsi="Times New Roman" w:cs="Times New Roman"/>
          <w:sz w:val="24"/>
          <w:szCs w:val="24"/>
        </w:rPr>
        <w:t xml:space="preserve"> difficulties with tracking seed dispersers across heterogeneous </w:t>
      </w:r>
      <w:proofErr w:type="gramStart"/>
      <w:r w:rsidR="005A129B" w:rsidRPr="005A129B">
        <w:rPr>
          <w:rFonts w:ascii="Times New Roman" w:hAnsi="Times New Roman" w:cs="Times New Roman"/>
          <w:sz w:val="24"/>
          <w:szCs w:val="24"/>
        </w:rPr>
        <w:t>landscape</w:t>
      </w:r>
      <w:r w:rsidR="00FD34A9">
        <w:rPr>
          <w:rFonts w:ascii="Times New Roman" w:hAnsi="Times New Roman" w:cs="Times New Roman"/>
          <w:sz w:val="24"/>
          <w:szCs w:val="24"/>
        </w:rPr>
        <w:t>s</w:t>
      </w:r>
      <w:r w:rsidR="005A129B" w:rsidRPr="005A129B">
        <w:rPr>
          <w:rFonts w:ascii="Times New Roman" w:hAnsi="Times New Roman" w:cs="Times New Roman"/>
          <w:sz w:val="24"/>
          <w:szCs w:val="24"/>
        </w:rPr>
        <w:t>, or</w:t>
      </w:r>
      <w:proofErr w:type="gramEnd"/>
      <w:r w:rsidR="005A129B" w:rsidRPr="005A129B">
        <w:rPr>
          <w:rFonts w:ascii="Times New Roman" w:hAnsi="Times New Roman" w:cs="Times New Roman"/>
          <w:sz w:val="24"/>
          <w:szCs w:val="24"/>
        </w:rPr>
        <w:t xml:space="preserve"> tracking</w:t>
      </w:r>
      <w:r w:rsidR="0022546D">
        <w:rPr>
          <w:rFonts w:ascii="Times New Roman" w:hAnsi="Times New Roman" w:cs="Times New Roman"/>
          <w:sz w:val="24"/>
          <w:szCs w:val="24"/>
        </w:rPr>
        <w:t xml:space="preserve"> the</w:t>
      </w:r>
      <w:r w:rsidR="005A129B" w:rsidRPr="005A129B">
        <w:rPr>
          <w:rFonts w:ascii="Times New Roman" w:hAnsi="Times New Roman" w:cs="Times New Roman"/>
          <w:sz w:val="24"/>
          <w:szCs w:val="24"/>
        </w:rPr>
        <w:t xml:space="preserve"> seeds themselves if they are small (Kempter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2018). </w:t>
      </w:r>
      <w:r w:rsidR="005F27F5">
        <w:rPr>
          <w:rFonts w:ascii="Times New Roman" w:hAnsi="Times New Roman" w:cs="Times New Roman"/>
          <w:sz w:val="24"/>
          <w:szCs w:val="24"/>
        </w:rPr>
        <w:t>This becomes even more difficult when attempting to</w:t>
      </w:r>
      <w:r w:rsidR="005A129B" w:rsidRPr="005A129B">
        <w:rPr>
          <w:rFonts w:ascii="Times New Roman" w:hAnsi="Times New Roman" w:cs="Times New Roman"/>
          <w:sz w:val="24"/>
          <w:szCs w:val="24"/>
        </w:rPr>
        <w:t xml:space="preserve"> quantify </w:t>
      </w:r>
      <w:del w:id="317" w:author="Trevor Drees" w:date="2025-09-02T21:32:00Z" w16du:dateUtc="2025-09-03T04:32:00Z">
        <w:r w:rsidR="005A129B" w:rsidRPr="005A129B" w:rsidDel="0091549C">
          <w:rPr>
            <w:rFonts w:ascii="Times New Roman" w:hAnsi="Times New Roman" w:cs="Times New Roman"/>
            <w:sz w:val="24"/>
            <w:szCs w:val="24"/>
          </w:rPr>
          <w:delText xml:space="preserve">the right tail of dispersal kernels, as </w:delText>
        </w:r>
      </w:del>
      <w:r w:rsidR="005A129B" w:rsidRPr="005A129B">
        <w:rPr>
          <w:rFonts w:ascii="Times New Roman" w:hAnsi="Times New Roman" w:cs="Times New Roman"/>
          <w:sz w:val="24"/>
          <w:szCs w:val="24"/>
        </w:rPr>
        <w:t>long-distance dispersal events</w:t>
      </w:r>
      <w:ins w:id="318" w:author="Trevor Drees" w:date="2025-09-02T21:32:00Z" w16du:dateUtc="2025-09-03T04:32:00Z">
        <w:r w:rsidR="0091549C">
          <w:rPr>
            <w:rFonts w:ascii="Times New Roman" w:hAnsi="Times New Roman" w:cs="Times New Roman"/>
            <w:sz w:val="24"/>
            <w:szCs w:val="24"/>
          </w:rPr>
          <w:t>, as these events</w:t>
        </w:r>
      </w:ins>
      <w:r w:rsidR="005A129B" w:rsidRPr="005A129B">
        <w:rPr>
          <w:rFonts w:ascii="Times New Roman" w:hAnsi="Times New Roman" w:cs="Times New Roman"/>
          <w:sz w:val="24"/>
          <w:szCs w:val="24"/>
        </w:rPr>
        <w:t xml:space="preserve"> are rare and </w:t>
      </w:r>
      <w:r w:rsidR="0022546D">
        <w:rPr>
          <w:rFonts w:ascii="Times New Roman" w:hAnsi="Times New Roman" w:cs="Times New Roman"/>
          <w:sz w:val="24"/>
          <w:szCs w:val="24"/>
        </w:rPr>
        <w:t>extremely</w:t>
      </w:r>
      <w:r w:rsidR="005A129B" w:rsidRPr="005A129B">
        <w:rPr>
          <w:rFonts w:ascii="Times New Roman" w:hAnsi="Times New Roman" w:cs="Times New Roman"/>
          <w:sz w:val="24"/>
          <w:szCs w:val="24"/>
        </w:rPr>
        <w:t xml:space="preserve"> difficult to capture</w:t>
      </w:r>
      <w:del w:id="319" w:author="Trevor Drees" w:date="2025-09-02T21:32:00Z" w16du:dateUtc="2025-09-03T04:32:00Z">
        <w:r w:rsidR="00F47D6D" w:rsidDel="0091549C">
          <w:rPr>
            <w:rFonts w:ascii="Times New Roman" w:hAnsi="Times New Roman" w:cs="Times New Roman"/>
            <w:sz w:val="24"/>
            <w:szCs w:val="24"/>
          </w:rPr>
          <w:delText>,</w:delText>
        </w:r>
      </w:del>
      <w:r w:rsidR="00F47D6D">
        <w:rPr>
          <w:rFonts w:ascii="Times New Roman" w:hAnsi="Times New Roman" w:cs="Times New Roman"/>
          <w:sz w:val="24"/>
          <w:szCs w:val="24"/>
        </w:rPr>
        <w:t xml:space="preserve"> yet may be extremely influential</w:t>
      </w:r>
      <w:r w:rsidR="005A129B" w:rsidRPr="005A129B">
        <w:rPr>
          <w:rFonts w:ascii="Times New Roman" w:hAnsi="Times New Roman" w:cs="Times New Roman"/>
          <w:sz w:val="24"/>
          <w:szCs w:val="24"/>
        </w:rPr>
        <w:t xml:space="preserve"> (Nathan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2003</w:t>
      </w:r>
      <w:r w:rsidR="00BC24F3">
        <w:rPr>
          <w:rFonts w:ascii="Times New Roman" w:hAnsi="Times New Roman" w:cs="Times New Roman"/>
          <w:sz w:val="24"/>
          <w:szCs w:val="24"/>
        </w:rPr>
        <w:t>,</w:t>
      </w:r>
      <w:r w:rsidR="005A129B" w:rsidRPr="005A129B">
        <w:rPr>
          <w:rFonts w:ascii="Times New Roman" w:hAnsi="Times New Roman" w:cs="Times New Roman"/>
          <w:sz w:val="24"/>
          <w:szCs w:val="24"/>
        </w:rPr>
        <w:t xml:space="preserve"> Nathan 2006). </w:t>
      </w:r>
      <w:r w:rsidR="006F55AA">
        <w:rPr>
          <w:rFonts w:ascii="Times New Roman" w:hAnsi="Times New Roman" w:cs="Times New Roman"/>
          <w:sz w:val="24"/>
          <w:szCs w:val="24"/>
        </w:rPr>
        <w:t>Finally, there</w:t>
      </w:r>
      <w:r w:rsidR="005A129B" w:rsidRPr="005A129B">
        <w:rPr>
          <w:rFonts w:ascii="Times New Roman" w:hAnsi="Times New Roman" w:cs="Times New Roman"/>
          <w:sz w:val="24"/>
          <w:szCs w:val="24"/>
        </w:rPr>
        <w:t xml:space="preserve"> is the challenge of assessing seed fate</w:t>
      </w:r>
      <w:r w:rsidR="00701774">
        <w:rPr>
          <w:rFonts w:ascii="Times New Roman" w:hAnsi="Times New Roman" w:cs="Times New Roman"/>
          <w:sz w:val="24"/>
          <w:szCs w:val="24"/>
        </w:rPr>
        <w:t xml:space="preserve"> (predation or dispersal)</w:t>
      </w:r>
      <w:r w:rsidR="005A129B" w:rsidRPr="005A129B">
        <w:rPr>
          <w:rFonts w:ascii="Times New Roman" w:hAnsi="Times New Roman" w:cs="Times New Roman"/>
          <w:sz w:val="24"/>
          <w:szCs w:val="24"/>
        </w:rPr>
        <w:t xml:space="preserve">, especially for seeds involved in any sort </w:t>
      </w:r>
      <w:r w:rsidR="00B25BCF">
        <w:rPr>
          <w:rFonts w:ascii="Times New Roman" w:hAnsi="Times New Roman" w:cs="Times New Roman"/>
          <w:sz w:val="24"/>
          <w:szCs w:val="24"/>
        </w:rPr>
        <w:t xml:space="preserve">of insect or animal </w:t>
      </w:r>
      <w:r w:rsidR="00701774">
        <w:rPr>
          <w:rFonts w:ascii="Times New Roman" w:hAnsi="Times New Roman" w:cs="Times New Roman"/>
          <w:sz w:val="24"/>
          <w:szCs w:val="24"/>
        </w:rPr>
        <w:t>movement</w:t>
      </w:r>
      <w:r w:rsidR="005A129B" w:rsidRPr="005A129B">
        <w:rPr>
          <w:rFonts w:ascii="Times New Roman" w:hAnsi="Times New Roman" w:cs="Times New Roman"/>
          <w:sz w:val="24"/>
          <w:szCs w:val="24"/>
        </w:rPr>
        <w:t>.</w:t>
      </w:r>
      <w:ins w:id="320" w:author="Trevor Drees" w:date="2025-09-02T20:22:00Z" w16du:dateUtc="2025-09-03T03:22:00Z">
        <w:r w:rsidR="00636779">
          <w:rPr>
            <w:rFonts w:ascii="Times New Roman" w:hAnsi="Times New Roman" w:cs="Times New Roman"/>
            <w:sz w:val="24"/>
            <w:szCs w:val="24"/>
          </w:rPr>
          <w:t xml:space="preserve"> </w:t>
        </w:r>
      </w:ins>
      <w:ins w:id="321" w:author="Trevor Drees" w:date="2025-09-02T21:00:00Z" w16du:dateUtc="2025-09-03T04:00:00Z">
        <w:r w:rsidR="002E3CED">
          <w:rPr>
            <w:rFonts w:ascii="Times New Roman" w:hAnsi="Times New Roman" w:cs="Times New Roman"/>
            <w:sz w:val="24"/>
            <w:szCs w:val="24"/>
          </w:rPr>
          <w:t>Though insect- or a</w:t>
        </w:r>
        <w:r w:rsidR="002E3CED" w:rsidRPr="002E3CED">
          <w:rPr>
            <w:rFonts w:ascii="Times New Roman" w:hAnsi="Times New Roman" w:cs="Times New Roman"/>
            <w:sz w:val="24"/>
            <w:szCs w:val="24"/>
          </w:rPr>
          <w:t>nimal</w:t>
        </w:r>
        <w:r w:rsidR="002E3CED">
          <w:rPr>
            <w:rFonts w:ascii="Times New Roman" w:hAnsi="Times New Roman" w:cs="Times New Roman"/>
            <w:sz w:val="24"/>
            <w:szCs w:val="24"/>
          </w:rPr>
          <w:t>-</w:t>
        </w:r>
        <w:r w:rsidR="002E3CED" w:rsidRPr="002E3CED">
          <w:rPr>
            <w:rFonts w:ascii="Times New Roman" w:hAnsi="Times New Roman" w:cs="Times New Roman"/>
            <w:sz w:val="24"/>
            <w:szCs w:val="24"/>
          </w:rPr>
          <w:t>seed interactions are critical for dispersal and spread of</w:t>
        </w:r>
        <w:r w:rsidR="002E3CED">
          <w:rPr>
            <w:rFonts w:ascii="Times New Roman" w:hAnsi="Times New Roman" w:cs="Times New Roman"/>
            <w:sz w:val="24"/>
            <w:szCs w:val="24"/>
          </w:rPr>
          <w:t xml:space="preserve"> many</w:t>
        </w:r>
        <w:r w:rsidR="002E3CED" w:rsidRPr="002E3CED">
          <w:rPr>
            <w:rFonts w:ascii="Times New Roman" w:hAnsi="Times New Roman" w:cs="Times New Roman"/>
            <w:sz w:val="24"/>
            <w:szCs w:val="24"/>
          </w:rPr>
          <w:t xml:space="preserve"> plant species,</w:t>
        </w:r>
        <w:r w:rsidR="002E3CED">
          <w:rPr>
            <w:rFonts w:ascii="Times New Roman" w:hAnsi="Times New Roman" w:cs="Times New Roman"/>
            <w:sz w:val="24"/>
            <w:szCs w:val="24"/>
          </w:rPr>
          <w:t xml:space="preserve"> unfortunately,</w:t>
        </w:r>
        <w:r w:rsidR="002E3CED" w:rsidRPr="002E3CED">
          <w:rPr>
            <w:rFonts w:ascii="Times New Roman" w:hAnsi="Times New Roman" w:cs="Times New Roman"/>
            <w:sz w:val="24"/>
            <w:szCs w:val="24"/>
          </w:rPr>
          <w:t xml:space="preserve"> it</w:t>
        </w:r>
        <w:r w:rsidR="002E3CED">
          <w:rPr>
            <w:rFonts w:ascii="Times New Roman" w:hAnsi="Times New Roman" w:cs="Times New Roman"/>
            <w:sz w:val="24"/>
            <w:szCs w:val="24"/>
          </w:rPr>
          <w:t xml:space="preserve"> i</w:t>
        </w:r>
        <w:r w:rsidR="002E3CED" w:rsidRPr="002E3CED">
          <w:rPr>
            <w:rFonts w:ascii="Times New Roman" w:hAnsi="Times New Roman" w:cs="Times New Roman"/>
            <w:sz w:val="24"/>
            <w:szCs w:val="24"/>
          </w:rPr>
          <w:t xml:space="preserve">s </w:t>
        </w:r>
      </w:ins>
      <w:ins w:id="322" w:author="Trevor Drees" w:date="2025-09-03T21:12:00Z" w16du:dateUtc="2025-09-04T04:12:00Z">
        <w:r w:rsidR="00B65548">
          <w:rPr>
            <w:rFonts w:ascii="Times New Roman" w:hAnsi="Times New Roman" w:cs="Times New Roman"/>
            <w:sz w:val="24"/>
            <w:szCs w:val="24"/>
          </w:rPr>
          <w:t>extremely difficult</w:t>
        </w:r>
      </w:ins>
      <w:ins w:id="323" w:author="Trevor Drees" w:date="2025-09-02T21:00:00Z" w16du:dateUtc="2025-09-03T04:00:00Z">
        <w:r w:rsidR="002E3CED" w:rsidRPr="002E3CED">
          <w:rPr>
            <w:rFonts w:ascii="Times New Roman" w:hAnsi="Times New Roman" w:cs="Times New Roman"/>
            <w:sz w:val="24"/>
            <w:szCs w:val="24"/>
          </w:rPr>
          <w:t xml:space="preserve"> to tell </w:t>
        </w:r>
      </w:ins>
      <w:ins w:id="324" w:author="Trevor Drees" w:date="2025-09-03T21:11:00Z" w16du:dateUtc="2025-09-04T04:11:00Z">
        <w:r w:rsidR="00B65548">
          <w:rPr>
            <w:rFonts w:ascii="Times New Roman" w:hAnsi="Times New Roman" w:cs="Times New Roman"/>
            <w:sz w:val="24"/>
            <w:szCs w:val="24"/>
          </w:rPr>
          <w:t>what percentage of seeds moved</w:t>
        </w:r>
      </w:ins>
      <w:ins w:id="325" w:author="Trevor Drees" w:date="2025-09-02T21:00:00Z" w16du:dateUtc="2025-09-03T04:00:00Z">
        <w:r w:rsidR="002E3CED" w:rsidRPr="002E3CED">
          <w:rPr>
            <w:rFonts w:ascii="Times New Roman" w:hAnsi="Times New Roman" w:cs="Times New Roman"/>
            <w:sz w:val="24"/>
            <w:szCs w:val="24"/>
          </w:rPr>
          <w:t xml:space="preserve"> </w:t>
        </w:r>
      </w:ins>
      <w:ins w:id="326" w:author="Trevor Drees" w:date="2025-09-03T21:11:00Z" w16du:dateUtc="2025-09-04T04:11:00Z">
        <w:r w:rsidR="00B65548">
          <w:rPr>
            <w:rFonts w:ascii="Times New Roman" w:hAnsi="Times New Roman" w:cs="Times New Roman"/>
            <w:sz w:val="24"/>
            <w:szCs w:val="24"/>
          </w:rPr>
          <w:t>are successfully</w:t>
        </w:r>
      </w:ins>
      <w:ins w:id="327" w:author="Trevor Drees" w:date="2025-09-02T21:00:00Z" w16du:dateUtc="2025-09-03T04:00:00Z">
        <w:r w:rsidR="002E3CED" w:rsidRPr="002E3CED">
          <w:rPr>
            <w:rFonts w:ascii="Times New Roman" w:hAnsi="Times New Roman" w:cs="Times New Roman"/>
            <w:sz w:val="24"/>
            <w:szCs w:val="24"/>
          </w:rPr>
          <w:t xml:space="preserve"> dispers</w:t>
        </w:r>
      </w:ins>
      <w:ins w:id="328" w:author="Trevor Drees" w:date="2025-09-03T21:11:00Z" w16du:dateUtc="2025-09-04T04:11:00Z">
        <w:r w:rsidR="00B65548">
          <w:rPr>
            <w:rFonts w:ascii="Times New Roman" w:hAnsi="Times New Roman" w:cs="Times New Roman"/>
            <w:sz w:val="24"/>
            <w:szCs w:val="24"/>
          </w:rPr>
          <w:t>ed</w:t>
        </w:r>
      </w:ins>
      <w:ins w:id="329" w:author="Trevor Drees" w:date="2025-09-02T21:00:00Z" w16du:dateUtc="2025-09-03T04:00:00Z">
        <w:r w:rsidR="002E3CED" w:rsidRPr="002E3CED">
          <w:rPr>
            <w:rFonts w:ascii="Times New Roman" w:hAnsi="Times New Roman" w:cs="Times New Roman"/>
            <w:sz w:val="24"/>
            <w:szCs w:val="24"/>
          </w:rPr>
          <w:t xml:space="preserve"> </w:t>
        </w:r>
      </w:ins>
      <w:ins w:id="330" w:author="Trevor Drees" w:date="2025-09-03T21:11:00Z" w16du:dateUtc="2025-09-04T04:11:00Z">
        <w:r w:rsidR="00B65548">
          <w:rPr>
            <w:rFonts w:ascii="Times New Roman" w:hAnsi="Times New Roman" w:cs="Times New Roman"/>
            <w:sz w:val="24"/>
            <w:szCs w:val="24"/>
          </w:rPr>
          <w:t>and what percentage exper</w:t>
        </w:r>
      </w:ins>
      <w:ins w:id="331" w:author="Trevor Drees" w:date="2025-09-03T21:12:00Z" w16du:dateUtc="2025-09-04T04:12:00Z">
        <w:r w:rsidR="00B65548">
          <w:rPr>
            <w:rFonts w:ascii="Times New Roman" w:hAnsi="Times New Roman" w:cs="Times New Roman"/>
            <w:sz w:val="24"/>
            <w:szCs w:val="24"/>
          </w:rPr>
          <w:t>ience predation</w:t>
        </w:r>
      </w:ins>
      <w:ins w:id="332" w:author="Trevor Drees" w:date="2025-09-02T20:22:00Z" w16du:dateUtc="2025-09-03T03:22:00Z">
        <w:r w:rsidR="00636779">
          <w:rPr>
            <w:rFonts w:ascii="Times New Roman" w:hAnsi="Times New Roman" w:cs="Times New Roman"/>
            <w:sz w:val="24"/>
            <w:szCs w:val="24"/>
          </w:rPr>
          <w:t>.</w:t>
        </w:r>
      </w:ins>
    </w:p>
    <w:p w14:paraId="3E9FA74A" w14:textId="6A5CE862" w:rsidR="005A129B" w:rsidRDefault="00F47D6D"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While</w:t>
      </w:r>
      <w:r w:rsidR="005F27F5">
        <w:rPr>
          <w:rFonts w:ascii="Times New Roman" w:hAnsi="Times New Roman" w:cs="Times New Roman"/>
          <w:sz w:val="24"/>
          <w:szCs w:val="24"/>
        </w:rPr>
        <w:t xml:space="preserve"> quantifying total dispersal</w:t>
      </w:r>
      <w:r w:rsidR="00195A5A">
        <w:rPr>
          <w:rFonts w:ascii="Times New Roman" w:hAnsi="Times New Roman" w:cs="Times New Roman"/>
          <w:sz w:val="24"/>
          <w:szCs w:val="24"/>
        </w:rPr>
        <w:t xml:space="preserve"> in plants</w:t>
      </w:r>
      <w:r w:rsidR="005F27F5">
        <w:rPr>
          <w:rFonts w:ascii="Times New Roman" w:hAnsi="Times New Roman" w:cs="Times New Roman"/>
          <w:sz w:val="24"/>
          <w:szCs w:val="24"/>
        </w:rPr>
        <w:t xml:space="preserve"> is</w:t>
      </w:r>
      <w:ins w:id="333" w:author="Trevor Drees" w:date="2025-09-03T20:51:00Z" w16du:dateUtc="2025-09-04T03:51:00Z">
        <w:r w:rsidR="00881738">
          <w:rPr>
            <w:rFonts w:ascii="Times New Roman" w:hAnsi="Times New Roman" w:cs="Times New Roman"/>
            <w:sz w:val="24"/>
            <w:szCs w:val="24"/>
          </w:rPr>
          <w:t xml:space="preserve"> already</w:t>
        </w:r>
      </w:ins>
      <w:r w:rsidR="005F27F5">
        <w:rPr>
          <w:rFonts w:ascii="Times New Roman" w:hAnsi="Times New Roman" w:cs="Times New Roman"/>
          <w:sz w:val="24"/>
          <w:szCs w:val="24"/>
        </w:rPr>
        <w:t xml:space="preserve"> difficult</w:t>
      </w:r>
      <w:ins w:id="334" w:author="Trevor Drees" w:date="2025-09-03T20:51:00Z" w16du:dateUtc="2025-09-04T03:51:00Z">
        <w:r w:rsidR="00881738">
          <w:rPr>
            <w:rFonts w:ascii="Times New Roman" w:hAnsi="Times New Roman" w:cs="Times New Roman"/>
            <w:sz w:val="24"/>
            <w:szCs w:val="24"/>
          </w:rPr>
          <w:t xml:space="preserve"> enough</w:t>
        </w:r>
      </w:ins>
      <w:r w:rsidR="005F27F5">
        <w:rPr>
          <w:rFonts w:ascii="Times New Roman" w:hAnsi="Times New Roman" w:cs="Times New Roman"/>
          <w:sz w:val="24"/>
          <w:szCs w:val="24"/>
        </w:rPr>
        <w:t xml:space="preserve">, </w:t>
      </w:r>
      <w:r w:rsidR="0060390C">
        <w:rPr>
          <w:rFonts w:ascii="Times New Roman" w:hAnsi="Times New Roman" w:cs="Times New Roman"/>
          <w:sz w:val="24"/>
          <w:szCs w:val="24"/>
        </w:rPr>
        <w:t xml:space="preserve">it </w:t>
      </w:r>
      <w:r w:rsidR="00B122D4">
        <w:rPr>
          <w:rFonts w:ascii="Times New Roman" w:hAnsi="Times New Roman" w:cs="Times New Roman"/>
          <w:sz w:val="24"/>
          <w:szCs w:val="24"/>
        </w:rPr>
        <w:t>may</w:t>
      </w:r>
      <w:r w:rsidR="005F27F5">
        <w:rPr>
          <w:rFonts w:ascii="Times New Roman" w:hAnsi="Times New Roman" w:cs="Times New Roman"/>
          <w:sz w:val="24"/>
          <w:szCs w:val="24"/>
        </w:rPr>
        <w:t xml:space="preserve"> become even more challenging in the face of climate change, as changes in climatic factors</w:t>
      </w:r>
      <w:r w:rsidR="005A129B" w:rsidRPr="005A129B">
        <w:rPr>
          <w:rFonts w:ascii="Times New Roman" w:hAnsi="Times New Roman" w:cs="Times New Roman"/>
          <w:sz w:val="24"/>
          <w:szCs w:val="24"/>
        </w:rPr>
        <w:t xml:space="preserve"> </w:t>
      </w:r>
      <w:r w:rsidR="00B122D4">
        <w:rPr>
          <w:rFonts w:ascii="Times New Roman" w:hAnsi="Times New Roman" w:cs="Times New Roman"/>
          <w:sz w:val="24"/>
          <w:szCs w:val="24"/>
        </w:rPr>
        <w:t>could</w:t>
      </w:r>
      <w:r w:rsidR="005A129B" w:rsidRPr="005A129B">
        <w:rPr>
          <w:rFonts w:ascii="Times New Roman" w:hAnsi="Times New Roman" w:cs="Times New Roman"/>
          <w:sz w:val="24"/>
          <w:szCs w:val="24"/>
        </w:rPr>
        <w:t xml:space="preserve"> have profound effects on how </w:t>
      </w:r>
      <w:r w:rsidR="00A34411">
        <w:rPr>
          <w:rFonts w:ascii="Times New Roman" w:hAnsi="Times New Roman" w:cs="Times New Roman"/>
          <w:sz w:val="24"/>
          <w:szCs w:val="24"/>
        </w:rPr>
        <w:t>populations</w:t>
      </w:r>
      <w:r w:rsidR="005A129B" w:rsidRPr="005A129B">
        <w:rPr>
          <w:rFonts w:ascii="Times New Roman" w:hAnsi="Times New Roman" w:cs="Times New Roman"/>
          <w:sz w:val="24"/>
          <w:szCs w:val="24"/>
        </w:rPr>
        <w:t xml:space="preserve"> spread by altering one or more</w:t>
      </w:r>
      <w:r w:rsidR="00624E98">
        <w:rPr>
          <w:rFonts w:ascii="Times New Roman" w:hAnsi="Times New Roman" w:cs="Times New Roman"/>
          <w:sz w:val="24"/>
          <w:szCs w:val="24"/>
        </w:rPr>
        <w:t xml:space="preserve"> of the</w:t>
      </w:r>
      <w:r w:rsidR="005A129B" w:rsidRPr="005A129B">
        <w:rPr>
          <w:rFonts w:ascii="Times New Roman" w:hAnsi="Times New Roman" w:cs="Times New Roman"/>
          <w:sz w:val="24"/>
          <w:szCs w:val="24"/>
        </w:rPr>
        <w:t xml:space="preserve"> individual dispersal pathways</w:t>
      </w:r>
      <w:r w:rsidR="005F27F5">
        <w:rPr>
          <w:rFonts w:ascii="Times New Roman" w:hAnsi="Times New Roman" w:cs="Times New Roman"/>
          <w:sz w:val="24"/>
          <w:szCs w:val="24"/>
        </w:rPr>
        <w:t xml:space="preserve"> within the total dispersal framework</w:t>
      </w:r>
      <w:r w:rsidR="005A129B" w:rsidRPr="005A129B">
        <w:rPr>
          <w:rFonts w:ascii="Times New Roman" w:hAnsi="Times New Roman" w:cs="Times New Roman"/>
          <w:sz w:val="24"/>
          <w:szCs w:val="24"/>
        </w:rPr>
        <w:t xml:space="preserve">. For example, in wind-dispersed plants, </w:t>
      </w:r>
      <w:r w:rsidR="00BC5B7A">
        <w:rPr>
          <w:rFonts w:ascii="Times New Roman" w:hAnsi="Times New Roman" w:cs="Times New Roman"/>
          <w:sz w:val="24"/>
          <w:szCs w:val="24"/>
        </w:rPr>
        <w:t>shifts in</w:t>
      </w:r>
      <w:r w:rsidR="00BC5B7A"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lastRenderedPageBreak/>
        <w:t>wind speeds may increase or decrease dispersal distances depending on the magnitude and direction</w:t>
      </w:r>
      <w:r w:rsidR="00551735">
        <w:rPr>
          <w:rFonts w:ascii="Times New Roman" w:hAnsi="Times New Roman" w:cs="Times New Roman"/>
          <w:sz w:val="24"/>
          <w:szCs w:val="24"/>
        </w:rPr>
        <w:t xml:space="preserve"> of</w:t>
      </w:r>
      <w:r w:rsidR="005A129B" w:rsidRPr="005A129B">
        <w:rPr>
          <w:rFonts w:ascii="Times New Roman" w:hAnsi="Times New Roman" w:cs="Times New Roman"/>
          <w:sz w:val="24"/>
          <w:szCs w:val="24"/>
        </w:rPr>
        <w:t xml:space="preserve"> </w:t>
      </w:r>
      <w:r w:rsidR="00551735">
        <w:rPr>
          <w:rFonts w:ascii="Times New Roman" w:hAnsi="Times New Roman" w:cs="Times New Roman"/>
          <w:sz w:val="24"/>
          <w:szCs w:val="24"/>
        </w:rPr>
        <w:t>these</w:t>
      </w:r>
      <w:r w:rsidR="005A129B" w:rsidRPr="005A129B">
        <w:rPr>
          <w:rFonts w:ascii="Times New Roman" w:hAnsi="Times New Roman" w:cs="Times New Roman"/>
          <w:sz w:val="24"/>
          <w:szCs w:val="24"/>
        </w:rPr>
        <w:t xml:space="preserve"> shifts (Bullock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2012</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5A129B" w:rsidRPr="005A129B">
        <w:rPr>
          <w:rFonts w:ascii="Times New Roman" w:hAnsi="Times New Roman" w:cs="Times New Roman"/>
          <w:sz w:val="24"/>
          <w:szCs w:val="24"/>
        </w:rPr>
        <w:t xml:space="preserve">Kling and Ackerly 2020), increases in air temperatures </w:t>
      </w:r>
      <w:r w:rsidR="00CD334B">
        <w:rPr>
          <w:rFonts w:ascii="Times New Roman" w:hAnsi="Times New Roman" w:cs="Times New Roman"/>
          <w:sz w:val="24"/>
          <w:szCs w:val="24"/>
        </w:rPr>
        <w:t>can</w:t>
      </w:r>
      <w:r w:rsidR="005A129B" w:rsidRPr="005A129B">
        <w:rPr>
          <w:rFonts w:ascii="Times New Roman" w:hAnsi="Times New Roman" w:cs="Times New Roman"/>
          <w:sz w:val="24"/>
          <w:szCs w:val="24"/>
        </w:rPr>
        <w:t xml:space="preserve"> increase seed dispersal distances by increasing air turbulence (Kuparinen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xml:space="preserve">. 2009), and increased frequency of extreme wind events may lead to long-distance dispersal events becoming more common (Soons </w:t>
      </w:r>
      <w:r w:rsidR="005A129B" w:rsidRPr="005A129B">
        <w:rPr>
          <w:rFonts w:ascii="Times New Roman" w:hAnsi="Times New Roman" w:cs="Times New Roman"/>
          <w:i/>
          <w:iCs/>
          <w:sz w:val="24"/>
          <w:szCs w:val="24"/>
        </w:rPr>
        <w:t>et al</w:t>
      </w:r>
      <w:r w:rsidR="005A129B" w:rsidRPr="005A129B">
        <w:rPr>
          <w:rFonts w:ascii="Times New Roman" w:hAnsi="Times New Roman" w:cs="Times New Roman"/>
          <w:sz w:val="24"/>
          <w:szCs w:val="24"/>
        </w:rPr>
        <w:t>. 2004). Climate change may also shift</w:t>
      </w:r>
      <w:r w:rsidR="00C22F52">
        <w:rPr>
          <w:rFonts w:ascii="Times New Roman" w:hAnsi="Times New Roman" w:cs="Times New Roman"/>
          <w:sz w:val="24"/>
          <w:szCs w:val="24"/>
        </w:rPr>
        <w:t xml:space="preserve"> plant</w:t>
      </w:r>
      <w:r w:rsidR="005A129B" w:rsidRPr="005A129B">
        <w:rPr>
          <w:rFonts w:ascii="Times New Roman" w:hAnsi="Times New Roman" w:cs="Times New Roman"/>
          <w:sz w:val="24"/>
          <w:szCs w:val="24"/>
        </w:rPr>
        <w:t xml:space="preserve"> dispersal </w:t>
      </w:r>
      <w:r w:rsidR="00B122D4">
        <w:rPr>
          <w:rFonts w:ascii="Times New Roman" w:hAnsi="Times New Roman" w:cs="Times New Roman"/>
          <w:sz w:val="24"/>
          <w:szCs w:val="24"/>
        </w:rPr>
        <w:t>patterns</w:t>
      </w:r>
      <w:r w:rsidR="005A129B" w:rsidRPr="005A129B">
        <w:rPr>
          <w:rFonts w:ascii="Times New Roman" w:hAnsi="Times New Roman" w:cs="Times New Roman"/>
          <w:sz w:val="24"/>
          <w:szCs w:val="24"/>
        </w:rPr>
        <w:t xml:space="preserve"> by changing</w:t>
      </w:r>
      <w:r w:rsidR="00B122D4">
        <w:rPr>
          <w:rFonts w:ascii="Times New Roman" w:hAnsi="Times New Roman" w:cs="Times New Roman"/>
          <w:sz w:val="24"/>
          <w:szCs w:val="24"/>
        </w:rPr>
        <w:t xml:space="preserve"> </w:t>
      </w:r>
      <w:r w:rsidR="00B122D4" w:rsidRPr="005A129B">
        <w:rPr>
          <w:rFonts w:ascii="Times New Roman" w:hAnsi="Times New Roman" w:cs="Times New Roman"/>
          <w:sz w:val="24"/>
          <w:szCs w:val="24"/>
        </w:rPr>
        <w:t>the spatial patterns of the insects and animals that disperse</w:t>
      </w:r>
      <w:r w:rsidR="00C22F52">
        <w:rPr>
          <w:rFonts w:ascii="Times New Roman" w:hAnsi="Times New Roman" w:cs="Times New Roman"/>
          <w:sz w:val="24"/>
          <w:szCs w:val="24"/>
        </w:rPr>
        <w:t xml:space="preserve"> their</w:t>
      </w:r>
      <w:r w:rsidR="00B122D4" w:rsidRPr="005A129B">
        <w:rPr>
          <w:rFonts w:ascii="Times New Roman" w:hAnsi="Times New Roman" w:cs="Times New Roman"/>
          <w:sz w:val="24"/>
          <w:szCs w:val="24"/>
        </w:rPr>
        <w:t xml:space="preserve"> seeds (Mokany </w:t>
      </w:r>
      <w:r w:rsidR="00B122D4" w:rsidRPr="005A129B">
        <w:rPr>
          <w:rFonts w:ascii="Times New Roman" w:hAnsi="Times New Roman" w:cs="Times New Roman"/>
          <w:i/>
          <w:iCs/>
          <w:sz w:val="24"/>
          <w:szCs w:val="24"/>
        </w:rPr>
        <w:t>et al</w:t>
      </w:r>
      <w:r w:rsidR="00B122D4" w:rsidRPr="005A129B">
        <w:rPr>
          <w:rFonts w:ascii="Times New Roman" w:hAnsi="Times New Roman" w:cs="Times New Roman"/>
          <w:sz w:val="24"/>
          <w:szCs w:val="24"/>
        </w:rPr>
        <w:t>. 2014, 2015</w:t>
      </w:r>
      <w:r w:rsidR="00BC24F3">
        <w:rPr>
          <w:rFonts w:ascii="Times New Roman" w:hAnsi="Times New Roman" w:cs="Times New Roman"/>
          <w:sz w:val="24"/>
          <w:szCs w:val="24"/>
        </w:rPr>
        <w:t>,</w:t>
      </w:r>
      <w:r w:rsidR="00BC24F3" w:rsidRPr="005A129B">
        <w:rPr>
          <w:rFonts w:ascii="Times New Roman" w:hAnsi="Times New Roman" w:cs="Times New Roman"/>
          <w:sz w:val="24"/>
          <w:szCs w:val="24"/>
        </w:rPr>
        <w:t xml:space="preserve"> </w:t>
      </w:r>
      <w:r w:rsidR="00B122D4" w:rsidRPr="005A129B">
        <w:rPr>
          <w:rFonts w:ascii="Times New Roman" w:hAnsi="Times New Roman" w:cs="Times New Roman"/>
          <w:sz w:val="24"/>
          <w:szCs w:val="24"/>
        </w:rPr>
        <w:t xml:space="preserve">Sales </w:t>
      </w:r>
      <w:r w:rsidR="00B122D4" w:rsidRPr="005A129B">
        <w:rPr>
          <w:rFonts w:ascii="Times New Roman" w:hAnsi="Times New Roman" w:cs="Times New Roman"/>
          <w:i/>
          <w:iCs/>
          <w:sz w:val="24"/>
          <w:szCs w:val="24"/>
        </w:rPr>
        <w:t>et al</w:t>
      </w:r>
      <w:r w:rsidR="00B122D4" w:rsidRPr="005A129B">
        <w:rPr>
          <w:rFonts w:ascii="Times New Roman" w:hAnsi="Times New Roman" w:cs="Times New Roman"/>
          <w:sz w:val="24"/>
          <w:szCs w:val="24"/>
        </w:rPr>
        <w:t>. 2021)</w:t>
      </w:r>
      <w:r w:rsidR="00B122D4">
        <w:rPr>
          <w:rFonts w:ascii="Times New Roman" w:hAnsi="Times New Roman" w:cs="Times New Roman"/>
          <w:sz w:val="24"/>
          <w:szCs w:val="24"/>
        </w:rPr>
        <w:t>, or by impacting</w:t>
      </w:r>
      <w:r w:rsidR="005A129B" w:rsidRPr="005A129B">
        <w:rPr>
          <w:rFonts w:ascii="Times New Roman" w:hAnsi="Times New Roman" w:cs="Times New Roman"/>
          <w:sz w:val="24"/>
          <w:szCs w:val="24"/>
        </w:rPr>
        <w:t xml:space="preserve"> seed attractiveness to dispersers (Drees and Shea</w:t>
      </w:r>
      <w:r w:rsidR="00485FA9">
        <w:rPr>
          <w:rFonts w:ascii="Times New Roman" w:hAnsi="Times New Roman" w:cs="Times New Roman"/>
          <w:sz w:val="24"/>
          <w:szCs w:val="24"/>
        </w:rPr>
        <w:t xml:space="preserve"> 2024a</w:t>
      </w:r>
      <w:r w:rsidR="005A129B" w:rsidRPr="005A129B">
        <w:rPr>
          <w:rFonts w:ascii="Times New Roman" w:hAnsi="Times New Roman" w:cs="Times New Roman"/>
          <w:sz w:val="24"/>
          <w:szCs w:val="24"/>
        </w:rPr>
        <w:t>)</w:t>
      </w:r>
      <w:r w:rsidR="00B122D4">
        <w:rPr>
          <w:rFonts w:ascii="Times New Roman" w:hAnsi="Times New Roman" w:cs="Times New Roman"/>
          <w:sz w:val="24"/>
          <w:szCs w:val="24"/>
        </w:rPr>
        <w:t>, both potentially</w:t>
      </w:r>
      <w:r w:rsidR="005A129B" w:rsidRPr="005A129B">
        <w:rPr>
          <w:rFonts w:ascii="Times New Roman" w:hAnsi="Times New Roman" w:cs="Times New Roman"/>
          <w:sz w:val="24"/>
          <w:szCs w:val="24"/>
        </w:rPr>
        <w:t xml:space="preserve"> causing </w:t>
      </w:r>
      <w:r w:rsidR="00F951EB">
        <w:rPr>
          <w:rFonts w:ascii="Times New Roman" w:hAnsi="Times New Roman" w:cs="Times New Roman"/>
          <w:sz w:val="24"/>
          <w:szCs w:val="24"/>
        </w:rPr>
        <w:t>shifts</w:t>
      </w:r>
      <w:r w:rsidR="005A129B" w:rsidRPr="005A129B">
        <w:rPr>
          <w:rFonts w:ascii="Times New Roman" w:hAnsi="Times New Roman" w:cs="Times New Roman"/>
          <w:sz w:val="24"/>
          <w:szCs w:val="24"/>
        </w:rPr>
        <w:t xml:space="preserve"> in total dispersal. In these cases, dispersal for a particular component of the total dispersal kernel is changed, and total dispersal is</w:t>
      </w:r>
      <w:r w:rsidR="00CC73C2">
        <w:rPr>
          <w:rFonts w:ascii="Times New Roman" w:hAnsi="Times New Roman" w:cs="Times New Roman"/>
          <w:sz w:val="24"/>
          <w:szCs w:val="24"/>
        </w:rPr>
        <w:t xml:space="preserve"> </w:t>
      </w:r>
      <w:r w:rsidR="00A3157E">
        <w:rPr>
          <w:rFonts w:ascii="Times New Roman" w:hAnsi="Times New Roman" w:cs="Times New Roman"/>
          <w:sz w:val="24"/>
          <w:szCs w:val="24"/>
        </w:rPr>
        <w:t>affected</w:t>
      </w:r>
      <w:r w:rsidR="00775D93">
        <w:rPr>
          <w:rFonts w:ascii="Times New Roman" w:hAnsi="Times New Roman" w:cs="Times New Roman"/>
          <w:sz w:val="24"/>
          <w:szCs w:val="24"/>
        </w:rPr>
        <w:t xml:space="preserve"> as a result</w:t>
      </w:r>
      <w:r w:rsidR="005A129B" w:rsidRPr="005A129B">
        <w:rPr>
          <w:rFonts w:ascii="Times New Roman" w:hAnsi="Times New Roman" w:cs="Times New Roman"/>
          <w:sz w:val="24"/>
          <w:szCs w:val="24"/>
        </w:rPr>
        <w:t xml:space="preserve">. This in turn </w:t>
      </w:r>
      <w:r w:rsidR="000E56A9">
        <w:rPr>
          <w:rFonts w:ascii="Times New Roman" w:hAnsi="Times New Roman" w:cs="Times New Roman"/>
          <w:sz w:val="24"/>
          <w:szCs w:val="24"/>
        </w:rPr>
        <w:t>affects</w:t>
      </w:r>
      <w:r w:rsidR="005A129B" w:rsidRPr="005A129B">
        <w:rPr>
          <w:rFonts w:ascii="Times New Roman" w:hAnsi="Times New Roman" w:cs="Times New Roman"/>
          <w:sz w:val="24"/>
          <w:szCs w:val="24"/>
        </w:rPr>
        <w:t xml:space="preserve"> how far seeds are dispersed, </w:t>
      </w:r>
      <w:r w:rsidR="00CC73C2">
        <w:rPr>
          <w:rFonts w:ascii="Times New Roman" w:hAnsi="Times New Roman" w:cs="Times New Roman"/>
          <w:sz w:val="24"/>
          <w:szCs w:val="24"/>
        </w:rPr>
        <w:t xml:space="preserve">and </w:t>
      </w:r>
      <w:r w:rsidR="005A129B" w:rsidRPr="005A129B">
        <w:rPr>
          <w:rFonts w:ascii="Times New Roman" w:hAnsi="Times New Roman" w:cs="Times New Roman"/>
          <w:sz w:val="24"/>
          <w:szCs w:val="24"/>
        </w:rPr>
        <w:t xml:space="preserve">thus the speed at which the population in question </w:t>
      </w:r>
      <w:r w:rsidR="00D01DE3">
        <w:rPr>
          <w:rFonts w:ascii="Times New Roman" w:hAnsi="Times New Roman" w:cs="Times New Roman"/>
          <w:sz w:val="24"/>
          <w:szCs w:val="24"/>
        </w:rPr>
        <w:t>spreads</w:t>
      </w:r>
      <w:r w:rsidR="005A129B" w:rsidRPr="005A129B">
        <w:rPr>
          <w:rFonts w:ascii="Times New Roman" w:hAnsi="Times New Roman" w:cs="Times New Roman"/>
          <w:sz w:val="24"/>
          <w:szCs w:val="24"/>
        </w:rPr>
        <w:t>.</w:t>
      </w:r>
      <w:ins w:id="335" w:author="Trevor Drees" w:date="2025-09-02T20:48:00Z" w16du:dateUtc="2025-09-03T03:48:00Z">
        <w:r w:rsidR="00912AFB">
          <w:rPr>
            <w:rFonts w:ascii="Times New Roman" w:hAnsi="Times New Roman" w:cs="Times New Roman"/>
            <w:sz w:val="24"/>
            <w:szCs w:val="24"/>
          </w:rPr>
          <w:t xml:space="preserve"> When c</w:t>
        </w:r>
        <w:r w:rsidR="00912AFB" w:rsidRPr="005A129B">
          <w:rPr>
            <w:rFonts w:ascii="Times New Roman" w:hAnsi="Times New Roman" w:cs="Times New Roman"/>
            <w:sz w:val="24"/>
            <w:szCs w:val="24"/>
          </w:rPr>
          <w:t xml:space="preserve">hanges in </w:t>
        </w:r>
      </w:ins>
      <w:ins w:id="336" w:author="Trevor Drees" w:date="2025-09-02T21:07:00Z" w16du:dateUtc="2025-09-03T04:07:00Z">
        <w:r w:rsidR="00737607">
          <w:rPr>
            <w:rFonts w:ascii="Times New Roman" w:hAnsi="Times New Roman" w:cs="Times New Roman"/>
            <w:sz w:val="24"/>
            <w:szCs w:val="24"/>
          </w:rPr>
          <w:t>even a single dispersal pathway or vector</w:t>
        </w:r>
      </w:ins>
      <w:ins w:id="337" w:author="Trevor Drees" w:date="2025-09-02T20:48:00Z" w16du:dateUtc="2025-09-03T03:48:00Z">
        <w:r w:rsidR="00912AFB" w:rsidRPr="005A129B">
          <w:rPr>
            <w:rFonts w:ascii="Times New Roman" w:hAnsi="Times New Roman" w:cs="Times New Roman"/>
            <w:sz w:val="24"/>
            <w:szCs w:val="24"/>
          </w:rPr>
          <w:t xml:space="preserve"> affect </w:t>
        </w:r>
        <w:r w:rsidR="00912AFB">
          <w:rPr>
            <w:rFonts w:ascii="Times New Roman" w:hAnsi="Times New Roman" w:cs="Times New Roman"/>
            <w:sz w:val="24"/>
            <w:szCs w:val="24"/>
          </w:rPr>
          <w:t>population</w:t>
        </w:r>
        <w:r w:rsidR="00912AFB" w:rsidRPr="005A129B">
          <w:rPr>
            <w:rFonts w:ascii="Times New Roman" w:hAnsi="Times New Roman" w:cs="Times New Roman"/>
            <w:sz w:val="24"/>
            <w:szCs w:val="24"/>
          </w:rPr>
          <w:t xml:space="preserve"> spread</w:t>
        </w:r>
        <w:r w:rsidR="00912AFB">
          <w:rPr>
            <w:rFonts w:ascii="Times New Roman" w:hAnsi="Times New Roman" w:cs="Times New Roman"/>
            <w:sz w:val="24"/>
            <w:szCs w:val="24"/>
          </w:rPr>
          <w:t xml:space="preserve">, community structure and function </w:t>
        </w:r>
      </w:ins>
      <w:ins w:id="338" w:author="Trevor Drees" w:date="2025-09-02T21:07:00Z" w16du:dateUtc="2025-09-03T04:07:00Z">
        <w:r w:rsidR="00737607">
          <w:rPr>
            <w:rFonts w:ascii="Times New Roman" w:hAnsi="Times New Roman" w:cs="Times New Roman"/>
            <w:sz w:val="24"/>
            <w:szCs w:val="24"/>
          </w:rPr>
          <w:t>may</w:t>
        </w:r>
      </w:ins>
      <w:ins w:id="339" w:author="Trevor Drees" w:date="2025-09-02T20:48:00Z" w16du:dateUtc="2025-09-03T03:48:00Z">
        <w:r w:rsidR="00912AFB">
          <w:rPr>
            <w:rFonts w:ascii="Times New Roman" w:hAnsi="Times New Roman" w:cs="Times New Roman"/>
            <w:sz w:val="24"/>
            <w:szCs w:val="24"/>
          </w:rPr>
          <w:t xml:space="preserve"> be significantly impacted</w:t>
        </w:r>
      </w:ins>
      <w:ins w:id="340" w:author="Trevor Drees" w:date="2025-09-02T21:06:00Z" w16du:dateUtc="2025-09-03T04:06:00Z">
        <w:r w:rsidR="00737607">
          <w:rPr>
            <w:rFonts w:ascii="Times New Roman" w:hAnsi="Times New Roman" w:cs="Times New Roman"/>
            <w:sz w:val="24"/>
            <w:szCs w:val="24"/>
          </w:rPr>
          <w:t>.</w:t>
        </w:r>
      </w:ins>
    </w:p>
    <w:p w14:paraId="2B24640E" w14:textId="4A33C012" w:rsidR="0085657F" w:rsidRDefault="00DB4CCF" w:rsidP="004C2241">
      <w:pPr>
        <w:spacing w:after="0" w:line="480" w:lineRule="auto"/>
        <w:ind w:firstLine="284"/>
        <w:rPr>
          <w:ins w:id="341" w:author="Trevor Drees" w:date="2025-09-03T21:57:00Z" w16du:dateUtc="2025-09-04T04:57:00Z"/>
          <w:rFonts w:ascii="Times New Roman" w:hAnsi="Times New Roman" w:cs="Times New Roman"/>
          <w:sz w:val="24"/>
          <w:szCs w:val="24"/>
        </w:rPr>
      </w:pPr>
      <w:r>
        <w:rPr>
          <w:rFonts w:ascii="Times New Roman" w:hAnsi="Times New Roman" w:cs="Times New Roman"/>
          <w:sz w:val="24"/>
          <w:szCs w:val="24"/>
        </w:rPr>
        <w:t>Given the challenges</w:t>
      </w:r>
      <w:r w:rsidR="0096689F">
        <w:rPr>
          <w:rFonts w:ascii="Times New Roman" w:hAnsi="Times New Roman" w:cs="Times New Roman"/>
          <w:sz w:val="24"/>
          <w:szCs w:val="24"/>
        </w:rPr>
        <w:t xml:space="preserve"> discussed</w:t>
      </w:r>
      <w:r>
        <w:rPr>
          <w:rFonts w:ascii="Times New Roman" w:hAnsi="Times New Roman" w:cs="Times New Roman"/>
          <w:sz w:val="24"/>
          <w:szCs w:val="24"/>
        </w:rPr>
        <w:t xml:space="preserve"> above, </w:t>
      </w:r>
      <w:del w:id="342" w:author="Trevor Drees" w:date="2025-09-03T21:55:00Z" w16du:dateUtc="2025-09-04T04:55:00Z">
        <w:r w:rsidR="0096689F" w:rsidDel="0085657F">
          <w:rPr>
            <w:rFonts w:ascii="Times New Roman" w:hAnsi="Times New Roman" w:cs="Times New Roman"/>
            <w:sz w:val="24"/>
            <w:szCs w:val="24"/>
          </w:rPr>
          <w:delText xml:space="preserve">incorporating </w:delText>
        </w:r>
      </w:del>
      <w:ins w:id="343" w:author="Trevor Drees" w:date="2025-09-03T21:55:00Z" w16du:dateUtc="2025-09-04T04:55:00Z">
        <w:r w:rsidR="0085657F">
          <w:rPr>
            <w:rFonts w:ascii="Times New Roman" w:hAnsi="Times New Roman" w:cs="Times New Roman"/>
            <w:sz w:val="24"/>
            <w:szCs w:val="24"/>
          </w:rPr>
          <w:t xml:space="preserve">quantifying </w:t>
        </w:r>
      </w:ins>
      <w:r w:rsidR="0096689F">
        <w:rPr>
          <w:rFonts w:ascii="Times New Roman" w:hAnsi="Times New Roman" w:cs="Times New Roman"/>
          <w:sz w:val="24"/>
          <w:szCs w:val="24"/>
        </w:rPr>
        <w:t xml:space="preserve">total dispersal </w:t>
      </w:r>
      <w:ins w:id="344" w:author="Trevor Drees" w:date="2025-09-03T21:55:00Z" w16du:dateUtc="2025-09-04T04:55:00Z">
        <w:r w:rsidR="0085657F">
          <w:rPr>
            <w:rFonts w:ascii="Times New Roman" w:hAnsi="Times New Roman" w:cs="Times New Roman"/>
            <w:sz w:val="24"/>
            <w:szCs w:val="24"/>
          </w:rPr>
          <w:t xml:space="preserve">and incorporating it </w:t>
        </w:r>
      </w:ins>
      <w:r w:rsidR="0096689F">
        <w:rPr>
          <w:rFonts w:ascii="Times New Roman" w:hAnsi="Times New Roman" w:cs="Times New Roman"/>
          <w:sz w:val="24"/>
          <w:szCs w:val="24"/>
        </w:rPr>
        <w:t>into models of population spread</w:t>
      </w:r>
      <w:r w:rsidR="00377081">
        <w:rPr>
          <w:rFonts w:ascii="Times New Roman" w:hAnsi="Times New Roman" w:cs="Times New Roman"/>
          <w:sz w:val="24"/>
          <w:szCs w:val="24"/>
        </w:rPr>
        <w:t xml:space="preserve"> seems like an insurmountable task</w:t>
      </w:r>
      <w:r w:rsidR="0096689F">
        <w:rPr>
          <w:rFonts w:ascii="Times New Roman" w:hAnsi="Times New Roman" w:cs="Times New Roman"/>
          <w:sz w:val="24"/>
          <w:szCs w:val="24"/>
        </w:rPr>
        <w:t xml:space="preserve"> if we cannot accurately quantify all vectors of dispersal and their determinants</w:t>
      </w:r>
      <w:ins w:id="345" w:author="Trevor Drees" w:date="2025-09-03T21:53:00Z" w16du:dateUtc="2025-09-04T04:53:00Z">
        <w:r w:rsidR="0085657F">
          <w:rPr>
            <w:rFonts w:ascii="Times New Roman" w:hAnsi="Times New Roman" w:cs="Times New Roman"/>
            <w:sz w:val="24"/>
            <w:szCs w:val="24"/>
          </w:rPr>
          <w:t>, especially when in most case</w:t>
        </w:r>
      </w:ins>
      <w:ins w:id="346" w:author="Trevor Drees" w:date="2025-09-03T21:54:00Z" w16du:dateUtc="2025-09-04T04:54:00Z">
        <w:r w:rsidR="0085657F">
          <w:rPr>
            <w:rFonts w:ascii="Times New Roman" w:hAnsi="Times New Roman" w:cs="Times New Roman"/>
            <w:sz w:val="24"/>
            <w:szCs w:val="24"/>
          </w:rPr>
          <w:t>s</w:t>
        </w:r>
      </w:ins>
      <w:ins w:id="347" w:author="Trevor Drees" w:date="2025-09-03T21:53:00Z" w16du:dateUtc="2025-09-04T04:53:00Z">
        <w:r w:rsidR="0085657F">
          <w:rPr>
            <w:rFonts w:ascii="Times New Roman" w:hAnsi="Times New Roman" w:cs="Times New Roman"/>
            <w:sz w:val="24"/>
            <w:szCs w:val="24"/>
          </w:rPr>
          <w:t xml:space="preserve"> the resources available to do so are limited</w:t>
        </w:r>
      </w:ins>
      <w:del w:id="348" w:author="Trevor Drees" w:date="2025-09-03T21:53:00Z" w16du:dateUtc="2025-09-04T04:53:00Z">
        <w:r w:rsidR="00377081" w:rsidDel="0085657F">
          <w:rPr>
            <w:rFonts w:ascii="Times New Roman" w:hAnsi="Times New Roman" w:cs="Times New Roman"/>
            <w:sz w:val="24"/>
            <w:szCs w:val="24"/>
          </w:rPr>
          <w:delText>.</w:delText>
        </w:r>
      </w:del>
      <w:ins w:id="349" w:author="Trevor Drees" w:date="2025-09-03T21:28:00Z" w16du:dateUtc="2025-09-04T04:28:00Z">
        <w:r w:rsidR="00795294">
          <w:rPr>
            <w:rFonts w:ascii="Times New Roman" w:hAnsi="Times New Roman" w:cs="Times New Roman"/>
            <w:sz w:val="24"/>
            <w:szCs w:val="24"/>
          </w:rPr>
          <w:t>.</w:t>
        </w:r>
      </w:ins>
      <w:r w:rsidR="00F2787E">
        <w:rPr>
          <w:rFonts w:ascii="Times New Roman" w:hAnsi="Times New Roman" w:cs="Times New Roman"/>
          <w:sz w:val="24"/>
          <w:szCs w:val="24"/>
        </w:rPr>
        <w:t xml:space="preserve"> However,</w:t>
      </w:r>
      <w:r w:rsidR="001B40D1">
        <w:rPr>
          <w:rFonts w:ascii="Times New Roman" w:hAnsi="Times New Roman" w:cs="Times New Roman"/>
          <w:sz w:val="24"/>
          <w:szCs w:val="24"/>
        </w:rPr>
        <w:t xml:space="preserve"> </w:t>
      </w:r>
      <w:r w:rsidR="00401510">
        <w:rPr>
          <w:rFonts w:ascii="Times New Roman" w:hAnsi="Times New Roman" w:cs="Times New Roman"/>
          <w:sz w:val="24"/>
          <w:szCs w:val="24"/>
        </w:rPr>
        <w:t>for some systems</w:t>
      </w:r>
      <w:r w:rsidR="001B40D1">
        <w:rPr>
          <w:rFonts w:ascii="Times New Roman" w:hAnsi="Times New Roman" w:cs="Times New Roman"/>
          <w:sz w:val="24"/>
          <w:szCs w:val="24"/>
        </w:rPr>
        <w:t>, not all parameters need to be known or accurately quantified to model how a system behaves</w:t>
      </w:r>
      <w:r w:rsidR="00F47D6D">
        <w:rPr>
          <w:rFonts w:ascii="Times New Roman" w:hAnsi="Times New Roman" w:cs="Times New Roman"/>
          <w:sz w:val="24"/>
          <w:szCs w:val="24"/>
        </w:rPr>
        <w:t xml:space="preserve"> (Milner-Gulland and Shea </w:t>
      </w:r>
      <w:r w:rsidR="0060390C">
        <w:rPr>
          <w:rFonts w:ascii="Times New Roman" w:hAnsi="Times New Roman" w:cs="Times New Roman"/>
          <w:sz w:val="24"/>
          <w:szCs w:val="24"/>
        </w:rPr>
        <w:t xml:space="preserve">2017). </w:t>
      </w:r>
      <w:r w:rsidR="001B40D1">
        <w:rPr>
          <w:rFonts w:ascii="Times New Roman" w:hAnsi="Times New Roman" w:cs="Times New Roman"/>
          <w:sz w:val="24"/>
          <w:szCs w:val="24"/>
        </w:rPr>
        <w:t xml:space="preserve">In instances where most parameters within </w:t>
      </w:r>
      <w:r w:rsidR="00DB2282">
        <w:rPr>
          <w:rFonts w:ascii="Times New Roman" w:hAnsi="Times New Roman" w:cs="Times New Roman"/>
          <w:sz w:val="24"/>
          <w:szCs w:val="24"/>
        </w:rPr>
        <w:t>a</w:t>
      </w:r>
      <w:r w:rsidR="00401510">
        <w:rPr>
          <w:rFonts w:ascii="Times New Roman" w:hAnsi="Times New Roman" w:cs="Times New Roman"/>
          <w:sz w:val="24"/>
          <w:szCs w:val="24"/>
        </w:rPr>
        <w:t xml:space="preserve"> dispersal</w:t>
      </w:r>
      <w:r w:rsidR="00DB2282">
        <w:rPr>
          <w:rFonts w:ascii="Times New Roman" w:hAnsi="Times New Roman" w:cs="Times New Roman"/>
          <w:sz w:val="24"/>
          <w:szCs w:val="24"/>
        </w:rPr>
        <w:t xml:space="preserve"> </w:t>
      </w:r>
      <w:r w:rsidR="001B40D1">
        <w:rPr>
          <w:rFonts w:ascii="Times New Roman" w:hAnsi="Times New Roman" w:cs="Times New Roman"/>
          <w:sz w:val="24"/>
          <w:szCs w:val="24"/>
        </w:rPr>
        <w:t>system are known</w:t>
      </w:r>
      <w:ins w:id="350" w:author="Trevor Drees" w:date="2025-09-03T21:59:00Z" w16du:dateUtc="2025-09-04T04:59:00Z">
        <w:r w:rsidR="0085657F">
          <w:rPr>
            <w:rFonts w:ascii="Times New Roman" w:hAnsi="Times New Roman" w:cs="Times New Roman"/>
            <w:sz w:val="24"/>
            <w:szCs w:val="24"/>
          </w:rPr>
          <w:t xml:space="preserve"> and spread can be </w:t>
        </w:r>
        <w:proofErr w:type="spellStart"/>
        <w:r w:rsidR="0085657F">
          <w:rPr>
            <w:rFonts w:ascii="Times New Roman" w:hAnsi="Times New Roman" w:cs="Times New Roman"/>
            <w:sz w:val="24"/>
            <w:szCs w:val="24"/>
          </w:rPr>
          <w:t>modeled</w:t>
        </w:r>
      </w:ins>
      <w:proofErr w:type="spellEnd"/>
      <w:r w:rsidR="001B40D1">
        <w:rPr>
          <w:rFonts w:ascii="Times New Roman" w:hAnsi="Times New Roman" w:cs="Times New Roman"/>
          <w:sz w:val="24"/>
          <w:szCs w:val="24"/>
        </w:rPr>
        <w:t xml:space="preserve">, </w:t>
      </w:r>
      <w:del w:id="351" w:author="Trevor Drees" w:date="2025-09-03T21:56:00Z" w16du:dateUtc="2025-09-04T04:56:00Z">
        <w:r w:rsidR="001B40D1" w:rsidDel="0085657F">
          <w:rPr>
            <w:rFonts w:ascii="Times New Roman" w:hAnsi="Times New Roman" w:cs="Times New Roman"/>
            <w:sz w:val="24"/>
            <w:szCs w:val="24"/>
          </w:rPr>
          <w:delText xml:space="preserve">we can use </w:delText>
        </w:r>
      </w:del>
      <w:r w:rsidR="001B40D1" w:rsidRPr="001B40D1">
        <w:rPr>
          <w:rFonts w:ascii="Times New Roman" w:hAnsi="Times New Roman" w:cs="Times New Roman"/>
          <w:sz w:val="24"/>
          <w:szCs w:val="24"/>
        </w:rPr>
        <w:t>sensitivity analyses</w:t>
      </w:r>
      <w:r w:rsidR="001B40D1">
        <w:rPr>
          <w:rFonts w:ascii="Times New Roman" w:hAnsi="Times New Roman" w:cs="Times New Roman"/>
          <w:sz w:val="24"/>
          <w:szCs w:val="24"/>
        </w:rPr>
        <w:t xml:space="preserve"> </w:t>
      </w:r>
      <w:del w:id="352" w:author="Trevor Drees" w:date="2025-09-03T21:56:00Z" w16du:dateUtc="2025-09-04T04:56:00Z">
        <w:r w:rsidR="001B40D1" w:rsidDel="0085657F">
          <w:rPr>
            <w:rFonts w:ascii="Times New Roman" w:hAnsi="Times New Roman" w:cs="Times New Roman"/>
            <w:sz w:val="24"/>
            <w:szCs w:val="24"/>
          </w:rPr>
          <w:delText>to explore the</w:delText>
        </w:r>
      </w:del>
      <w:ins w:id="353" w:author="Trevor Drees" w:date="2025-09-03T21:56:00Z" w16du:dateUtc="2025-09-04T04:56:00Z">
        <w:r w:rsidR="0085657F">
          <w:rPr>
            <w:rFonts w:ascii="Times New Roman" w:hAnsi="Times New Roman" w:cs="Times New Roman"/>
            <w:sz w:val="24"/>
            <w:szCs w:val="24"/>
          </w:rPr>
          <w:t>can be used to explore the</w:t>
        </w:r>
      </w:ins>
      <w:r w:rsidR="001B40D1">
        <w:rPr>
          <w:rFonts w:ascii="Times New Roman" w:hAnsi="Times New Roman" w:cs="Times New Roman"/>
          <w:sz w:val="24"/>
          <w:szCs w:val="24"/>
        </w:rPr>
        <w:t xml:space="preserve"> relative importance of </w:t>
      </w:r>
      <w:del w:id="354" w:author="Trevor Drees" w:date="2025-09-03T21:56:00Z" w16du:dateUtc="2025-09-04T04:56:00Z">
        <w:r w:rsidR="001B40D1" w:rsidDel="0085657F">
          <w:rPr>
            <w:rFonts w:ascii="Times New Roman" w:hAnsi="Times New Roman" w:cs="Times New Roman"/>
            <w:sz w:val="24"/>
            <w:szCs w:val="24"/>
          </w:rPr>
          <w:delText xml:space="preserve">the </w:delText>
        </w:r>
      </w:del>
      <w:r w:rsidR="001B40D1">
        <w:rPr>
          <w:rFonts w:ascii="Times New Roman" w:hAnsi="Times New Roman" w:cs="Times New Roman"/>
          <w:sz w:val="24"/>
          <w:szCs w:val="24"/>
        </w:rPr>
        <w:t>parameters that are unknown. Should these unknown parameters have notable impacts on population spread, then omitting them or assum</w:t>
      </w:r>
      <w:r w:rsidR="00401510">
        <w:rPr>
          <w:rFonts w:ascii="Times New Roman" w:hAnsi="Times New Roman" w:cs="Times New Roman"/>
          <w:sz w:val="24"/>
          <w:szCs w:val="24"/>
        </w:rPr>
        <w:t>ing</w:t>
      </w:r>
      <w:r w:rsidR="001B40D1">
        <w:rPr>
          <w:rFonts w:ascii="Times New Roman" w:hAnsi="Times New Roman" w:cs="Times New Roman"/>
          <w:sz w:val="24"/>
          <w:szCs w:val="24"/>
        </w:rPr>
        <w:t xml:space="preserve"> their values is not </w:t>
      </w:r>
      <w:r w:rsidR="00064E0D">
        <w:rPr>
          <w:rFonts w:ascii="Times New Roman" w:hAnsi="Times New Roman" w:cs="Times New Roman"/>
          <w:sz w:val="24"/>
          <w:szCs w:val="24"/>
        </w:rPr>
        <w:t>reasonable</w:t>
      </w:r>
      <w:r w:rsidR="001B40D1">
        <w:rPr>
          <w:rFonts w:ascii="Times New Roman" w:hAnsi="Times New Roman" w:cs="Times New Roman"/>
          <w:sz w:val="24"/>
          <w:szCs w:val="24"/>
        </w:rPr>
        <w:t xml:space="preserve">; if they do not contribute much to population spread, </w:t>
      </w:r>
      <w:r w:rsidR="00064E0D">
        <w:rPr>
          <w:rFonts w:ascii="Times New Roman" w:hAnsi="Times New Roman" w:cs="Times New Roman"/>
          <w:sz w:val="24"/>
          <w:szCs w:val="24"/>
        </w:rPr>
        <w:t xml:space="preserve">however, </w:t>
      </w:r>
      <w:r w:rsidR="001B40D1">
        <w:rPr>
          <w:rFonts w:ascii="Times New Roman" w:hAnsi="Times New Roman" w:cs="Times New Roman"/>
          <w:sz w:val="24"/>
          <w:szCs w:val="24"/>
        </w:rPr>
        <w:t>then accurate estimation of these parameters is not critical</w:t>
      </w:r>
      <w:ins w:id="355" w:author="Trevor Drees" w:date="2025-09-03T21:40:00Z" w16du:dateUtc="2025-09-04T04:40:00Z">
        <w:r w:rsidR="0023482A">
          <w:rPr>
            <w:rFonts w:ascii="Times New Roman" w:hAnsi="Times New Roman" w:cs="Times New Roman"/>
            <w:sz w:val="24"/>
            <w:szCs w:val="24"/>
          </w:rPr>
          <w:t xml:space="preserve"> and the </w:t>
        </w:r>
        <w:r w:rsidR="0023482A">
          <w:rPr>
            <w:rFonts w:ascii="Times New Roman" w:hAnsi="Times New Roman" w:cs="Times New Roman"/>
            <w:sz w:val="24"/>
            <w:szCs w:val="24"/>
          </w:rPr>
          <w:lastRenderedPageBreak/>
          <w:t xml:space="preserve">limited resources that would otherwise be spent quantifying these parameters can be used </w:t>
        </w:r>
      </w:ins>
      <w:ins w:id="356" w:author="Trevor Drees" w:date="2025-09-03T22:00:00Z" w16du:dateUtc="2025-09-04T05:00:00Z">
        <w:r w:rsidR="0085657F">
          <w:rPr>
            <w:rFonts w:ascii="Times New Roman" w:hAnsi="Times New Roman" w:cs="Times New Roman"/>
            <w:sz w:val="24"/>
            <w:szCs w:val="24"/>
          </w:rPr>
          <w:t xml:space="preserve">more efficiently </w:t>
        </w:r>
      </w:ins>
      <w:ins w:id="357" w:author="Trevor Drees" w:date="2025-09-03T21:40:00Z" w16du:dateUtc="2025-09-04T04:40:00Z">
        <w:r w:rsidR="0023482A">
          <w:rPr>
            <w:rFonts w:ascii="Times New Roman" w:hAnsi="Times New Roman" w:cs="Times New Roman"/>
            <w:sz w:val="24"/>
            <w:szCs w:val="24"/>
          </w:rPr>
          <w:t>elsewhere</w:t>
        </w:r>
      </w:ins>
      <w:r w:rsidR="001B40D1">
        <w:rPr>
          <w:rFonts w:ascii="Times New Roman" w:hAnsi="Times New Roman" w:cs="Times New Roman"/>
          <w:sz w:val="24"/>
          <w:szCs w:val="24"/>
        </w:rPr>
        <w:t>.</w:t>
      </w:r>
    </w:p>
    <w:p w14:paraId="3A7FBA77" w14:textId="4899D171" w:rsidR="00072FF3" w:rsidRDefault="001B40D1" w:rsidP="004C2241">
      <w:pPr>
        <w:spacing w:after="0" w:line="480" w:lineRule="auto"/>
        <w:ind w:firstLine="284"/>
        <w:rPr>
          <w:rFonts w:ascii="Times New Roman" w:hAnsi="Times New Roman" w:cs="Times New Roman"/>
          <w:sz w:val="24"/>
          <w:szCs w:val="24"/>
        </w:rPr>
      </w:pPr>
      <w:del w:id="358" w:author="Trevor Drees" w:date="2025-09-03T21:57:00Z" w16du:dateUtc="2025-09-04T04:57:00Z">
        <w:r w:rsidDel="0085657F">
          <w:rPr>
            <w:rFonts w:ascii="Times New Roman" w:hAnsi="Times New Roman" w:cs="Times New Roman"/>
            <w:sz w:val="24"/>
            <w:szCs w:val="24"/>
          </w:rPr>
          <w:delText xml:space="preserve"> </w:delText>
        </w:r>
      </w:del>
      <w:r w:rsidR="005A129B" w:rsidRPr="005A129B">
        <w:rPr>
          <w:rFonts w:ascii="Times New Roman" w:hAnsi="Times New Roman" w:cs="Times New Roman"/>
          <w:sz w:val="24"/>
          <w:szCs w:val="24"/>
        </w:rPr>
        <w:t xml:space="preserve">Here, </w:t>
      </w:r>
      <w:del w:id="359" w:author="Trevor Drees" w:date="2025-09-03T22:01:00Z" w16du:dateUtc="2025-09-04T05:01:00Z">
        <w:r w:rsidR="0096689F" w:rsidDel="00F37CAB">
          <w:rPr>
            <w:rFonts w:ascii="Times New Roman" w:hAnsi="Times New Roman" w:cs="Times New Roman"/>
            <w:sz w:val="24"/>
            <w:szCs w:val="24"/>
          </w:rPr>
          <w:delText xml:space="preserve">we </w:delText>
        </w:r>
        <w:r w:rsidDel="00F37CAB">
          <w:rPr>
            <w:rFonts w:ascii="Times New Roman" w:hAnsi="Times New Roman" w:cs="Times New Roman"/>
            <w:sz w:val="24"/>
            <w:szCs w:val="24"/>
          </w:rPr>
          <w:delText>take</w:delText>
        </w:r>
        <w:r w:rsidR="0096689F" w:rsidDel="00F37CAB">
          <w:rPr>
            <w:rFonts w:ascii="Times New Roman" w:hAnsi="Times New Roman" w:cs="Times New Roman"/>
            <w:sz w:val="24"/>
            <w:szCs w:val="24"/>
          </w:rPr>
          <w:delText xml:space="preserve"> </w:delText>
        </w:r>
        <w:r w:rsidDel="00F37CAB">
          <w:rPr>
            <w:rFonts w:ascii="Times New Roman" w:hAnsi="Times New Roman" w:cs="Times New Roman"/>
            <w:sz w:val="24"/>
            <w:szCs w:val="24"/>
          </w:rPr>
          <w:delText>this approach</w:delText>
        </w:r>
      </w:del>
      <w:ins w:id="360" w:author="Trevor Drees" w:date="2025-09-03T22:01:00Z" w16du:dateUtc="2025-09-04T05:01:00Z">
        <w:r w:rsidR="00F37CAB">
          <w:rPr>
            <w:rFonts w:ascii="Times New Roman" w:hAnsi="Times New Roman" w:cs="Times New Roman"/>
            <w:sz w:val="24"/>
            <w:szCs w:val="24"/>
          </w:rPr>
          <w:t>we apply this line of thinking to a</w:t>
        </w:r>
      </w:ins>
      <w:ins w:id="361" w:author="Trevor Drees" w:date="2025-09-03T22:02:00Z" w16du:dateUtc="2025-09-04T05:02:00Z">
        <w:r w:rsidR="00F37CAB">
          <w:rPr>
            <w:rFonts w:ascii="Times New Roman" w:hAnsi="Times New Roman" w:cs="Times New Roman"/>
            <w:sz w:val="24"/>
            <w:szCs w:val="24"/>
          </w:rPr>
          <w:t xml:space="preserve"> multi-vector</w:t>
        </w:r>
      </w:ins>
      <w:ins w:id="362" w:author="Trevor Drees" w:date="2025-09-03T22:01:00Z" w16du:dateUtc="2025-09-04T05:01:00Z">
        <w:r w:rsidR="00F37CAB">
          <w:rPr>
            <w:rFonts w:ascii="Times New Roman" w:hAnsi="Times New Roman" w:cs="Times New Roman"/>
            <w:sz w:val="24"/>
            <w:szCs w:val="24"/>
          </w:rPr>
          <w:t xml:space="preserve"> dispersal system where</w:t>
        </w:r>
      </w:ins>
      <w:ins w:id="363" w:author="Trevor Drees" w:date="2025-09-03T22:02:00Z" w16du:dateUtc="2025-09-04T05:02:00Z">
        <w:r w:rsidR="00F37CAB">
          <w:rPr>
            <w:rFonts w:ascii="Times New Roman" w:hAnsi="Times New Roman" w:cs="Times New Roman"/>
            <w:sz w:val="24"/>
            <w:szCs w:val="24"/>
          </w:rPr>
          <w:t xml:space="preserve"> one </w:t>
        </w:r>
        <w:proofErr w:type="gramStart"/>
        <w:r w:rsidR="00F37CAB">
          <w:rPr>
            <w:rFonts w:ascii="Times New Roman" w:hAnsi="Times New Roman" w:cs="Times New Roman"/>
            <w:sz w:val="24"/>
            <w:szCs w:val="24"/>
          </w:rPr>
          <w:t>particular dispersal</w:t>
        </w:r>
        <w:proofErr w:type="gramEnd"/>
        <w:r w:rsidR="00F37CAB">
          <w:rPr>
            <w:rFonts w:ascii="Times New Roman" w:hAnsi="Times New Roman" w:cs="Times New Roman"/>
            <w:sz w:val="24"/>
            <w:szCs w:val="24"/>
          </w:rPr>
          <w:t xml:space="preserve"> vector is poorly understood</w:t>
        </w:r>
      </w:ins>
      <w:r w:rsidR="0096689F">
        <w:rPr>
          <w:rFonts w:ascii="Times New Roman" w:hAnsi="Times New Roman" w:cs="Times New Roman"/>
          <w:sz w:val="24"/>
          <w:szCs w:val="24"/>
        </w:rPr>
        <w:t>,</w:t>
      </w:r>
      <w:ins w:id="364" w:author="Trevor Drees" w:date="2025-09-03T22:04:00Z" w16du:dateUtc="2025-09-04T05:04:00Z">
        <w:r w:rsidR="00F37CAB">
          <w:rPr>
            <w:rFonts w:ascii="Times New Roman" w:hAnsi="Times New Roman" w:cs="Times New Roman"/>
            <w:sz w:val="24"/>
            <w:szCs w:val="24"/>
          </w:rPr>
          <w:t xml:space="preserve"> and properly quantifying this dispersal vector is extremely challenging due to resource constraints</w:t>
        </w:r>
      </w:ins>
      <w:ins w:id="365" w:author="Trevor Drees" w:date="2025-09-03T22:00:00Z" w16du:dateUtc="2025-09-04T05:00:00Z">
        <w:r w:rsidR="0085657F">
          <w:rPr>
            <w:rFonts w:ascii="Times New Roman" w:hAnsi="Times New Roman" w:cs="Times New Roman"/>
            <w:sz w:val="24"/>
            <w:szCs w:val="24"/>
          </w:rPr>
          <w:t xml:space="preserve">. </w:t>
        </w:r>
      </w:ins>
      <w:del w:id="366" w:author="Trevor Drees" w:date="2025-09-03T22:00:00Z" w16du:dateUtc="2025-09-04T05:00:00Z">
        <w:r w:rsidR="0096689F" w:rsidDel="0085657F">
          <w:rPr>
            <w:rFonts w:ascii="Times New Roman" w:hAnsi="Times New Roman" w:cs="Times New Roman"/>
            <w:sz w:val="24"/>
            <w:szCs w:val="24"/>
          </w:rPr>
          <w:delText xml:space="preserve"> u</w:delText>
        </w:r>
      </w:del>
      <w:ins w:id="367" w:author="Trevor Drees" w:date="2025-09-03T22:00:00Z" w16du:dateUtc="2025-09-04T05:00:00Z">
        <w:r w:rsidR="0085657F">
          <w:rPr>
            <w:rFonts w:ascii="Times New Roman" w:hAnsi="Times New Roman" w:cs="Times New Roman"/>
            <w:sz w:val="24"/>
            <w:szCs w:val="24"/>
          </w:rPr>
          <w:t>U</w:t>
        </w:r>
      </w:ins>
      <w:r w:rsidR="0096689F">
        <w:rPr>
          <w:rFonts w:ascii="Times New Roman" w:hAnsi="Times New Roman" w:cs="Times New Roman"/>
          <w:sz w:val="24"/>
          <w:szCs w:val="24"/>
        </w:rPr>
        <w:t xml:space="preserve">sing </w:t>
      </w:r>
      <w:r w:rsidR="00681DA2">
        <w:rPr>
          <w:rFonts w:ascii="Times New Roman" w:hAnsi="Times New Roman" w:cs="Times New Roman"/>
          <w:sz w:val="24"/>
          <w:szCs w:val="24"/>
        </w:rPr>
        <w:t xml:space="preserve">an individual-based spread model </w:t>
      </w:r>
      <w:r w:rsidR="00574C67">
        <w:rPr>
          <w:rFonts w:ascii="Times New Roman" w:hAnsi="Times New Roman" w:cs="Times New Roman"/>
          <w:sz w:val="24"/>
          <w:szCs w:val="24"/>
        </w:rPr>
        <w:t>(Figure 1)</w:t>
      </w:r>
      <w:ins w:id="368" w:author="Trevor Drees" w:date="2025-09-03T22:00:00Z" w16du:dateUtc="2025-09-04T05:00:00Z">
        <w:r w:rsidR="0085657F">
          <w:rPr>
            <w:rFonts w:ascii="Times New Roman" w:hAnsi="Times New Roman" w:cs="Times New Roman"/>
            <w:sz w:val="24"/>
            <w:szCs w:val="24"/>
          </w:rPr>
          <w:t>,</w:t>
        </w:r>
      </w:ins>
      <w:r w:rsidR="00574C67">
        <w:rPr>
          <w:rFonts w:ascii="Times New Roman" w:hAnsi="Times New Roman" w:cs="Times New Roman"/>
          <w:sz w:val="24"/>
          <w:szCs w:val="24"/>
        </w:rPr>
        <w:t xml:space="preserve"> </w:t>
      </w:r>
      <w:del w:id="369" w:author="Trevor Drees" w:date="2025-09-03T22:01:00Z" w16du:dateUtc="2025-09-04T05:01:00Z">
        <w:r w:rsidR="00681DA2" w:rsidDel="0085657F">
          <w:rPr>
            <w:rFonts w:ascii="Times New Roman" w:hAnsi="Times New Roman" w:cs="Times New Roman"/>
            <w:sz w:val="24"/>
            <w:szCs w:val="24"/>
          </w:rPr>
          <w:delText xml:space="preserve">to </w:delText>
        </w:r>
      </w:del>
      <w:ins w:id="370" w:author="Trevor Drees" w:date="2025-09-03T22:01:00Z" w16du:dateUtc="2025-09-04T05:01:00Z">
        <w:r w:rsidR="0085657F">
          <w:rPr>
            <w:rFonts w:ascii="Times New Roman" w:hAnsi="Times New Roman" w:cs="Times New Roman"/>
            <w:sz w:val="24"/>
            <w:szCs w:val="24"/>
          </w:rPr>
          <w:t xml:space="preserve">we </w:t>
        </w:r>
      </w:ins>
      <w:r w:rsidR="00681DA2">
        <w:rPr>
          <w:rFonts w:ascii="Times New Roman" w:hAnsi="Times New Roman" w:cs="Times New Roman"/>
          <w:sz w:val="24"/>
          <w:szCs w:val="24"/>
        </w:rPr>
        <w:t>simulate population expansion</w:t>
      </w:r>
      <w:r w:rsidR="0096689F">
        <w:rPr>
          <w:rFonts w:ascii="Times New Roman" w:hAnsi="Times New Roman" w:cs="Times New Roman"/>
          <w:sz w:val="24"/>
          <w:szCs w:val="24"/>
        </w:rPr>
        <w:t xml:space="preserve"> in an invasive </w:t>
      </w:r>
      <w:r w:rsidR="00A060CB">
        <w:rPr>
          <w:rFonts w:ascii="Times New Roman" w:hAnsi="Times New Roman" w:cs="Times New Roman"/>
          <w:sz w:val="24"/>
          <w:szCs w:val="24"/>
        </w:rPr>
        <w:t>thistle</w:t>
      </w:r>
      <w:r w:rsidR="0096689F">
        <w:rPr>
          <w:rFonts w:ascii="Times New Roman" w:hAnsi="Times New Roman" w:cs="Times New Roman"/>
          <w:sz w:val="24"/>
          <w:szCs w:val="24"/>
        </w:rPr>
        <w:t xml:space="preserve"> species that experiences </w:t>
      </w:r>
      <w:r>
        <w:rPr>
          <w:rFonts w:ascii="Times New Roman" w:hAnsi="Times New Roman" w:cs="Times New Roman"/>
          <w:sz w:val="24"/>
          <w:szCs w:val="24"/>
        </w:rPr>
        <w:t xml:space="preserve">both </w:t>
      </w:r>
      <w:r w:rsidR="0096689F">
        <w:rPr>
          <w:rFonts w:ascii="Times New Roman" w:hAnsi="Times New Roman" w:cs="Times New Roman"/>
          <w:sz w:val="24"/>
          <w:szCs w:val="24"/>
        </w:rPr>
        <w:t>primary dispersal via wind and secondary dispersal vi</w:t>
      </w:r>
      <w:r w:rsidR="00064E0D">
        <w:rPr>
          <w:rFonts w:ascii="Times New Roman" w:hAnsi="Times New Roman" w:cs="Times New Roman"/>
          <w:sz w:val="24"/>
          <w:szCs w:val="24"/>
        </w:rPr>
        <w:t>a</w:t>
      </w:r>
      <w:r w:rsidR="0096689F">
        <w:rPr>
          <w:rFonts w:ascii="Times New Roman" w:hAnsi="Times New Roman" w:cs="Times New Roman"/>
          <w:sz w:val="24"/>
          <w:szCs w:val="24"/>
        </w:rPr>
        <w:t xml:space="preserve"> ants</w:t>
      </w:r>
      <w:r w:rsidR="00D806F3">
        <w:rPr>
          <w:rFonts w:ascii="Times New Roman" w:hAnsi="Times New Roman" w:cs="Times New Roman"/>
          <w:sz w:val="24"/>
          <w:szCs w:val="24"/>
        </w:rPr>
        <w:t>;</w:t>
      </w:r>
      <w:r w:rsidR="0096689F">
        <w:rPr>
          <w:rFonts w:ascii="Times New Roman" w:hAnsi="Times New Roman" w:cs="Times New Roman"/>
          <w:sz w:val="24"/>
          <w:szCs w:val="24"/>
        </w:rPr>
        <w:t xml:space="preserve"> </w:t>
      </w:r>
      <w:r w:rsidR="00D806F3">
        <w:rPr>
          <w:rFonts w:ascii="Times New Roman" w:hAnsi="Times New Roman" w:cs="Times New Roman"/>
          <w:sz w:val="24"/>
          <w:szCs w:val="24"/>
        </w:rPr>
        <w:t>we then assess</w:t>
      </w:r>
      <w:r w:rsidR="0096689F">
        <w:rPr>
          <w:rFonts w:ascii="Times New Roman" w:hAnsi="Times New Roman" w:cs="Times New Roman"/>
          <w:sz w:val="24"/>
          <w:szCs w:val="24"/>
        </w:rPr>
        <w:t xml:space="preserve"> the relative importance of each </w:t>
      </w:r>
      <w:r w:rsidR="00A060CB">
        <w:rPr>
          <w:rFonts w:ascii="Times New Roman" w:hAnsi="Times New Roman" w:cs="Times New Roman"/>
          <w:sz w:val="24"/>
          <w:szCs w:val="24"/>
        </w:rPr>
        <w:t xml:space="preserve">dispersal </w:t>
      </w:r>
      <w:r w:rsidR="0096689F">
        <w:rPr>
          <w:rFonts w:ascii="Times New Roman" w:hAnsi="Times New Roman" w:cs="Times New Roman"/>
          <w:sz w:val="24"/>
          <w:szCs w:val="24"/>
        </w:rPr>
        <w:t xml:space="preserve">pathway </w:t>
      </w:r>
      <w:r w:rsidR="00A060CB">
        <w:rPr>
          <w:rFonts w:ascii="Times New Roman" w:hAnsi="Times New Roman" w:cs="Times New Roman"/>
          <w:sz w:val="24"/>
          <w:szCs w:val="24"/>
        </w:rPr>
        <w:t xml:space="preserve">and their </w:t>
      </w:r>
      <w:proofErr w:type="gramStart"/>
      <w:r w:rsidR="00A060CB">
        <w:rPr>
          <w:rFonts w:ascii="Times New Roman" w:hAnsi="Times New Roman" w:cs="Times New Roman"/>
          <w:sz w:val="24"/>
          <w:szCs w:val="24"/>
        </w:rPr>
        <w:t>determinants, and</w:t>
      </w:r>
      <w:proofErr w:type="gramEnd"/>
      <w:r w:rsidR="00A060CB">
        <w:rPr>
          <w:rFonts w:ascii="Times New Roman" w:hAnsi="Times New Roman" w:cs="Times New Roman"/>
          <w:sz w:val="24"/>
          <w:szCs w:val="24"/>
        </w:rPr>
        <w:t xml:space="preserve"> identify where accurate parameter estimates are critical for correctly estimating spread.</w:t>
      </w:r>
      <w:r w:rsidR="0096689F">
        <w:rPr>
          <w:rFonts w:ascii="Times New Roman" w:hAnsi="Times New Roman" w:cs="Times New Roman"/>
          <w:sz w:val="24"/>
          <w:szCs w:val="24"/>
        </w:rPr>
        <w:t xml:space="preserve"> We </w:t>
      </w:r>
      <w:r w:rsidR="00F47D6D">
        <w:rPr>
          <w:rFonts w:ascii="Times New Roman" w:hAnsi="Times New Roman" w:cs="Times New Roman"/>
          <w:sz w:val="24"/>
          <w:szCs w:val="24"/>
        </w:rPr>
        <w:t xml:space="preserve">further </w:t>
      </w:r>
      <w:r w:rsidR="0096689F">
        <w:rPr>
          <w:rFonts w:ascii="Times New Roman" w:hAnsi="Times New Roman" w:cs="Times New Roman"/>
          <w:sz w:val="24"/>
          <w:szCs w:val="24"/>
        </w:rPr>
        <w:t>include an exploration of how spread rates are affected by climate change</w:t>
      </w:r>
      <w:r w:rsidR="00BC66B3">
        <w:rPr>
          <w:rFonts w:ascii="Times New Roman" w:hAnsi="Times New Roman" w:cs="Times New Roman"/>
          <w:sz w:val="24"/>
          <w:szCs w:val="24"/>
        </w:rPr>
        <w:t xml:space="preserve"> in the form of increased growing temperatures</w:t>
      </w:r>
      <w:r w:rsidR="0096689F" w:rsidRPr="005A129B">
        <w:rPr>
          <w:rFonts w:ascii="Times New Roman" w:hAnsi="Times New Roman" w:cs="Times New Roman"/>
          <w:sz w:val="24"/>
          <w:szCs w:val="24"/>
        </w:rPr>
        <w:t>.</w:t>
      </w:r>
      <w:r w:rsidR="00A060CB">
        <w:rPr>
          <w:rFonts w:ascii="Times New Roman" w:hAnsi="Times New Roman" w:cs="Times New Roman"/>
          <w:sz w:val="24"/>
          <w:szCs w:val="24"/>
        </w:rPr>
        <w:t xml:space="preserve"> Using this framework</w:t>
      </w:r>
      <w:r w:rsidR="00A060CB" w:rsidRPr="005A129B">
        <w:rPr>
          <w:rFonts w:ascii="Times New Roman" w:hAnsi="Times New Roman" w:cs="Times New Roman"/>
          <w:sz w:val="24"/>
          <w:szCs w:val="24"/>
        </w:rPr>
        <w:t xml:space="preserve">, </w:t>
      </w:r>
      <w:r w:rsidR="00A060CB">
        <w:rPr>
          <w:rFonts w:ascii="Times New Roman" w:hAnsi="Times New Roman" w:cs="Times New Roman"/>
          <w:sz w:val="24"/>
          <w:szCs w:val="24"/>
        </w:rPr>
        <w:t>we seek</w:t>
      </w:r>
      <w:r w:rsidR="00A060CB" w:rsidRPr="005A129B">
        <w:rPr>
          <w:rFonts w:ascii="Times New Roman" w:hAnsi="Times New Roman" w:cs="Times New Roman"/>
          <w:sz w:val="24"/>
          <w:szCs w:val="24"/>
        </w:rPr>
        <w:t xml:space="preserve"> answers to three questions</w:t>
      </w:r>
      <w:r w:rsidR="00A060CB">
        <w:rPr>
          <w:rFonts w:ascii="Times New Roman" w:hAnsi="Times New Roman" w:cs="Times New Roman"/>
          <w:sz w:val="24"/>
          <w:szCs w:val="24"/>
        </w:rPr>
        <w:t xml:space="preserve">. </w:t>
      </w:r>
      <w:r w:rsidR="00A060CB" w:rsidRPr="005A129B">
        <w:rPr>
          <w:rFonts w:ascii="Times New Roman" w:hAnsi="Times New Roman" w:cs="Times New Roman"/>
          <w:sz w:val="24"/>
          <w:szCs w:val="24"/>
        </w:rPr>
        <w:t xml:space="preserve">First, </w:t>
      </w:r>
      <w:r w:rsidR="00A060CB">
        <w:rPr>
          <w:rFonts w:ascii="Times New Roman" w:hAnsi="Times New Roman" w:cs="Times New Roman"/>
          <w:sz w:val="24"/>
          <w:szCs w:val="24"/>
        </w:rPr>
        <w:t xml:space="preserve">how do </w:t>
      </w:r>
      <w:r w:rsidR="00071C41">
        <w:rPr>
          <w:rFonts w:ascii="Times New Roman" w:hAnsi="Times New Roman" w:cs="Times New Roman"/>
          <w:sz w:val="24"/>
          <w:szCs w:val="24"/>
        </w:rPr>
        <w:t>spread rates</w:t>
      </w:r>
      <w:r w:rsidR="00A060CB">
        <w:rPr>
          <w:rFonts w:ascii="Times New Roman" w:hAnsi="Times New Roman" w:cs="Times New Roman"/>
          <w:sz w:val="24"/>
          <w:szCs w:val="24"/>
        </w:rPr>
        <w:t xml:space="preserve"> estimated </w:t>
      </w:r>
      <w:r w:rsidR="00071C41">
        <w:rPr>
          <w:rFonts w:ascii="Times New Roman" w:hAnsi="Times New Roman" w:cs="Times New Roman"/>
          <w:sz w:val="24"/>
          <w:szCs w:val="24"/>
        </w:rPr>
        <w:t xml:space="preserve">with </w:t>
      </w:r>
      <w:r w:rsidR="00A060CB">
        <w:rPr>
          <w:rFonts w:ascii="Times New Roman" w:hAnsi="Times New Roman" w:cs="Times New Roman"/>
          <w:sz w:val="24"/>
          <w:szCs w:val="24"/>
        </w:rPr>
        <w:t xml:space="preserve">both primary and secondary dispersal vectors compare to those estimated </w:t>
      </w:r>
      <w:r w:rsidR="00071C41">
        <w:rPr>
          <w:rFonts w:ascii="Times New Roman" w:hAnsi="Times New Roman" w:cs="Times New Roman"/>
          <w:sz w:val="24"/>
          <w:szCs w:val="24"/>
        </w:rPr>
        <w:t xml:space="preserve">with </w:t>
      </w:r>
      <w:r w:rsidR="00A060CB">
        <w:rPr>
          <w:rFonts w:ascii="Times New Roman" w:hAnsi="Times New Roman" w:cs="Times New Roman"/>
          <w:sz w:val="24"/>
          <w:szCs w:val="24"/>
        </w:rPr>
        <w:t xml:space="preserve">only primary dispersal, </w:t>
      </w:r>
      <w:r w:rsidR="00A060CB" w:rsidRPr="005A129B">
        <w:rPr>
          <w:rFonts w:ascii="Times New Roman" w:hAnsi="Times New Roman" w:cs="Times New Roman"/>
          <w:sz w:val="24"/>
          <w:szCs w:val="24"/>
        </w:rPr>
        <w:t>and does one</w:t>
      </w:r>
      <w:r w:rsidR="00A060CB">
        <w:rPr>
          <w:rFonts w:ascii="Times New Roman" w:hAnsi="Times New Roman" w:cs="Times New Roman"/>
          <w:sz w:val="24"/>
          <w:szCs w:val="24"/>
        </w:rPr>
        <w:t xml:space="preserve"> dispersal pathway</w:t>
      </w:r>
      <w:r w:rsidR="00A060CB" w:rsidRPr="005A129B">
        <w:rPr>
          <w:rFonts w:ascii="Times New Roman" w:hAnsi="Times New Roman" w:cs="Times New Roman"/>
          <w:sz w:val="24"/>
          <w:szCs w:val="24"/>
        </w:rPr>
        <w:t xml:space="preserve"> have a larger influence on </w:t>
      </w:r>
      <w:r w:rsidR="00A060CB">
        <w:rPr>
          <w:rFonts w:ascii="Times New Roman" w:hAnsi="Times New Roman" w:cs="Times New Roman"/>
          <w:sz w:val="24"/>
          <w:szCs w:val="24"/>
        </w:rPr>
        <w:t>spread</w:t>
      </w:r>
      <w:r w:rsidR="00A060CB" w:rsidRPr="005A129B">
        <w:rPr>
          <w:rFonts w:ascii="Times New Roman" w:hAnsi="Times New Roman" w:cs="Times New Roman"/>
          <w:sz w:val="24"/>
          <w:szCs w:val="24"/>
        </w:rPr>
        <w:t xml:space="preserve"> than the other under ambient conditions?</w:t>
      </w:r>
      <w:r w:rsidR="00A060CB">
        <w:rPr>
          <w:rFonts w:ascii="Times New Roman" w:hAnsi="Times New Roman" w:cs="Times New Roman"/>
          <w:sz w:val="24"/>
          <w:szCs w:val="24"/>
        </w:rPr>
        <w:t xml:space="preserve"> Second, does the relative importance of dispersal pathways change under warmed conditions? </w:t>
      </w:r>
      <w:r w:rsidR="00D01DE3">
        <w:rPr>
          <w:rFonts w:ascii="Times New Roman" w:hAnsi="Times New Roman" w:cs="Times New Roman"/>
          <w:sz w:val="24"/>
          <w:szCs w:val="24"/>
        </w:rPr>
        <w:t>T</w:t>
      </w:r>
      <w:r w:rsidR="00A060CB">
        <w:rPr>
          <w:rFonts w:ascii="Times New Roman" w:hAnsi="Times New Roman" w:cs="Times New Roman"/>
          <w:sz w:val="24"/>
          <w:szCs w:val="24"/>
        </w:rPr>
        <w:t xml:space="preserve">hird, what </w:t>
      </w:r>
      <w:r w:rsidR="00A060CB" w:rsidRPr="005A129B">
        <w:rPr>
          <w:rFonts w:ascii="Times New Roman" w:hAnsi="Times New Roman" w:cs="Times New Roman"/>
          <w:sz w:val="24"/>
          <w:szCs w:val="24"/>
        </w:rPr>
        <w:t>are the relative contributions of</w:t>
      </w:r>
      <w:r w:rsidR="00A060CB">
        <w:rPr>
          <w:rFonts w:ascii="Times New Roman" w:hAnsi="Times New Roman" w:cs="Times New Roman"/>
          <w:sz w:val="24"/>
          <w:szCs w:val="24"/>
        </w:rPr>
        <w:t xml:space="preserve"> the determinants of</w:t>
      </w:r>
      <w:r w:rsidR="00A060CB" w:rsidRPr="005A129B">
        <w:rPr>
          <w:rFonts w:ascii="Times New Roman" w:hAnsi="Times New Roman" w:cs="Times New Roman"/>
          <w:sz w:val="24"/>
          <w:szCs w:val="24"/>
        </w:rPr>
        <w:t xml:space="preserve"> primary and secondary dispersal</w:t>
      </w:r>
      <w:r w:rsidR="00A060CB">
        <w:rPr>
          <w:rFonts w:ascii="Times New Roman" w:hAnsi="Times New Roman" w:cs="Times New Roman"/>
          <w:sz w:val="24"/>
          <w:szCs w:val="24"/>
        </w:rPr>
        <w:t xml:space="preserve"> to projected spread rates</w:t>
      </w:r>
      <w:r w:rsidR="00A060CB" w:rsidRPr="005A129B">
        <w:rPr>
          <w:rFonts w:ascii="Times New Roman" w:hAnsi="Times New Roman" w:cs="Times New Roman"/>
          <w:sz w:val="24"/>
          <w:szCs w:val="24"/>
        </w:rPr>
        <w:t>?</w:t>
      </w:r>
    </w:p>
    <w:p w14:paraId="068FB960" w14:textId="038FB0D6" w:rsidR="00072FF3" w:rsidRPr="00B65D15" w:rsidRDefault="00072FF3" w:rsidP="004C2241">
      <w:pPr>
        <w:spacing w:after="0" w:line="480" w:lineRule="auto"/>
        <w:rPr>
          <w:rFonts w:ascii="Times New Roman" w:hAnsi="Times New Roman" w:cs="Times New Roman"/>
          <w:b/>
          <w:bCs/>
          <w:sz w:val="24"/>
          <w:szCs w:val="24"/>
          <w:lang w:val="en-US"/>
        </w:rPr>
      </w:pPr>
      <w:r w:rsidRPr="00B65D15">
        <w:rPr>
          <w:rFonts w:ascii="Times New Roman" w:hAnsi="Times New Roman" w:cs="Times New Roman"/>
          <w:b/>
          <w:bCs/>
          <w:sz w:val="24"/>
          <w:szCs w:val="24"/>
          <w:lang w:val="en-US"/>
        </w:rPr>
        <w:t xml:space="preserve">Methods and </w:t>
      </w:r>
      <w:r>
        <w:rPr>
          <w:rFonts w:ascii="Times New Roman" w:hAnsi="Times New Roman" w:cs="Times New Roman"/>
          <w:b/>
          <w:bCs/>
          <w:sz w:val="24"/>
          <w:szCs w:val="24"/>
          <w:lang w:val="en-US"/>
        </w:rPr>
        <w:t>m</w:t>
      </w:r>
      <w:r w:rsidRPr="00B65D15">
        <w:rPr>
          <w:rFonts w:ascii="Times New Roman" w:hAnsi="Times New Roman" w:cs="Times New Roman"/>
          <w:b/>
          <w:bCs/>
          <w:sz w:val="24"/>
          <w:szCs w:val="24"/>
          <w:lang w:val="en-US"/>
        </w:rPr>
        <w:t>aterials</w:t>
      </w:r>
    </w:p>
    <w:p w14:paraId="6CB22E3A" w14:textId="2CC1C92F" w:rsidR="00DB4305" w:rsidRPr="007C1F05" w:rsidRDefault="00DB4305" w:rsidP="004C2241">
      <w:pPr>
        <w:spacing w:after="0" w:line="480" w:lineRule="auto"/>
        <w:rPr>
          <w:rFonts w:ascii="Times New Roman" w:hAnsi="Times New Roman" w:cs="Times New Roman"/>
          <w:b/>
          <w:bCs/>
          <w:i/>
          <w:iCs/>
          <w:sz w:val="24"/>
          <w:szCs w:val="24"/>
        </w:rPr>
      </w:pPr>
      <w:r w:rsidRPr="00B72DCA">
        <w:rPr>
          <w:rFonts w:ascii="Times New Roman" w:hAnsi="Times New Roman" w:cs="Times New Roman"/>
          <w:b/>
          <w:bCs/>
          <w:i/>
          <w:iCs/>
          <w:sz w:val="24"/>
          <w:szCs w:val="24"/>
        </w:rPr>
        <w:t xml:space="preserve">Study </w:t>
      </w:r>
      <w:r w:rsidR="00B437A9" w:rsidRPr="00B72DCA">
        <w:rPr>
          <w:rFonts w:ascii="Times New Roman" w:hAnsi="Times New Roman" w:cs="Times New Roman"/>
          <w:b/>
          <w:bCs/>
          <w:i/>
          <w:iCs/>
          <w:sz w:val="24"/>
          <w:szCs w:val="24"/>
        </w:rPr>
        <w:t>s</w:t>
      </w:r>
      <w:r w:rsidRPr="00B72DCA">
        <w:rPr>
          <w:rFonts w:ascii="Times New Roman" w:hAnsi="Times New Roman" w:cs="Times New Roman"/>
          <w:b/>
          <w:bCs/>
          <w:i/>
          <w:iCs/>
          <w:sz w:val="24"/>
          <w:szCs w:val="24"/>
        </w:rPr>
        <w:t>pecies</w:t>
      </w:r>
    </w:p>
    <w:p w14:paraId="634B680C" w14:textId="0BA70A43" w:rsidR="0002007B" w:rsidRDefault="00465C24" w:rsidP="004C2241">
      <w:pPr>
        <w:spacing w:after="0" w:line="480" w:lineRule="auto"/>
        <w:ind w:firstLine="284"/>
        <w:rPr>
          <w:rFonts w:ascii="Times New Roman" w:hAnsi="Times New Roman" w:cs="Times New Roman"/>
          <w:sz w:val="24"/>
          <w:szCs w:val="24"/>
        </w:rPr>
      </w:pPr>
      <w:r w:rsidRPr="00283B6D">
        <w:rPr>
          <w:rFonts w:ascii="Times New Roman" w:hAnsi="Times New Roman" w:cs="Times New Roman"/>
          <w:i/>
          <w:iCs/>
          <w:sz w:val="24"/>
          <w:szCs w:val="24"/>
        </w:rPr>
        <w:t>Carduus nutans</w:t>
      </w:r>
      <w:r w:rsidR="00D326A4">
        <w:rPr>
          <w:rFonts w:ascii="Times New Roman" w:hAnsi="Times New Roman" w:cs="Times New Roman"/>
          <w:i/>
          <w:iCs/>
          <w:sz w:val="24"/>
          <w:szCs w:val="24"/>
        </w:rPr>
        <w:t xml:space="preserve"> </w:t>
      </w:r>
      <w:r w:rsidR="004C7C86">
        <w:rPr>
          <w:rFonts w:ascii="Times New Roman" w:hAnsi="Times New Roman" w:cs="Times New Roman"/>
          <w:sz w:val="24"/>
          <w:szCs w:val="24"/>
        </w:rPr>
        <w:t>L. is a</w:t>
      </w:r>
      <w:r w:rsidR="00D326A4">
        <w:rPr>
          <w:rFonts w:ascii="Times New Roman" w:hAnsi="Times New Roman" w:cs="Times New Roman"/>
          <w:i/>
          <w:iCs/>
          <w:sz w:val="24"/>
          <w:szCs w:val="24"/>
        </w:rPr>
        <w:t xml:space="preserve"> </w:t>
      </w:r>
      <w:r w:rsidR="00D326A4">
        <w:rPr>
          <w:rFonts w:ascii="Times New Roman" w:hAnsi="Times New Roman" w:cs="Times New Roman"/>
          <w:sz w:val="24"/>
          <w:szCs w:val="24"/>
        </w:rPr>
        <w:t xml:space="preserve">thistle in </w:t>
      </w:r>
      <w:r w:rsidRPr="00283B6D">
        <w:rPr>
          <w:rFonts w:ascii="Times New Roman" w:hAnsi="Times New Roman" w:cs="Times New Roman"/>
          <w:sz w:val="24"/>
          <w:szCs w:val="24"/>
        </w:rPr>
        <w:t>the Asteraceae family</w:t>
      </w:r>
      <w:r w:rsidR="000C01D9">
        <w:rPr>
          <w:rFonts w:ascii="Times New Roman" w:hAnsi="Times New Roman" w:cs="Times New Roman"/>
          <w:sz w:val="24"/>
          <w:szCs w:val="24"/>
        </w:rPr>
        <w:t xml:space="preserve"> that is</w:t>
      </w:r>
      <w:r w:rsidR="00D326A4">
        <w:rPr>
          <w:rFonts w:ascii="Times New Roman" w:hAnsi="Times New Roman" w:cs="Times New Roman"/>
          <w:sz w:val="24"/>
          <w:szCs w:val="24"/>
        </w:rPr>
        <w:t xml:space="preserve"> native to Eurasia</w:t>
      </w:r>
      <w:r w:rsidR="00885F6C">
        <w:rPr>
          <w:rFonts w:ascii="Times New Roman" w:hAnsi="Times New Roman" w:cs="Times New Roman"/>
          <w:sz w:val="24"/>
          <w:szCs w:val="24"/>
        </w:rPr>
        <w:t xml:space="preserve"> </w:t>
      </w:r>
      <w:r w:rsidR="000C01D9">
        <w:rPr>
          <w:rFonts w:ascii="Times New Roman" w:hAnsi="Times New Roman" w:cs="Times New Roman"/>
          <w:sz w:val="24"/>
          <w:szCs w:val="24"/>
        </w:rPr>
        <w:t>and</w:t>
      </w:r>
      <w:r w:rsidR="00D326A4">
        <w:rPr>
          <w:rFonts w:ascii="Times New Roman" w:hAnsi="Times New Roman" w:cs="Times New Roman"/>
          <w:sz w:val="24"/>
          <w:szCs w:val="24"/>
        </w:rPr>
        <w:t xml:space="preserve"> invasive across </w:t>
      </w:r>
      <w:r w:rsidR="000C01D9">
        <w:rPr>
          <w:rFonts w:ascii="Times New Roman" w:hAnsi="Times New Roman" w:cs="Times New Roman"/>
          <w:sz w:val="24"/>
          <w:szCs w:val="24"/>
        </w:rPr>
        <w:t>many</w:t>
      </w:r>
      <w:r w:rsidR="00885F6C">
        <w:rPr>
          <w:rFonts w:ascii="Times New Roman" w:hAnsi="Times New Roman" w:cs="Times New Roman"/>
          <w:sz w:val="24"/>
          <w:szCs w:val="24"/>
        </w:rPr>
        <w:t xml:space="preserve"> </w:t>
      </w:r>
      <w:r w:rsidR="00D326A4">
        <w:rPr>
          <w:rFonts w:ascii="Times New Roman" w:hAnsi="Times New Roman" w:cs="Times New Roman"/>
          <w:sz w:val="24"/>
          <w:szCs w:val="24"/>
        </w:rPr>
        <w:t>parts of the world</w:t>
      </w:r>
      <w:r w:rsidR="00023951">
        <w:rPr>
          <w:rFonts w:ascii="Times New Roman" w:hAnsi="Times New Roman" w:cs="Times New Roman"/>
          <w:sz w:val="24"/>
          <w:szCs w:val="24"/>
        </w:rPr>
        <w:t>.</w:t>
      </w:r>
      <w:r w:rsidR="00D326A4">
        <w:rPr>
          <w:rFonts w:ascii="Times New Roman" w:hAnsi="Times New Roman" w:cs="Times New Roman"/>
          <w:sz w:val="24"/>
          <w:szCs w:val="24"/>
        </w:rPr>
        <w:t xml:space="preserve"> </w:t>
      </w:r>
      <w:r w:rsidR="004C7C86">
        <w:rPr>
          <w:rFonts w:ascii="Times New Roman" w:hAnsi="Times New Roman" w:cs="Times New Roman"/>
          <w:sz w:val="24"/>
          <w:szCs w:val="24"/>
        </w:rPr>
        <w:t>This species</w:t>
      </w:r>
      <w:r w:rsidR="00023951">
        <w:rPr>
          <w:rFonts w:ascii="Times New Roman" w:hAnsi="Times New Roman" w:cs="Times New Roman"/>
          <w:sz w:val="24"/>
          <w:szCs w:val="24"/>
        </w:rPr>
        <w:t xml:space="preserve"> </w:t>
      </w:r>
      <w:r w:rsidR="004C7C86">
        <w:rPr>
          <w:rFonts w:ascii="Times New Roman" w:hAnsi="Times New Roman" w:cs="Times New Roman"/>
          <w:sz w:val="24"/>
          <w:szCs w:val="24"/>
        </w:rPr>
        <w:t>is</w:t>
      </w:r>
      <w:r w:rsidR="00023951">
        <w:rPr>
          <w:rFonts w:ascii="Times New Roman" w:hAnsi="Times New Roman" w:cs="Times New Roman"/>
          <w:sz w:val="24"/>
          <w:szCs w:val="24"/>
        </w:rPr>
        <w:t xml:space="preserve"> widely </w:t>
      </w:r>
      <w:r w:rsidR="000C01D9">
        <w:rPr>
          <w:rFonts w:ascii="Times New Roman" w:hAnsi="Times New Roman" w:cs="Times New Roman"/>
          <w:sz w:val="24"/>
          <w:szCs w:val="24"/>
        </w:rPr>
        <w:t>distributed</w:t>
      </w:r>
      <w:r w:rsidR="00023951">
        <w:rPr>
          <w:rFonts w:ascii="Times New Roman" w:hAnsi="Times New Roman" w:cs="Times New Roman"/>
          <w:sz w:val="24"/>
          <w:szCs w:val="24"/>
        </w:rPr>
        <w:t xml:space="preserve"> across</w:t>
      </w:r>
      <w:r w:rsidR="00D326A4">
        <w:rPr>
          <w:rFonts w:ascii="Times New Roman" w:hAnsi="Times New Roman" w:cs="Times New Roman"/>
          <w:sz w:val="24"/>
          <w:szCs w:val="24"/>
        </w:rPr>
        <w:t xml:space="preserve"> the United States, where </w:t>
      </w:r>
      <w:r w:rsidR="004C7C86">
        <w:rPr>
          <w:rFonts w:ascii="Times New Roman" w:hAnsi="Times New Roman" w:cs="Times New Roman"/>
          <w:sz w:val="24"/>
          <w:szCs w:val="24"/>
        </w:rPr>
        <w:t>it is</w:t>
      </w:r>
      <w:r w:rsidR="00D326A4">
        <w:rPr>
          <w:rFonts w:ascii="Times New Roman" w:hAnsi="Times New Roman" w:cs="Times New Roman"/>
          <w:sz w:val="24"/>
          <w:szCs w:val="24"/>
        </w:rPr>
        <w:t xml:space="preserve"> considered an agricultural </w:t>
      </w:r>
      <w:r w:rsidR="00100B76">
        <w:rPr>
          <w:rFonts w:ascii="Times New Roman" w:hAnsi="Times New Roman" w:cs="Times New Roman"/>
          <w:sz w:val="24"/>
          <w:szCs w:val="24"/>
        </w:rPr>
        <w:t xml:space="preserve">pest </w:t>
      </w:r>
      <w:r w:rsidR="00D326A4">
        <w:rPr>
          <w:rFonts w:ascii="Times New Roman" w:hAnsi="Times New Roman" w:cs="Times New Roman"/>
          <w:sz w:val="24"/>
          <w:szCs w:val="24"/>
        </w:rPr>
        <w:t xml:space="preserve">and </w:t>
      </w:r>
      <w:r w:rsidR="004C7C86">
        <w:rPr>
          <w:rFonts w:ascii="Times New Roman" w:hAnsi="Times New Roman" w:cs="Times New Roman"/>
          <w:sz w:val="24"/>
          <w:szCs w:val="24"/>
        </w:rPr>
        <w:t>is</w:t>
      </w:r>
      <w:r w:rsidR="00D326A4">
        <w:rPr>
          <w:rFonts w:ascii="Times New Roman" w:hAnsi="Times New Roman" w:cs="Times New Roman"/>
          <w:sz w:val="24"/>
          <w:szCs w:val="24"/>
        </w:rPr>
        <w:t xml:space="preserve"> </w:t>
      </w:r>
      <w:r w:rsidR="00023951">
        <w:rPr>
          <w:rFonts w:ascii="Times New Roman" w:hAnsi="Times New Roman" w:cs="Times New Roman"/>
          <w:sz w:val="24"/>
          <w:szCs w:val="24"/>
        </w:rPr>
        <w:t>commonly</w:t>
      </w:r>
      <w:r w:rsidR="00D326A4">
        <w:rPr>
          <w:rFonts w:ascii="Times New Roman" w:hAnsi="Times New Roman" w:cs="Times New Roman"/>
          <w:sz w:val="24"/>
          <w:szCs w:val="24"/>
        </w:rPr>
        <w:t xml:space="preserve"> listed as</w:t>
      </w:r>
      <w:r w:rsidR="004C7C86">
        <w:rPr>
          <w:rFonts w:ascii="Times New Roman" w:hAnsi="Times New Roman" w:cs="Times New Roman"/>
          <w:sz w:val="24"/>
          <w:szCs w:val="24"/>
        </w:rPr>
        <w:t xml:space="preserve"> a</w:t>
      </w:r>
      <w:r w:rsidR="00D326A4">
        <w:rPr>
          <w:rFonts w:ascii="Times New Roman" w:hAnsi="Times New Roman" w:cs="Times New Roman"/>
          <w:sz w:val="24"/>
          <w:szCs w:val="24"/>
        </w:rPr>
        <w:t xml:space="preserve"> noxious weed due to </w:t>
      </w:r>
      <w:r w:rsidR="004C7C86">
        <w:rPr>
          <w:rFonts w:ascii="Times New Roman" w:hAnsi="Times New Roman" w:cs="Times New Roman"/>
          <w:sz w:val="24"/>
          <w:szCs w:val="24"/>
        </w:rPr>
        <w:t>its</w:t>
      </w:r>
      <w:r w:rsidR="00D326A4">
        <w:rPr>
          <w:rFonts w:ascii="Times New Roman" w:hAnsi="Times New Roman" w:cs="Times New Roman"/>
          <w:sz w:val="24"/>
          <w:szCs w:val="24"/>
        </w:rPr>
        <w:t xml:space="preserve"> high reproductive potential</w:t>
      </w:r>
      <w:r w:rsidR="00023951">
        <w:rPr>
          <w:rFonts w:ascii="Times New Roman" w:hAnsi="Times New Roman" w:cs="Times New Roman"/>
          <w:sz w:val="24"/>
          <w:szCs w:val="24"/>
        </w:rPr>
        <w:t>, strong success in disturbed areas,</w:t>
      </w:r>
      <w:r w:rsidR="00D326A4">
        <w:rPr>
          <w:rFonts w:ascii="Times New Roman" w:hAnsi="Times New Roman" w:cs="Times New Roman"/>
          <w:sz w:val="24"/>
          <w:szCs w:val="24"/>
        </w:rPr>
        <w:t xml:space="preserve"> and </w:t>
      </w:r>
      <w:bookmarkEnd w:id="128"/>
      <w:r w:rsidR="000C01D9">
        <w:rPr>
          <w:rFonts w:ascii="Times New Roman" w:hAnsi="Times New Roman" w:cs="Times New Roman"/>
          <w:sz w:val="24"/>
          <w:szCs w:val="24"/>
        </w:rPr>
        <w:t>low</w:t>
      </w:r>
      <w:r w:rsidR="00023951">
        <w:rPr>
          <w:rFonts w:ascii="Times New Roman" w:hAnsi="Times New Roman" w:cs="Times New Roman"/>
          <w:sz w:val="24"/>
          <w:szCs w:val="24"/>
        </w:rPr>
        <w:t xml:space="preserve"> palatability</w:t>
      </w:r>
      <w:r w:rsidR="002467C6">
        <w:rPr>
          <w:rFonts w:ascii="Times New Roman" w:hAnsi="Times New Roman" w:cs="Times New Roman"/>
          <w:sz w:val="24"/>
          <w:szCs w:val="24"/>
        </w:rPr>
        <w:t xml:space="preserve"> to grazers</w:t>
      </w:r>
      <w:r w:rsidR="00D326A4">
        <w:rPr>
          <w:rFonts w:ascii="Times New Roman" w:hAnsi="Times New Roman" w:cs="Times New Roman"/>
          <w:sz w:val="24"/>
          <w:szCs w:val="24"/>
        </w:rPr>
        <w:t xml:space="preserve"> (</w:t>
      </w:r>
      <w:r w:rsidR="00D326A4" w:rsidRPr="00283B6D">
        <w:rPr>
          <w:rFonts w:ascii="Times New Roman" w:hAnsi="Times New Roman" w:cs="Times New Roman"/>
          <w:sz w:val="24"/>
          <w:szCs w:val="24"/>
        </w:rPr>
        <w:t xml:space="preserve">Skinner </w:t>
      </w:r>
      <w:r w:rsidR="00D326A4" w:rsidRPr="00283B6D">
        <w:rPr>
          <w:rFonts w:ascii="Times New Roman" w:hAnsi="Times New Roman" w:cs="Times New Roman"/>
          <w:i/>
          <w:iCs/>
          <w:sz w:val="24"/>
          <w:szCs w:val="24"/>
        </w:rPr>
        <w:t>et al.</w:t>
      </w:r>
      <w:r w:rsidR="00D326A4" w:rsidRPr="00283B6D">
        <w:rPr>
          <w:rFonts w:ascii="Times New Roman" w:hAnsi="Times New Roman" w:cs="Times New Roman"/>
          <w:sz w:val="24"/>
          <w:szCs w:val="24"/>
        </w:rPr>
        <w:t xml:space="preserve"> 2000</w:t>
      </w:r>
      <w:r w:rsidR="00D326A4">
        <w:rPr>
          <w:rFonts w:ascii="Times New Roman" w:hAnsi="Times New Roman" w:cs="Times New Roman"/>
          <w:sz w:val="24"/>
          <w:szCs w:val="24"/>
        </w:rPr>
        <w:t>).</w:t>
      </w:r>
      <w:r w:rsidR="00885F6C">
        <w:rPr>
          <w:rFonts w:ascii="Times New Roman" w:hAnsi="Times New Roman" w:cs="Times New Roman"/>
          <w:sz w:val="24"/>
          <w:szCs w:val="24"/>
        </w:rPr>
        <w:t xml:space="preserve"> </w:t>
      </w:r>
      <w:r w:rsidR="00023951">
        <w:rPr>
          <w:rFonts w:ascii="Times New Roman" w:hAnsi="Times New Roman" w:cs="Times New Roman"/>
          <w:i/>
          <w:iCs/>
          <w:sz w:val="24"/>
          <w:szCs w:val="24"/>
        </w:rPr>
        <w:t xml:space="preserve">C. nutans </w:t>
      </w:r>
      <w:r w:rsidR="00D326A4">
        <w:rPr>
          <w:rFonts w:ascii="Times New Roman" w:hAnsi="Times New Roman" w:cs="Times New Roman"/>
          <w:sz w:val="24"/>
          <w:szCs w:val="24"/>
        </w:rPr>
        <w:t>reproduce</w:t>
      </w:r>
      <w:r w:rsidR="004C7C86">
        <w:rPr>
          <w:rFonts w:ascii="Times New Roman" w:hAnsi="Times New Roman" w:cs="Times New Roman"/>
          <w:sz w:val="24"/>
          <w:szCs w:val="24"/>
        </w:rPr>
        <w:t>s</w:t>
      </w:r>
      <w:r w:rsidR="00D326A4">
        <w:rPr>
          <w:rFonts w:ascii="Times New Roman" w:hAnsi="Times New Roman" w:cs="Times New Roman"/>
          <w:sz w:val="24"/>
          <w:szCs w:val="24"/>
        </w:rPr>
        <w:t xml:space="preserve"> exclusively by seed </w:t>
      </w:r>
      <w:r w:rsidR="000D4872">
        <w:rPr>
          <w:rFonts w:ascii="Times New Roman" w:hAnsi="Times New Roman" w:cs="Times New Roman"/>
          <w:sz w:val="24"/>
          <w:szCs w:val="24"/>
        </w:rPr>
        <w:t>under</w:t>
      </w:r>
      <w:r w:rsidR="00023951">
        <w:rPr>
          <w:rFonts w:ascii="Times New Roman" w:hAnsi="Times New Roman" w:cs="Times New Roman"/>
          <w:sz w:val="24"/>
          <w:szCs w:val="24"/>
        </w:rPr>
        <w:t xml:space="preserve"> a</w:t>
      </w:r>
      <w:r w:rsidR="00D326A4">
        <w:rPr>
          <w:rFonts w:ascii="Times New Roman" w:hAnsi="Times New Roman" w:cs="Times New Roman"/>
          <w:sz w:val="24"/>
          <w:szCs w:val="24"/>
        </w:rPr>
        <w:t xml:space="preserve"> monocarpic perennial life</w:t>
      </w:r>
      <w:r w:rsidR="00810AB6">
        <w:rPr>
          <w:rFonts w:ascii="Times New Roman" w:hAnsi="Times New Roman" w:cs="Times New Roman"/>
          <w:sz w:val="24"/>
          <w:szCs w:val="24"/>
        </w:rPr>
        <w:t xml:space="preserve"> </w:t>
      </w:r>
      <w:r w:rsidR="00D326A4">
        <w:rPr>
          <w:rFonts w:ascii="Times New Roman" w:hAnsi="Times New Roman" w:cs="Times New Roman"/>
          <w:sz w:val="24"/>
          <w:szCs w:val="24"/>
        </w:rPr>
        <w:t xml:space="preserve">cycle; </w:t>
      </w:r>
      <w:r w:rsidR="00D326A4" w:rsidRPr="00283B6D">
        <w:rPr>
          <w:rFonts w:ascii="Times New Roman" w:hAnsi="Times New Roman" w:cs="Times New Roman"/>
          <w:sz w:val="24"/>
          <w:szCs w:val="24"/>
        </w:rPr>
        <w:lastRenderedPageBreak/>
        <w:t>bolt</w:t>
      </w:r>
      <w:r w:rsidR="00D326A4">
        <w:rPr>
          <w:rFonts w:ascii="Times New Roman" w:hAnsi="Times New Roman" w:cs="Times New Roman"/>
          <w:sz w:val="24"/>
          <w:szCs w:val="24"/>
        </w:rPr>
        <w:t>ing</w:t>
      </w:r>
      <w:r w:rsidR="00D326A4" w:rsidRPr="00283B6D">
        <w:rPr>
          <w:rFonts w:ascii="Times New Roman" w:hAnsi="Times New Roman" w:cs="Times New Roman"/>
          <w:sz w:val="24"/>
          <w:szCs w:val="24"/>
        </w:rPr>
        <w:t xml:space="preserve"> </w:t>
      </w:r>
      <w:r w:rsidR="00D326A4">
        <w:rPr>
          <w:rFonts w:ascii="Times New Roman" w:hAnsi="Times New Roman" w:cs="Times New Roman"/>
          <w:sz w:val="24"/>
          <w:szCs w:val="24"/>
        </w:rPr>
        <w:t xml:space="preserve">tends to occur </w:t>
      </w:r>
      <w:r w:rsidR="00D326A4" w:rsidRPr="00283B6D">
        <w:rPr>
          <w:rFonts w:ascii="Times New Roman" w:hAnsi="Times New Roman" w:cs="Times New Roman"/>
          <w:sz w:val="24"/>
          <w:szCs w:val="24"/>
        </w:rPr>
        <w:t>in the early summer</w:t>
      </w:r>
      <w:r w:rsidR="00D326A4">
        <w:rPr>
          <w:rFonts w:ascii="Times New Roman" w:hAnsi="Times New Roman" w:cs="Times New Roman"/>
          <w:sz w:val="24"/>
          <w:szCs w:val="24"/>
        </w:rPr>
        <w:t xml:space="preserve"> with reproduction later in the season</w:t>
      </w:r>
      <w:r w:rsidR="00D326A4" w:rsidRPr="00283B6D">
        <w:rPr>
          <w:rFonts w:ascii="Times New Roman" w:hAnsi="Times New Roman" w:cs="Times New Roman"/>
          <w:sz w:val="24"/>
          <w:szCs w:val="24"/>
        </w:rPr>
        <w:t xml:space="preserve"> (Zhang </w:t>
      </w:r>
      <w:r w:rsidR="00D326A4" w:rsidRPr="00283B6D">
        <w:rPr>
          <w:rFonts w:ascii="Times New Roman" w:hAnsi="Times New Roman" w:cs="Times New Roman"/>
          <w:i/>
          <w:iCs/>
          <w:sz w:val="24"/>
          <w:szCs w:val="24"/>
        </w:rPr>
        <w:t>et al</w:t>
      </w:r>
      <w:r w:rsidR="00D326A4" w:rsidRPr="00283B6D">
        <w:rPr>
          <w:rFonts w:ascii="Times New Roman" w:hAnsi="Times New Roman" w:cs="Times New Roman"/>
          <w:sz w:val="24"/>
          <w:szCs w:val="24"/>
        </w:rPr>
        <w:t>. 2012)</w:t>
      </w:r>
      <w:r w:rsidR="000D4872">
        <w:rPr>
          <w:rFonts w:ascii="Times New Roman" w:hAnsi="Times New Roman" w:cs="Times New Roman"/>
          <w:sz w:val="24"/>
          <w:szCs w:val="24"/>
        </w:rPr>
        <w:t>,</w:t>
      </w:r>
      <w:r>
        <w:rPr>
          <w:rFonts w:ascii="Times New Roman" w:hAnsi="Times New Roman" w:cs="Times New Roman"/>
          <w:sz w:val="24"/>
          <w:szCs w:val="24"/>
        </w:rPr>
        <w:t xml:space="preserve"> </w:t>
      </w:r>
      <w:r w:rsidR="00D326A4">
        <w:rPr>
          <w:rFonts w:ascii="Times New Roman" w:hAnsi="Times New Roman" w:cs="Times New Roman"/>
          <w:sz w:val="24"/>
          <w:szCs w:val="24"/>
        </w:rPr>
        <w:t xml:space="preserve">and </w:t>
      </w:r>
      <w:r w:rsidR="00810AB6">
        <w:rPr>
          <w:rFonts w:ascii="Times New Roman" w:hAnsi="Times New Roman" w:cs="Times New Roman"/>
          <w:sz w:val="24"/>
          <w:szCs w:val="24"/>
        </w:rPr>
        <w:t>while</w:t>
      </w:r>
      <w:r w:rsidR="00D326A4">
        <w:rPr>
          <w:rFonts w:ascii="Times New Roman" w:hAnsi="Times New Roman" w:cs="Times New Roman"/>
          <w:sz w:val="24"/>
          <w:szCs w:val="24"/>
        </w:rPr>
        <w:t xml:space="preserve"> individuals </w:t>
      </w:r>
      <w:r w:rsidR="00810AB6">
        <w:rPr>
          <w:rFonts w:ascii="Times New Roman" w:hAnsi="Times New Roman" w:cs="Times New Roman"/>
          <w:sz w:val="24"/>
          <w:szCs w:val="24"/>
        </w:rPr>
        <w:t xml:space="preserve">often </w:t>
      </w:r>
      <w:r w:rsidR="00D326A4">
        <w:rPr>
          <w:rFonts w:ascii="Times New Roman" w:hAnsi="Times New Roman" w:cs="Times New Roman"/>
          <w:sz w:val="24"/>
          <w:szCs w:val="24"/>
        </w:rPr>
        <w:t xml:space="preserve">complete </w:t>
      </w:r>
      <w:r w:rsidR="00810AB6">
        <w:rPr>
          <w:rFonts w:ascii="Times New Roman" w:hAnsi="Times New Roman" w:cs="Times New Roman"/>
          <w:sz w:val="24"/>
          <w:szCs w:val="24"/>
        </w:rPr>
        <w:t>this cycle</w:t>
      </w:r>
      <w:r w:rsidR="00D326A4">
        <w:rPr>
          <w:rFonts w:ascii="Times New Roman" w:hAnsi="Times New Roman" w:cs="Times New Roman"/>
          <w:sz w:val="24"/>
          <w:szCs w:val="24"/>
        </w:rPr>
        <w:t xml:space="preserve"> in approximately two years, </w:t>
      </w:r>
      <w:r w:rsidR="00514CA6">
        <w:rPr>
          <w:rFonts w:ascii="Times New Roman" w:hAnsi="Times New Roman" w:cs="Times New Roman"/>
          <w:sz w:val="24"/>
          <w:szCs w:val="24"/>
        </w:rPr>
        <w:t xml:space="preserve">germination and reproduction are </w:t>
      </w:r>
      <w:r w:rsidR="00100B76">
        <w:rPr>
          <w:rFonts w:ascii="Times New Roman" w:hAnsi="Times New Roman" w:cs="Times New Roman"/>
          <w:sz w:val="24"/>
          <w:szCs w:val="24"/>
        </w:rPr>
        <w:t xml:space="preserve">more likely </w:t>
      </w:r>
      <w:r w:rsidR="00514CA6">
        <w:rPr>
          <w:rFonts w:ascii="Times New Roman" w:hAnsi="Times New Roman" w:cs="Times New Roman"/>
          <w:sz w:val="24"/>
          <w:szCs w:val="24"/>
        </w:rPr>
        <w:t>in a</w:t>
      </w:r>
      <w:r w:rsidR="00D326A4">
        <w:rPr>
          <w:rFonts w:ascii="Times New Roman" w:hAnsi="Times New Roman" w:cs="Times New Roman"/>
          <w:sz w:val="24"/>
          <w:szCs w:val="24"/>
        </w:rPr>
        <w:t xml:space="preserve"> single year under </w:t>
      </w:r>
      <w:r w:rsidR="00100B76">
        <w:rPr>
          <w:rFonts w:ascii="Times New Roman" w:hAnsi="Times New Roman" w:cs="Times New Roman"/>
          <w:sz w:val="24"/>
          <w:szCs w:val="24"/>
        </w:rPr>
        <w:t xml:space="preserve">warmed </w:t>
      </w:r>
      <w:r w:rsidR="00D326A4">
        <w:rPr>
          <w:rFonts w:ascii="Times New Roman" w:hAnsi="Times New Roman" w:cs="Times New Roman"/>
          <w:sz w:val="24"/>
          <w:szCs w:val="24"/>
        </w:rPr>
        <w:t xml:space="preserve">conditions </w:t>
      </w:r>
      <w:r w:rsidRPr="00283B6D">
        <w:rPr>
          <w:rFonts w:ascii="Times New Roman" w:hAnsi="Times New Roman" w:cs="Times New Roman"/>
          <w:sz w:val="24"/>
          <w:szCs w:val="24"/>
        </w:rPr>
        <w:t xml:space="preserve">(Keller and Shea </w:t>
      </w:r>
      <w:r w:rsidR="00D966EB" w:rsidRPr="00D966EB">
        <w:rPr>
          <w:rFonts w:ascii="Times New Roman" w:hAnsi="Times New Roman" w:cs="Times New Roman"/>
          <w:sz w:val="24"/>
          <w:szCs w:val="24"/>
        </w:rPr>
        <w:t>2021</w:t>
      </w:r>
      <w:r w:rsidRPr="00283B6D">
        <w:rPr>
          <w:rFonts w:ascii="Times New Roman" w:hAnsi="Times New Roman" w:cs="Times New Roman"/>
          <w:sz w:val="24"/>
          <w:szCs w:val="24"/>
        </w:rPr>
        <w:t>).</w:t>
      </w:r>
      <w:r w:rsidR="002467C6">
        <w:rPr>
          <w:rFonts w:ascii="Times New Roman" w:hAnsi="Times New Roman" w:cs="Times New Roman"/>
          <w:sz w:val="24"/>
          <w:szCs w:val="24"/>
        </w:rPr>
        <w:t xml:space="preserve"> Seeds are primarily dispersed by wind, made possible by a lightweight pappus attached to the distal end of the seed achene</w:t>
      </w:r>
      <w:r w:rsidR="00514CA6">
        <w:rPr>
          <w:rFonts w:ascii="Times New Roman" w:hAnsi="Times New Roman" w:cs="Times New Roman"/>
          <w:sz w:val="24"/>
          <w:szCs w:val="24"/>
        </w:rPr>
        <w:t xml:space="preserve">; this pappus allows wind to carry the seeds </w:t>
      </w:r>
      <w:r w:rsidR="004C7C86">
        <w:rPr>
          <w:rFonts w:ascii="Times New Roman" w:hAnsi="Times New Roman" w:cs="Times New Roman"/>
          <w:sz w:val="24"/>
          <w:szCs w:val="24"/>
        </w:rPr>
        <w:t>over long distances</w:t>
      </w:r>
      <w:r w:rsidR="00514CA6">
        <w:rPr>
          <w:rFonts w:ascii="Times New Roman" w:hAnsi="Times New Roman" w:cs="Times New Roman"/>
          <w:sz w:val="24"/>
          <w:szCs w:val="24"/>
        </w:rPr>
        <w:t xml:space="preserve">, with seeds of </w:t>
      </w:r>
      <w:r w:rsidR="00514CA6">
        <w:rPr>
          <w:rFonts w:ascii="Times New Roman" w:hAnsi="Times New Roman" w:cs="Times New Roman"/>
          <w:i/>
          <w:iCs/>
          <w:sz w:val="24"/>
          <w:szCs w:val="24"/>
        </w:rPr>
        <w:t>C. nutans</w:t>
      </w:r>
      <w:r w:rsidR="00514CA6">
        <w:rPr>
          <w:rFonts w:ascii="Times New Roman" w:hAnsi="Times New Roman" w:cs="Times New Roman"/>
          <w:sz w:val="24"/>
          <w:szCs w:val="24"/>
        </w:rPr>
        <w:t xml:space="preserve"> </w:t>
      </w:r>
      <w:r w:rsidR="008C0BFA">
        <w:rPr>
          <w:rFonts w:ascii="Times New Roman" w:hAnsi="Times New Roman" w:cs="Times New Roman"/>
          <w:sz w:val="24"/>
          <w:szCs w:val="24"/>
        </w:rPr>
        <w:t xml:space="preserve">having been </w:t>
      </w:r>
      <w:r w:rsidR="00514CA6">
        <w:rPr>
          <w:rFonts w:ascii="Times New Roman" w:hAnsi="Times New Roman" w:cs="Times New Roman"/>
          <w:sz w:val="24"/>
          <w:szCs w:val="24"/>
        </w:rPr>
        <w:t xml:space="preserve">detected </w:t>
      </w:r>
      <w:r w:rsidR="008C0BFA">
        <w:rPr>
          <w:rFonts w:ascii="Times New Roman" w:hAnsi="Times New Roman" w:cs="Times New Roman"/>
          <w:sz w:val="24"/>
          <w:szCs w:val="24"/>
        </w:rPr>
        <w:t>up to 96 m</w:t>
      </w:r>
      <w:r w:rsidR="00514CA6">
        <w:rPr>
          <w:rFonts w:ascii="Times New Roman" w:hAnsi="Times New Roman" w:cs="Times New Roman"/>
          <w:sz w:val="24"/>
          <w:szCs w:val="24"/>
        </w:rPr>
        <w:t xml:space="preserve"> from the parent plant (</w:t>
      </w:r>
      <w:proofErr w:type="spellStart"/>
      <w:r w:rsidR="00514CA6" w:rsidRPr="00283B6D">
        <w:rPr>
          <w:rFonts w:ascii="Times New Roman" w:hAnsi="Times New Roman" w:cs="Times New Roman"/>
          <w:sz w:val="24"/>
          <w:szCs w:val="24"/>
        </w:rPr>
        <w:t>Skarpaas</w:t>
      </w:r>
      <w:proofErr w:type="spellEnd"/>
      <w:r w:rsidR="00514CA6" w:rsidRPr="00283B6D">
        <w:rPr>
          <w:rFonts w:ascii="Times New Roman" w:hAnsi="Times New Roman" w:cs="Times New Roman"/>
          <w:sz w:val="24"/>
          <w:szCs w:val="24"/>
        </w:rPr>
        <w:t xml:space="preserve"> and Shea</w:t>
      </w:r>
      <w:r w:rsidR="00514CA6">
        <w:rPr>
          <w:rFonts w:ascii="Times New Roman" w:hAnsi="Times New Roman" w:cs="Times New Roman"/>
          <w:sz w:val="24"/>
          <w:szCs w:val="24"/>
        </w:rPr>
        <w:t xml:space="preserve"> </w:t>
      </w:r>
      <w:r w:rsidR="00514CA6" w:rsidRPr="00283B6D">
        <w:rPr>
          <w:rFonts w:ascii="Times New Roman" w:hAnsi="Times New Roman" w:cs="Times New Roman"/>
          <w:sz w:val="24"/>
          <w:szCs w:val="24"/>
        </w:rPr>
        <w:t>2007)</w:t>
      </w:r>
      <w:r w:rsidR="00514CA6">
        <w:rPr>
          <w:rFonts w:ascii="Times New Roman" w:hAnsi="Times New Roman" w:cs="Times New Roman"/>
          <w:sz w:val="24"/>
          <w:szCs w:val="24"/>
        </w:rPr>
        <w:t xml:space="preserve"> and higher distances possible under extreme</w:t>
      </w:r>
      <w:r w:rsidR="00C9167F">
        <w:rPr>
          <w:rFonts w:ascii="Times New Roman" w:hAnsi="Times New Roman" w:cs="Times New Roman"/>
          <w:sz w:val="24"/>
          <w:szCs w:val="24"/>
        </w:rPr>
        <w:t xml:space="preserve"> wind</w:t>
      </w:r>
      <w:r w:rsidR="00514CA6">
        <w:rPr>
          <w:rFonts w:ascii="Times New Roman" w:hAnsi="Times New Roman" w:cs="Times New Roman"/>
          <w:sz w:val="24"/>
          <w:szCs w:val="24"/>
        </w:rPr>
        <w:t xml:space="preserve"> conditions.</w:t>
      </w:r>
      <w:r w:rsidR="002467C6">
        <w:rPr>
          <w:rFonts w:ascii="Times New Roman" w:hAnsi="Times New Roman" w:cs="Times New Roman"/>
          <w:sz w:val="24"/>
          <w:szCs w:val="24"/>
        </w:rPr>
        <w:t xml:space="preserve"> </w:t>
      </w:r>
      <w:r w:rsidR="00514CA6">
        <w:rPr>
          <w:rFonts w:ascii="Times New Roman" w:hAnsi="Times New Roman" w:cs="Times New Roman"/>
          <w:sz w:val="24"/>
          <w:szCs w:val="24"/>
        </w:rPr>
        <w:t xml:space="preserve">Evidence of secondary dispersal also exists </w:t>
      </w:r>
      <w:r w:rsidR="004C7C86">
        <w:rPr>
          <w:rFonts w:ascii="Times New Roman" w:hAnsi="Times New Roman" w:cs="Times New Roman"/>
          <w:sz w:val="24"/>
          <w:szCs w:val="24"/>
        </w:rPr>
        <w:t>in this species</w:t>
      </w:r>
      <w:r w:rsidR="00514CA6">
        <w:rPr>
          <w:rFonts w:ascii="Times New Roman" w:hAnsi="Times New Roman" w:cs="Times New Roman"/>
          <w:sz w:val="24"/>
          <w:szCs w:val="24"/>
        </w:rPr>
        <w:t>, as</w:t>
      </w:r>
      <w:r w:rsidR="002467C6">
        <w:rPr>
          <w:rFonts w:ascii="Times New Roman" w:hAnsi="Times New Roman" w:cs="Times New Roman"/>
          <w:sz w:val="24"/>
          <w:szCs w:val="24"/>
        </w:rPr>
        <w:t xml:space="preserve"> seeds contain nutrient-rich </w:t>
      </w:r>
      <w:proofErr w:type="spellStart"/>
      <w:r w:rsidR="002467C6">
        <w:rPr>
          <w:rFonts w:ascii="Times New Roman" w:hAnsi="Times New Roman" w:cs="Times New Roman"/>
          <w:sz w:val="24"/>
          <w:szCs w:val="24"/>
        </w:rPr>
        <w:t>elaiosomes</w:t>
      </w:r>
      <w:proofErr w:type="spellEnd"/>
      <w:r w:rsidR="002467C6">
        <w:rPr>
          <w:rFonts w:ascii="Times New Roman" w:hAnsi="Times New Roman" w:cs="Times New Roman"/>
          <w:sz w:val="24"/>
          <w:szCs w:val="24"/>
        </w:rPr>
        <w:t xml:space="preserve"> thought to play a role in</w:t>
      </w:r>
      <w:r w:rsidR="00592812">
        <w:rPr>
          <w:rFonts w:ascii="Times New Roman" w:hAnsi="Times New Roman" w:cs="Times New Roman"/>
          <w:sz w:val="24"/>
          <w:szCs w:val="24"/>
        </w:rPr>
        <w:t xml:space="preserve"> facilitating</w:t>
      </w:r>
      <w:r w:rsidR="002467C6">
        <w:rPr>
          <w:rFonts w:ascii="Times New Roman" w:hAnsi="Times New Roman" w:cs="Times New Roman"/>
          <w:sz w:val="24"/>
          <w:szCs w:val="24"/>
        </w:rPr>
        <w:t xml:space="preserve"> ant-mediated </w:t>
      </w:r>
      <w:r w:rsidR="00514CA6">
        <w:rPr>
          <w:rFonts w:ascii="Times New Roman" w:hAnsi="Times New Roman" w:cs="Times New Roman"/>
          <w:sz w:val="24"/>
          <w:szCs w:val="24"/>
        </w:rPr>
        <w:t>movement</w:t>
      </w:r>
      <w:r w:rsidR="002467C6" w:rsidRPr="007C1F05">
        <w:rPr>
          <w:rFonts w:ascii="Times New Roman" w:hAnsi="Times New Roman" w:cs="Times New Roman"/>
          <w:sz w:val="24"/>
          <w:szCs w:val="24"/>
        </w:rPr>
        <w:t xml:space="preserve"> (Pemberton and Irving 1990),</w:t>
      </w:r>
      <w:r w:rsidR="002467C6">
        <w:rPr>
          <w:rFonts w:ascii="Times New Roman" w:hAnsi="Times New Roman" w:cs="Times New Roman"/>
          <w:sz w:val="24"/>
          <w:szCs w:val="24"/>
        </w:rPr>
        <w:t xml:space="preserve"> with previous studies </w:t>
      </w:r>
      <w:r w:rsidR="00514CA6">
        <w:rPr>
          <w:rFonts w:ascii="Times New Roman" w:hAnsi="Times New Roman" w:cs="Times New Roman"/>
          <w:sz w:val="24"/>
          <w:szCs w:val="24"/>
        </w:rPr>
        <w:t>demonstrating</w:t>
      </w:r>
      <w:r w:rsidR="002467C6">
        <w:rPr>
          <w:rFonts w:ascii="Times New Roman" w:hAnsi="Times New Roman" w:cs="Times New Roman"/>
          <w:sz w:val="24"/>
          <w:szCs w:val="24"/>
        </w:rPr>
        <w:t xml:space="preserve"> that ants </w:t>
      </w:r>
      <w:r w:rsidR="00514CA6">
        <w:rPr>
          <w:rFonts w:ascii="Times New Roman" w:hAnsi="Times New Roman" w:cs="Times New Roman"/>
          <w:sz w:val="24"/>
          <w:szCs w:val="24"/>
        </w:rPr>
        <w:t>transport</w:t>
      </w:r>
      <w:r w:rsidR="002467C6">
        <w:rPr>
          <w:rFonts w:ascii="Times New Roman" w:hAnsi="Times New Roman" w:cs="Times New Roman"/>
          <w:sz w:val="24"/>
          <w:szCs w:val="24"/>
        </w:rPr>
        <w:t xml:space="preserve"> these seeds (</w:t>
      </w:r>
      <w:proofErr w:type="spellStart"/>
      <w:r w:rsidR="002467C6" w:rsidRPr="007C1F05">
        <w:rPr>
          <w:rFonts w:ascii="Times New Roman" w:hAnsi="Times New Roman" w:cs="Times New Roman"/>
          <w:sz w:val="24"/>
          <w:szCs w:val="24"/>
        </w:rPr>
        <w:t>Jongejans</w:t>
      </w:r>
      <w:proofErr w:type="spellEnd"/>
      <w:r w:rsidR="002467C6" w:rsidRPr="007C1F05">
        <w:rPr>
          <w:rFonts w:ascii="Times New Roman" w:hAnsi="Times New Roman" w:cs="Times New Roman"/>
          <w:sz w:val="24"/>
          <w:szCs w:val="24"/>
        </w:rPr>
        <w:t xml:space="preserve"> </w:t>
      </w:r>
      <w:r w:rsidR="002467C6" w:rsidRPr="00B8674C">
        <w:rPr>
          <w:rFonts w:ascii="Times New Roman" w:hAnsi="Times New Roman" w:cs="Times New Roman"/>
          <w:i/>
          <w:iCs/>
          <w:sz w:val="24"/>
          <w:szCs w:val="24"/>
        </w:rPr>
        <w:t>et al</w:t>
      </w:r>
      <w:r w:rsidR="002467C6" w:rsidRPr="007C1F05">
        <w:rPr>
          <w:rFonts w:ascii="Times New Roman" w:hAnsi="Times New Roman" w:cs="Times New Roman"/>
          <w:sz w:val="24"/>
          <w:szCs w:val="24"/>
        </w:rPr>
        <w:t>. 2015</w:t>
      </w:r>
      <w:r w:rsidR="00BC24F3">
        <w:rPr>
          <w:rFonts w:ascii="Times New Roman" w:hAnsi="Times New Roman" w:cs="Times New Roman"/>
          <w:sz w:val="24"/>
          <w:szCs w:val="24"/>
        </w:rPr>
        <w:t>,</w:t>
      </w:r>
      <w:r w:rsidR="002467C6">
        <w:rPr>
          <w:rFonts w:ascii="Times New Roman" w:hAnsi="Times New Roman" w:cs="Times New Roman"/>
          <w:sz w:val="24"/>
          <w:szCs w:val="24"/>
        </w:rPr>
        <w:t xml:space="preserve"> Drees and Shea </w:t>
      </w:r>
      <w:r w:rsidR="00485FA9" w:rsidRPr="00485FA9">
        <w:rPr>
          <w:rFonts w:ascii="Times New Roman" w:hAnsi="Times New Roman" w:cs="Times New Roman"/>
          <w:sz w:val="24"/>
          <w:szCs w:val="24"/>
        </w:rPr>
        <w:t>2024a</w:t>
      </w:r>
      <w:r w:rsidR="002467C6">
        <w:rPr>
          <w:rFonts w:ascii="Times New Roman" w:hAnsi="Times New Roman" w:cs="Times New Roman"/>
          <w:sz w:val="24"/>
          <w:szCs w:val="24"/>
        </w:rPr>
        <w:t>).</w:t>
      </w:r>
    </w:p>
    <w:p w14:paraId="69D21105" w14:textId="4C3C7C16" w:rsidR="00CC7C15" w:rsidRDefault="00CC7C15" w:rsidP="004C2241">
      <w:pPr>
        <w:spacing w:after="0" w:line="480" w:lineRule="auto"/>
        <w:rPr>
          <w:rFonts w:ascii="Times New Roman" w:hAnsi="Times New Roman" w:cs="Times New Roman"/>
          <w:b/>
          <w:bCs/>
          <w:i/>
          <w:iCs/>
          <w:sz w:val="24"/>
          <w:szCs w:val="24"/>
        </w:rPr>
      </w:pPr>
      <w:r w:rsidRPr="00B512F8">
        <w:rPr>
          <w:rFonts w:ascii="Times New Roman" w:hAnsi="Times New Roman" w:cs="Times New Roman"/>
          <w:b/>
          <w:bCs/>
          <w:i/>
          <w:iCs/>
          <w:sz w:val="24"/>
          <w:szCs w:val="24"/>
        </w:rPr>
        <w:t xml:space="preserve">Demographic </w:t>
      </w:r>
      <w:r w:rsidR="00CC0BE4" w:rsidRPr="00B512F8">
        <w:rPr>
          <w:rFonts w:ascii="Times New Roman" w:hAnsi="Times New Roman" w:cs="Times New Roman"/>
          <w:b/>
          <w:bCs/>
          <w:i/>
          <w:iCs/>
          <w:sz w:val="24"/>
          <w:szCs w:val="24"/>
        </w:rPr>
        <w:t xml:space="preserve">data and </w:t>
      </w:r>
      <w:r w:rsidRPr="00B512F8">
        <w:rPr>
          <w:rFonts w:ascii="Times New Roman" w:hAnsi="Times New Roman" w:cs="Times New Roman"/>
          <w:b/>
          <w:bCs/>
          <w:i/>
          <w:iCs/>
          <w:sz w:val="24"/>
          <w:szCs w:val="24"/>
        </w:rPr>
        <w:t>models</w:t>
      </w:r>
    </w:p>
    <w:p w14:paraId="1EF1C1CB" w14:textId="22417339" w:rsidR="00CC0BE4" w:rsidRDefault="00CC0BE4" w:rsidP="004C2241">
      <w:pPr>
        <w:spacing w:after="0" w:line="480" w:lineRule="auto"/>
        <w:ind w:firstLine="284"/>
        <w:rPr>
          <w:rFonts w:ascii="Times New Roman" w:hAnsi="Times New Roman" w:cs="Times New Roman"/>
          <w:sz w:val="24"/>
          <w:szCs w:val="24"/>
        </w:rPr>
      </w:pPr>
      <w:r>
        <w:rPr>
          <w:rFonts w:ascii="Times New Roman" w:hAnsi="Times New Roman" w:cs="Times New Roman"/>
          <w:i/>
          <w:iCs/>
          <w:sz w:val="24"/>
          <w:szCs w:val="24"/>
        </w:rPr>
        <w:t xml:space="preserve">C. nutans </w:t>
      </w:r>
      <w:r>
        <w:rPr>
          <w:rFonts w:ascii="Times New Roman" w:hAnsi="Times New Roman" w:cs="Times New Roman"/>
          <w:sz w:val="24"/>
          <w:szCs w:val="24"/>
        </w:rPr>
        <w:t xml:space="preserve">demographic data were obtained from a population grown as part of a previous experiment by Drees and Shea (2024b), where the experimental setup is discussed in </w:t>
      </w:r>
      <w:r w:rsidR="00B72DCA">
        <w:rPr>
          <w:rFonts w:ascii="Times New Roman" w:hAnsi="Times New Roman" w:cs="Times New Roman"/>
          <w:sz w:val="24"/>
          <w:szCs w:val="24"/>
        </w:rPr>
        <w:t>more</w:t>
      </w:r>
      <w:r>
        <w:rPr>
          <w:rFonts w:ascii="Times New Roman" w:hAnsi="Times New Roman" w:cs="Times New Roman"/>
          <w:sz w:val="24"/>
          <w:szCs w:val="24"/>
        </w:rPr>
        <w:t xml:space="preserve"> detail. We repeat the salient details here for completeness. In this experiment, control and ambient warming treatments were applied to </w:t>
      </w:r>
      <w:r>
        <w:rPr>
          <w:rFonts w:ascii="Times New Roman" w:hAnsi="Times New Roman" w:cs="Times New Roman"/>
          <w:i/>
          <w:iCs/>
          <w:sz w:val="24"/>
          <w:szCs w:val="24"/>
        </w:rPr>
        <w:t>C. nutans</w:t>
      </w:r>
      <w:r>
        <w:rPr>
          <w:rFonts w:ascii="Times New Roman" w:hAnsi="Times New Roman" w:cs="Times New Roman"/>
          <w:sz w:val="24"/>
          <w:szCs w:val="24"/>
        </w:rPr>
        <w:t xml:space="preserve"> individuals to assess how increased growing temperatures approximately 0.6 </w:t>
      </w:r>
      <w:r>
        <w:rPr>
          <w:rFonts w:ascii="Calibri" w:hAnsi="Calibri" w:cs="Calibri"/>
          <w:sz w:val="24"/>
          <w:szCs w:val="24"/>
        </w:rPr>
        <w:t>°</w:t>
      </w:r>
      <w:r>
        <w:rPr>
          <w:rFonts w:ascii="Times New Roman" w:hAnsi="Times New Roman" w:cs="Times New Roman"/>
          <w:sz w:val="24"/>
          <w:szCs w:val="24"/>
        </w:rPr>
        <w:t>C above ambient affect the distribution of flower head heights. Individuals in this experiment were</w:t>
      </w:r>
      <w:r w:rsidR="005752F3">
        <w:rPr>
          <w:rFonts w:ascii="Times New Roman" w:hAnsi="Times New Roman" w:cs="Times New Roman"/>
          <w:sz w:val="24"/>
          <w:szCs w:val="24"/>
        </w:rPr>
        <w:t xml:space="preserve"> each</w:t>
      </w:r>
      <w:r>
        <w:rPr>
          <w:rFonts w:ascii="Times New Roman" w:hAnsi="Times New Roman" w:cs="Times New Roman"/>
          <w:sz w:val="24"/>
          <w:szCs w:val="24"/>
        </w:rPr>
        <w:t xml:space="preserve"> started from seeds, all of which were obtained from naturally</w:t>
      </w:r>
      <w:r w:rsidR="00551735">
        <w:rPr>
          <w:rFonts w:ascii="Times New Roman" w:hAnsi="Times New Roman" w:cs="Times New Roman"/>
          <w:sz w:val="24"/>
          <w:szCs w:val="24"/>
        </w:rPr>
        <w:t xml:space="preserve"> </w:t>
      </w:r>
      <w:r>
        <w:rPr>
          <w:rFonts w:ascii="Times New Roman" w:hAnsi="Times New Roman" w:cs="Times New Roman"/>
          <w:sz w:val="24"/>
          <w:szCs w:val="24"/>
        </w:rPr>
        <w:t xml:space="preserve">occurring </w:t>
      </w:r>
      <w:r w:rsidR="005752F3">
        <w:rPr>
          <w:rFonts w:ascii="Times New Roman" w:hAnsi="Times New Roman" w:cs="Times New Roman"/>
          <w:sz w:val="24"/>
          <w:szCs w:val="24"/>
        </w:rPr>
        <w:t>populations</w:t>
      </w:r>
      <w:r>
        <w:rPr>
          <w:rFonts w:ascii="Times New Roman" w:hAnsi="Times New Roman" w:cs="Times New Roman"/>
          <w:sz w:val="24"/>
          <w:szCs w:val="24"/>
        </w:rPr>
        <w:t xml:space="preserve">, in a greenhouse for approximately one month before transplant; after transplanting in the autumn, </w:t>
      </w:r>
      <w:r w:rsidR="00F54626">
        <w:rPr>
          <w:rFonts w:ascii="Times New Roman" w:hAnsi="Times New Roman" w:cs="Times New Roman"/>
          <w:sz w:val="24"/>
          <w:szCs w:val="24"/>
        </w:rPr>
        <w:t>measurements on</w:t>
      </w:r>
      <w:r w:rsidR="00F46AE3">
        <w:rPr>
          <w:rFonts w:ascii="Times New Roman" w:hAnsi="Times New Roman" w:cs="Times New Roman"/>
          <w:sz w:val="24"/>
          <w:szCs w:val="24"/>
        </w:rPr>
        <w:t xml:space="preserve"> survival status and</w:t>
      </w:r>
      <w:r w:rsidR="00F54626">
        <w:rPr>
          <w:rFonts w:ascii="Times New Roman" w:hAnsi="Times New Roman" w:cs="Times New Roman"/>
          <w:sz w:val="24"/>
          <w:szCs w:val="24"/>
        </w:rPr>
        <w:t xml:space="preserve"> initial rosette diameter were </w:t>
      </w:r>
      <w:proofErr w:type="gramStart"/>
      <w:r w:rsidR="00F54626">
        <w:rPr>
          <w:rFonts w:ascii="Times New Roman" w:hAnsi="Times New Roman" w:cs="Times New Roman"/>
          <w:sz w:val="24"/>
          <w:szCs w:val="24"/>
        </w:rPr>
        <w:t>captured</w:t>
      </w:r>
      <w:r w:rsidR="0000648F">
        <w:rPr>
          <w:rFonts w:ascii="Times New Roman" w:hAnsi="Times New Roman" w:cs="Times New Roman"/>
          <w:sz w:val="24"/>
          <w:szCs w:val="24"/>
        </w:rPr>
        <w:t>, and</w:t>
      </w:r>
      <w:proofErr w:type="gramEnd"/>
      <w:r w:rsidR="0000648F">
        <w:rPr>
          <w:rFonts w:ascii="Times New Roman" w:hAnsi="Times New Roman" w:cs="Times New Roman"/>
          <w:sz w:val="24"/>
          <w:szCs w:val="24"/>
        </w:rPr>
        <w:t xml:space="preserve"> were captured again in the spring</w:t>
      </w:r>
      <w:r>
        <w:rPr>
          <w:rFonts w:ascii="Times New Roman" w:hAnsi="Times New Roman" w:cs="Times New Roman"/>
          <w:sz w:val="24"/>
          <w:szCs w:val="24"/>
        </w:rPr>
        <w:t xml:space="preserve"> before individuals bolted</w:t>
      </w:r>
      <w:r w:rsidR="00F46AE3">
        <w:rPr>
          <w:rFonts w:ascii="Times New Roman" w:hAnsi="Times New Roman" w:cs="Times New Roman"/>
          <w:sz w:val="24"/>
          <w:szCs w:val="24"/>
        </w:rPr>
        <w:t xml:space="preserve">. </w:t>
      </w:r>
      <w:r>
        <w:rPr>
          <w:rFonts w:ascii="Times New Roman" w:hAnsi="Times New Roman" w:cs="Times New Roman"/>
          <w:sz w:val="24"/>
          <w:szCs w:val="24"/>
        </w:rPr>
        <w:t xml:space="preserve">During </w:t>
      </w:r>
      <w:r w:rsidR="00F54626">
        <w:rPr>
          <w:rFonts w:ascii="Times New Roman" w:hAnsi="Times New Roman" w:cs="Times New Roman"/>
          <w:sz w:val="24"/>
          <w:szCs w:val="24"/>
        </w:rPr>
        <w:t>the reproductive period</w:t>
      </w:r>
      <w:r>
        <w:rPr>
          <w:rFonts w:ascii="Times New Roman" w:hAnsi="Times New Roman" w:cs="Times New Roman"/>
          <w:sz w:val="24"/>
          <w:szCs w:val="24"/>
        </w:rPr>
        <w:t xml:space="preserve">, flowering status was recorded, as were the heights of </w:t>
      </w:r>
      <w:r w:rsidR="0000648F">
        <w:rPr>
          <w:rFonts w:ascii="Times New Roman" w:hAnsi="Times New Roman" w:cs="Times New Roman"/>
          <w:sz w:val="24"/>
          <w:szCs w:val="24"/>
        </w:rPr>
        <w:t>all</w:t>
      </w:r>
      <w:r>
        <w:rPr>
          <w:rFonts w:ascii="Times New Roman" w:hAnsi="Times New Roman" w:cs="Times New Roman"/>
          <w:sz w:val="24"/>
          <w:szCs w:val="24"/>
        </w:rPr>
        <w:t xml:space="preserve"> flower head</w:t>
      </w:r>
      <w:r w:rsidR="0000648F">
        <w:rPr>
          <w:rFonts w:ascii="Times New Roman" w:hAnsi="Times New Roman" w:cs="Times New Roman"/>
          <w:sz w:val="24"/>
          <w:szCs w:val="24"/>
        </w:rPr>
        <w:t>s</w:t>
      </w:r>
      <w:r>
        <w:rPr>
          <w:rFonts w:ascii="Times New Roman" w:hAnsi="Times New Roman" w:cs="Times New Roman"/>
          <w:sz w:val="24"/>
          <w:szCs w:val="24"/>
        </w:rPr>
        <w:t xml:space="preserve"> on </w:t>
      </w:r>
      <w:proofErr w:type="gramStart"/>
      <w:r>
        <w:rPr>
          <w:rFonts w:ascii="Times New Roman" w:hAnsi="Times New Roman" w:cs="Times New Roman"/>
          <w:sz w:val="24"/>
          <w:szCs w:val="24"/>
        </w:rPr>
        <w:t>each individual</w:t>
      </w:r>
      <w:proofErr w:type="gramEnd"/>
      <w:r>
        <w:rPr>
          <w:rFonts w:ascii="Times New Roman" w:hAnsi="Times New Roman" w:cs="Times New Roman"/>
          <w:sz w:val="24"/>
          <w:szCs w:val="24"/>
        </w:rPr>
        <w:t>.</w:t>
      </w:r>
      <w:r w:rsidR="00413CE7">
        <w:rPr>
          <w:rFonts w:ascii="Times New Roman" w:hAnsi="Times New Roman" w:cs="Times New Roman"/>
          <w:sz w:val="24"/>
          <w:szCs w:val="24"/>
        </w:rPr>
        <w:t xml:space="preserve"> S</w:t>
      </w:r>
      <w:r>
        <w:rPr>
          <w:rFonts w:ascii="Times New Roman" w:hAnsi="Times New Roman" w:cs="Times New Roman"/>
          <w:sz w:val="24"/>
          <w:szCs w:val="24"/>
        </w:rPr>
        <w:t xml:space="preserve">ome parameters </w:t>
      </w:r>
      <w:r w:rsidR="005B0E2C">
        <w:rPr>
          <w:rFonts w:ascii="Times New Roman" w:hAnsi="Times New Roman" w:cs="Times New Roman"/>
          <w:sz w:val="24"/>
          <w:szCs w:val="24"/>
        </w:rPr>
        <w:t>including</w:t>
      </w:r>
      <w:r>
        <w:rPr>
          <w:rFonts w:ascii="Times New Roman" w:hAnsi="Times New Roman" w:cs="Times New Roman"/>
          <w:sz w:val="24"/>
          <w:szCs w:val="24"/>
        </w:rPr>
        <w:t xml:space="preserve"> seed production</w:t>
      </w:r>
      <w:r w:rsidR="00413CE7">
        <w:rPr>
          <w:rFonts w:ascii="Times New Roman" w:hAnsi="Times New Roman" w:cs="Times New Roman"/>
          <w:sz w:val="24"/>
          <w:szCs w:val="24"/>
        </w:rPr>
        <w:t>, establishment rate,</w:t>
      </w:r>
      <w:r>
        <w:rPr>
          <w:rFonts w:ascii="Times New Roman" w:hAnsi="Times New Roman" w:cs="Times New Roman"/>
          <w:sz w:val="24"/>
          <w:szCs w:val="24"/>
        </w:rPr>
        <w:t xml:space="preserve"> and </w:t>
      </w:r>
      <w:r w:rsidR="00413CE7">
        <w:rPr>
          <w:rFonts w:ascii="Times New Roman" w:hAnsi="Times New Roman" w:cs="Times New Roman"/>
          <w:sz w:val="24"/>
          <w:szCs w:val="24"/>
        </w:rPr>
        <w:t xml:space="preserve">several </w:t>
      </w:r>
      <w:r>
        <w:rPr>
          <w:rFonts w:ascii="Times New Roman" w:hAnsi="Times New Roman" w:cs="Times New Roman"/>
          <w:sz w:val="24"/>
          <w:szCs w:val="24"/>
        </w:rPr>
        <w:t xml:space="preserve">vital rates for seed bank dynamics were outside the scope of Drees and Shea (2024b) and could thus </w:t>
      </w:r>
      <w:r>
        <w:rPr>
          <w:rFonts w:ascii="Times New Roman" w:hAnsi="Times New Roman" w:cs="Times New Roman"/>
          <w:sz w:val="24"/>
          <w:szCs w:val="24"/>
        </w:rPr>
        <w:lastRenderedPageBreak/>
        <w:t xml:space="preserve">not be derived using </w:t>
      </w:r>
      <w:r w:rsidR="00413CE7">
        <w:rPr>
          <w:rFonts w:ascii="Times New Roman" w:hAnsi="Times New Roman" w:cs="Times New Roman"/>
          <w:sz w:val="24"/>
          <w:szCs w:val="24"/>
        </w:rPr>
        <w:t>the data therein</w:t>
      </w:r>
      <w:r w:rsidR="00A518DF">
        <w:rPr>
          <w:rFonts w:ascii="Times New Roman" w:hAnsi="Times New Roman" w:cs="Times New Roman"/>
          <w:sz w:val="24"/>
          <w:szCs w:val="24"/>
        </w:rPr>
        <w:t>; these parameters, necessary for constructing the population spread model,</w:t>
      </w:r>
      <w:r>
        <w:rPr>
          <w:rFonts w:ascii="Times New Roman" w:hAnsi="Times New Roman" w:cs="Times New Roman"/>
          <w:sz w:val="24"/>
          <w:szCs w:val="24"/>
        </w:rPr>
        <w:t xml:space="preserve"> were instead </w:t>
      </w:r>
      <w:r w:rsidR="00413CE7">
        <w:rPr>
          <w:rFonts w:ascii="Times New Roman" w:hAnsi="Times New Roman" w:cs="Times New Roman"/>
          <w:sz w:val="24"/>
          <w:szCs w:val="24"/>
        </w:rPr>
        <w:t>sourced</w:t>
      </w:r>
      <w:r>
        <w:rPr>
          <w:rFonts w:ascii="Times New Roman" w:hAnsi="Times New Roman" w:cs="Times New Roman"/>
          <w:sz w:val="24"/>
          <w:szCs w:val="24"/>
        </w:rPr>
        <w:t xml:space="preserve"> from similar experiments (</w:t>
      </w:r>
      <w:r>
        <w:rPr>
          <w:rFonts w:ascii="Times New Roman" w:hAnsi="Times New Roman" w:cs="Times New Roman"/>
          <w:color w:val="222222"/>
          <w:sz w:val="24"/>
          <w:szCs w:val="24"/>
          <w:shd w:val="clear" w:color="auto" w:fill="FFFFFF"/>
        </w:rPr>
        <w:t xml:space="preserve">Zhang </w:t>
      </w:r>
      <w:r>
        <w:rPr>
          <w:rFonts w:ascii="Times New Roman" w:hAnsi="Times New Roman" w:cs="Times New Roman"/>
          <w:i/>
          <w:iCs/>
          <w:color w:val="222222"/>
          <w:sz w:val="24"/>
          <w:szCs w:val="24"/>
          <w:shd w:val="clear" w:color="auto" w:fill="FFFFFF"/>
        </w:rPr>
        <w:t>et al</w:t>
      </w:r>
      <w:r>
        <w:rPr>
          <w:rFonts w:ascii="Times New Roman" w:hAnsi="Times New Roman" w:cs="Times New Roman"/>
          <w:color w:val="222222"/>
          <w:sz w:val="24"/>
          <w:szCs w:val="24"/>
          <w:shd w:val="clear" w:color="auto" w:fill="FFFFFF"/>
        </w:rPr>
        <w:t>. 2011</w:t>
      </w:r>
      <w:r>
        <w:rPr>
          <w:rFonts w:ascii="Times New Roman" w:hAnsi="Times New Roman" w:cs="Times New Roman"/>
          <w:sz w:val="24"/>
          <w:szCs w:val="24"/>
        </w:rPr>
        <w:t>).</w:t>
      </w:r>
    </w:p>
    <w:p w14:paraId="77947AFB" w14:textId="1D9B852E" w:rsidR="00A62C4A" w:rsidRPr="00A95848" w:rsidRDefault="007B0BE0" w:rsidP="004C2241">
      <w:pPr>
        <w:spacing w:after="0" w:line="480" w:lineRule="auto"/>
        <w:ind w:firstLine="284"/>
        <w:rPr>
          <w:rFonts w:ascii="Times New Roman" w:hAnsi="Times New Roman" w:cs="Times New Roman"/>
          <w:color w:val="222222"/>
          <w:sz w:val="24"/>
          <w:szCs w:val="24"/>
          <w:shd w:val="clear" w:color="auto" w:fill="FFFFFF"/>
        </w:rPr>
      </w:pPr>
      <w:r w:rsidRPr="00485FA9">
        <w:rPr>
          <w:rFonts w:ascii="Times New Roman" w:hAnsi="Times New Roman" w:cs="Times New Roman"/>
          <w:sz w:val="24"/>
          <w:szCs w:val="24"/>
        </w:rPr>
        <w:t>All analyses</w:t>
      </w:r>
      <w:r w:rsidR="006A6D70">
        <w:rPr>
          <w:rFonts w:ascii="Times New Roman" w:hAnsi="Times New Roman" w:cs="Times New Roman"/>
          <w:sz w:val="24"/>
          <w:szCs w:val="24"/>
        </w:rPr>
        <w:t xml:space="preserve"> </w:t>
      </w:r>
      <w:r w:rsidRPr="00485FA9">
        <w:rPr>
          <w:rFonts w:ascii="Times New Roman" w:hAnsi="Times New Roman" w:cs="Times New Roman"/>
          <w:sz w:val="24"/>
          <w:szCs w:val="24"/>
        </w:rPr>
        <w:t xml:space="preserve">were performed in </w:t>
      </w:r>
      <w:r w:rsidR="004C7605" w:rsidRPr="00485FA9">
        <w:rPr>
          <w:rFonts w:ascii="Times New Roman" w:hAnsi="Times New Roman" w:cs="Times New Roman"/>
          <w:sz w:val="24"/>
          <w:szCs w:val="24"/>
        </w:rPr>
        <w:t>R version 4.2.2 (R Development Core Team 2022)</w:t>
      </w:r>
      <w:r w:rsidR="003E3D53" w:rsidRPr="00485FA9">
        <w:rPr>
          <w:rFonts w:ascii="Times New Roman" w:hAnsi="Times New Roman" w:cs="Times New Roman"/>
          <w:sz w:val="24"/>
          <w:szCs w:val="24"/>
        </w:rPr>
        <w:t xml:space="preserve">. </w:t>
      </w:r>
      <w:r w:rsidR="006A6D70">
        <w:rPr>
          <w:rFonts w:ascii="Times New Roman" w:hAnsi="Times New Roman" w:cs="Times New Roman"/>
          <w:sz w:val="24"/>
          <w:szCs w:val="24"/>
        </w:rPr>
        <w:t>R</w:t>
      </w:r>
      <w:r w:rsidR="002B55B0">
        <w:rPr>
          <w:rFonts w:ascii="Times New Roman" w:hAnsi="Times New Roman" w:cs="Times New Roman"/>
          <w:sz w:val="24"/>
          <w:szCs w:val="24"/>
        </w:rPr>
        <w:t xml:space="preserve">osette size upon establishment, </w:t>
      </w:r>
      <w:r w:rsidR="00F66913">
        <w:rPr>
          <w:rFonts w:ascii="Times New Roman" w:hAnsi="Times New Roman" w:cs="Times New Roman"/>
          <w:sz w:val="24"/>
          <w:szCs w:val="24"/>
        </w:rPr>
        <w:t xml:space="preserve">rosette </w:t>
      </w:r>
      <w:r w:rsidR="002B55B0">
        <w:rPr>
          <w:rFonts w:ascii="Times New Roman" w:hAnsi="Times New Roman" w:cs="Times New Roman"/>
          <w:sz w:val="24"/>
          <w:szCs w:val="24"/>
        </w:rPr>
        <w:t>growth, flower head count, and flower head height</w:t>
      </w:r>
      <w:r w:rsidR="00962565">
        <w:rPr>
          <w:rFonts w:ascii="Times New Roman" w:hAnsi="Times New Roman" w:cs="Times New Roman"/>
          <w:sz w:val="24"/>
          <w:szCs w:val="24"/>
        </w:rPr>
        <w:t xml:space="preserve"> </w:t>
      </w:r>
      <w:r w:rsidR="00F66913">
        <w:rPr>
          <w:rFonts w:ascii="Times New Roman" w:hAnsi="Times New Roman" w:cs="Times New Roman"/>
          <w:sz w:val="24"/>
          <w:szCs w:val="24"/>
        </w:rPr>
        <w:t>were</w:t>
      </w:r>
      <w:r w:rsidR="00E3461B">
        <w:rPr>
          <w:rFonts w:ascii="Times New Roman" w:hAnsi="Times New Roman" w:cs="Times New Roman"/>
          <w:sz w:val="24"/>
          <w:szCs w:val="24"/>
        </w:rPr>
        <w:t xml:space="preserve"> </w:t>
      </w:r>
      <w:r w:rsidR="00D42050">
        <w:rPr>
          <w:rFonts w:ascii="Times New Roman" w:hAnsi="Times New Roman" w:cs="Times New Roman"/>
          <w:sz w:val="24"/>
          <w:szCs w:val="24"/>
        </w:rPr>
        <w:t xml:space="preserve">each </w:t>
      </w:r>
      <w:r w:rsidR="00F66913">
        <w:rPr>
          <w:rFonts w:ascii="Times New Roman" w:hAnsi="Times New Roman" w:cs="Times New Roman"/>
          <w:sz w:val="24"/>
          <w:szCs w:val="24"/>
        </w:rPr>
        <w:t>fit as</w:t>
      </w:r>
      <w:r w:rsidR="00962565">
        <w:rPr>
          <w:rFonts w:ascii="Times New Roman" w:hAnsi="Times New Roman" w:cs="Times New Roman"/>
          <w:sz w:val="24"/>
          <w:szCs w:val="24"/>
        </w:rPr>
        <w:t xml:space="preserve"> </w:t>
      </w:r>
      <w:r w:rsidR="00962565" w:rsidRPr="00485FA9">
        <w:rPr>
          <w:rFonts w:ascii="Times New Roman" w:hAnsi="Times New Roman" w:cs="Times New Roman"/>
          <w:sz w:val="24"/>
          <w:szCs w:val="24"/>
        </w:rPr>
        <w:t xml:space="preserve">linear mixed-effects models </w:t>
      </w:r>
      <w:r w:rsidR="00962565">
        <w:rPr>
          <w:rFonts w:ascii="Times New Roman" w:hAnsi="Times New Roman" w:cs="Times New Roman"/>
          <w:sz w:val="24"/>
          <w:szCs w:val="24"/>
        </w:rPr>
        <w:t xml:space="preserve">using </w:t>
      </w:r>
      <w:proofErr w:type="spellStart"/>
      <w:r w:rsidR="00962565" w:rsidRPr="00BD6B5B">
        <w:rPr>
          <w:rFonts w:ascii="Times New Roman" w:hAnsi="Times New Roman" w:cs="Times New Roman"/>
          <w:b/>
          <w:bCs/>
          <w:sz w:val="23"/>
          <w:szCs w:val="23"/>
        </w:rPr>
        <w:t>lmer</w:t>
      </w:r>
      <w:proofErr w:type="spellEnd"/>
      <w:r w:rsidR="00962565" w:rsidRPr="00782253">
        <w:rPr>
          <w:rFonts w:ascii="Times New Roman" w:hAnsi="Times New Roman" w:cs="Times New Roman"/>
          <w:sz w:val="24"/>
          <w:szCs w:val="24"/>
        </w:rPr>
        <w:t xml:space="preserve"> from the package </w:t>
      </w:r>
      <w:r w:rsidR="00962565" w:rsidRPr="00BD6B5B">
        <w:rPr>
          <w:rFonts w:ascii="Times New Roman" w:hAnsi="Times New Roman" w:cs="Times New Roman"/>
          <w:b/>
          <w:bCs/>
          <w:sz w:val="23"/>
          <w:szCs w:val="23"/>
        </w:rPr>
        <w:t>lme4</w:t>
      </w:r>
      <w:r w:rsidR="00962565" w:rsidRPr="00485FA9">
        <w:rPr>
          <w:rFonts w:ascii="Times New Roman" w:hAnsi="Times New Roman" w:cs="Times New Roman"/>
          <w:sz w:val="24"/>
          <w:szCs w:val="24"/>
        </w:rPr>
        <w:t xml:space="preserve"> </w:t>
      </w:r>
      <w:r w:rsidR="00962565" w:rsidRPr="00485FA9">
        <w:rPr>
          <w:rFonts w:ascii="Times New Roman" w:hAnsi="Times New Roman" w:cs="Times New Roman"/>
          <w:sz w:val="24"/>
          <w:szCs w:val="24"/>
          <w:lang w:val="en-US"/>
        </w:rPr>
        <w:t>version 1.1-31</w:t>
      </w:r>
      <w:r w:rsidR="00962565">
        <w:rPr>
          <w:rFonts w:ascii="Times New Roman" w:hAnsi="Times New Roman" w:cs="Times New Roman"/>
          <w:sz w:val="24"/>
          <w:szCs w:val="24"/>
          <w:lang w:val="en-US"/>
        </w:rPr>
        <w:t xml:space="preserve"> (Bates </w:t>
      </w:r>
      <w:r w:rsidR="00962565">
        <w:rPr>
          <w:rFonts w:ascii="Times New Roman" w:hAnsi="Times New Roman" w:cs="Times New Roman"/>
          <w:i/>
          <w:iCs/>
          <w:sz w:val="24"/>
          <w:szCs w:val="24"/>
          <w:lang w:val="en-US"/>
        </w:rPr>
        <w:t>et al.</w:t>
      </w:r>
      <w:r w:rsidR="00962565" w:rsidRPr="00962565">
        <w:rPr>
          <w:rFonts w:ascii="Times New Roman" w:hAnsi="Times New Roman" w:cs="Times New Roman"/>
          <w:sz w:val="24"/>
          <w:szCs w:val="24"/>
          <w:lang w:val="en-US"/>
        </w:rPr>
        <w:t xml:space="preserve"> 2022</w:t>
      </w:r>
      <w:r w:rsidR="00962565">
        <w:rPr>
          <w:rFonts w:ascii="Times New Roman" w:hAnsi="Times New Roman" w:cs="Times New Roman"/>
          <w:sz w:val="24"/>
          <w:szCs w:val="24"/>
          <w:lang w:val="en-US"/>
        </w:rPr>
        <w:t>)</w:t>
      </w:r>
      <w:r w:rsidR="00962565">
        <w:rPr>
          <w:rFonts w:ascii="Times New Roman" w:hAnsi="Times New Roman" w:cs="Times New Roman"/>
          <w:sz w:val="24"/>
          <w:szCs w:val="24"/>
        </w:rPr>
        <w:t>;</w:t>
      </w:r>
      <w:r w:rsidR="00B512F8">
        <w:rPr>
          <w:rFonts w:ascii="Times New Roman" w:hAnsi="Times New Roman" w:cs="Times New Roman"/>
          <w:sz w:val="24"/>
          <w:szCs w:val="24"/>
        </w:rPr>
        <w:t xml:space="preserve"> these </w:t>
      </w:r>
      <w:r w:rsidR="00B512F8">
        <w:rPr>
          <w:rFonts w:ascii="Times New Roman" w:hAnsi="Times New Roman" w:cs="Times New Roman"/>
          <w:sz w:val="24"/>
          <w:szCs w:val="24"/>
          <w:lang w:val="en-US"/>
        </w:rPr>
        <w:t>models</w:t>
      </w:r>
      <w:r w:rsidR="00B512F8">
        <w:rPr>
          <w:rFonts w:ascii="Times New Roman" w:hAnsi="Times New Roman" w:cs="Times New Roman"/>
          <w:sz w:val="24"/>
          <w:szCs w:val="24"/>
        </w:rPr>
        <w:t xml:space="preserve"> are described in greater detail in Appendix S1, </w:t>
      </w:r>
      <w:r w:rsidR="00D42050">
        <w:rPr>
          <w:rFonts w:ascii="Times New Roman" w:hAnsi="Times New Roman" w:cs="Times New Roman"/>
          <w:sz w:val="24"/>
          <w:szCs w:val="24"/>
        </w:rPr>
        <w:t xml:space="preserve">with </w:t>
      </w:r>
      <w:r w:rsidR="00962565">
        <w:rPr>
          <w:rFonts w:ascii="Times New Roman" w:hAnsi="Times New Roman" w:cs="Times New Roman"/>
          <w:sz w:val="24"/>
          <w:szCs w:val="24"/>
        </w:rPr>
        <w:t>parameter estimates in Appendix S1, Table S1. For most of these models, a</w:t>
      </w:r>
      <w:r w:rsidR="00F46AE3">
        <w:rPr>
          <w:rFonts w:ascii="Times New Roman" w:hAnsi="Times New Roman" w:cs="Times New Roman"/>
          <w:sz w:val="24"/>
          <w:szCs w:val="24"/>
        </w:rPr>
        <w:t xml:space="preserve"> plot-averaged </w:t>
      </w:r>
      <w:r w:rsidR="00962565">
        <w:rPr>
          <w:rFonts w:ascii="Times New Roman" w:hAnsi="Times New Roman" w:cs="Times New Roman"/>
          <w:sz w:val="24"/>
          <w:szCs w:val="24"/>
        </w:rPr>
        <w:t xml:space="preserve">Gaussian response was </w:t>
      </w:r>
      <w:r w:rsidR="00F83E34">
        <w:rPr>
          <w:rFonts w:ascii="Times New Roman" w:hAnsi="Times New Roman" w:cs="Times New Roman"/>
          <w:sz w:val="24"/>
          <w:szCs w:val="24"/>
        </w:rPr>
        <w:t>fit using</w:t>
      </w:r>
      <w:r w:rsidR="00962565">
        <w:rPr>
          <w:rFonts w:ascii="Times New Roman" w:hAnsi="Times New Roman" w:cs="Times New Roman"/>
          <w:sz w:val="24"/>
          <w:szCs w:val="24"/>
        </w:rPr>
        <w:t xml:space="preserve"> warming treatment and rosette size as fixed effects</w:t>
      </w:r>
      <w:r w:rsidR="00D42050">
        <w:rPr>
          <w:rFonts w:ascii="Times New Roman" w:hAnsi="Times New Roman" w:cs="Times New Roman"/>
          <w:sz w:val="24"/>
          <w:szCs w:val="24"/>
        </w:rPr>
        <w:t xml:space="preserve"> (including an interaction between the two)</w:t>
      </w:r>
      <w:r w:rsidR="00962565">
        <w:rPr>
          <w:rFonts w:ascii="Times New Roman" w:hAnsi="Times New Roman" w:cs="Times New Roman"/>
          <w:sz w:val="24"/>
          <w:szCs w:val="24"/>
        </w:rPr>
        <w:t xml:space="preserve"> and experimental block as a random effect.</w:t>
      </w:r>
      <w:r w:rsidR="006A6D70">
        <w:rPr>
          <w:rFonts w:ascii="Times New Roman" w:hAnsi="Times New Roman" w:cs="Times New Roman"/>
          <w:sz w:val="24"/>
          <w:szCs w:val="24"/>
        </w:rPr>
        <w:t xml:space="preserve"> </w:t>
      </w:r>
      <w:r w:rsidR="002D2395">
        <w:rPr>
          <w:rFonts w:ascii="Times New Roman" w:hAnsi="Times New Roman" w:cs="Times New Roman"/>
          <w:sz w:val="24"/>
          <w:szCs w:val="24"/>
        </w:rPr>
        <w:t>M</w:t>
      </w:r>
      <w:r w:rsidR="00962565" w:rsidRPr="00485FA9">
        <w:rPr>
          <w:rFonts w:ascii="Times New Roman" w:hAnsi="Times New Roman" w:cs="Times New Roman"/>
          <w:sz w:val="24"/>
          <w:szCs w:val="24"/>
        </w:rPr>
        <w:t>odel selection was</w:t>
      </w:r>
      <w:r w:rsidR="006A6D70">
        <w:rPr>
          <w:rFonts w:ascii="Times New Roman" w:hAnsi="Times New Roman" w:cs="Times New Roman"/>
          <w:sz w:val="24"/>
          <w:szCs w:val="24"/>
        </w:rPr>
        <w:t xml:space="preserve"> then</w:t>
      </w:r>
      <w:r w:rsidR="00962565" w:rsidRPr="00485FA9">
        <w:rPr>
          <w:rFonts w:ascii="Times New Roman" w:hAnsi="Times New Roman" w:cs="Times New Roman"/>
          <w:sz w:val="24"/>
          <w:szCs w:val="24"/>
        </w:rPr>
        <w:t xml:space="preserve"> performed</w:t>
      </w:r>
      <w:r w:rsidR="002D2395">
        <w:rPr>
          <w:rFonts w:ascii="Times New Roman" w:hAnsi="Times New Roman" w:cs="Times New Roman"/>
          <w:sz w:val="24"/>
          <w:szCs w:val="24"/>
        </w:rPr>
        <w:t xml:space="preserve"> for each model</w:t>
      </w:r>
      <w:r w:rsidR="00962565" w:rsidRPr="00485FA9">
        <w:rPr>
          <w:rFonts w:ascii="Times New Roman" w:hAnsi="Times New Roman" w:cs="Times New Roman"/>
          <w:sz w:val="24"/>
          <w:szCs w:val="24"/>
        </w:rPr>
        <w:t xml:space="preserve"> </w:t>
      </w:r>
      <w:r w:rsidR="00E3461B">
        <w:rPr>
          <w:rFonts w:ascii="Times New Roman" w:hAnsi="Times New Roman" w:cs="Times New Roman"/>
          <w:sz w:val="24"/>
          <w:szCs w:val="24"/>
        </w:rPr>
        <w:t>by</w:t>
      </w:r>
      <w:r w:rsidR="00F47AE2">
        <w:rPr>
          <w:rFonts w:ascii="Times New Roman" w:hAnsi="Times New Roman" w:cs="Times New Roman"/>
          <w:sz w:val="24"/>
          <w:szCs w:val="24"/>
        </w:rPr>
        <w:t xml:space="preserve"> removing terms to</w:t>
      </w:r>
      <w:r w:rsidR="00E3461B">
        <w:rPr>
          <w:rFonts w:ascii="Times New Roman" w:hAnsi="Times New Roman" w:cs="Times New Roman"/>
          <w:sz w:val="24"/>
          <w:szCs w:val="24"/>
        </w:rPr>
        <w:t xml:space="preserve"> minimis</w:t>
      </w:r>
      <w:r w:rsidR="00F47AE2">
        <w:rPr>
          <w:rFonts w:ascii="Times New Roman" w:hAnsi="Times New Roman" w:cs="Times New Roman"/>
          <w:sz w:val="24"/>
          <w:szCs w:val="24"/>
        </w:rPr>
        <w:t>e</w:t>
      </w:r>
      <w:r w:rsidR="00962565" w:rsidRPr="00485FA9">
        <w:rPr>
          <w:rFonts w:ascii="Times New Roman" w:hAnsi="Times New Roman" w:cs="Times New Roman"/>
          <w:sz w:val="24"/>
          <w:szCs w:val="24"/>
        </w:rPr>
        <w:t xml:space="preserve"> Akaike’s information criterion (AIC).</w:t>
      </w:r>
      <w:r w:rsidR="00F47AE2">
        <w:rPr>
          <w:rFonts w:ascii="Times New Roman" w:hAnsi="Times New Roman" w:cs="Times New Roman"/>
          <w:sz w:val="24"/>
          <w:szCs w:val="24"/>
        </w:rPr>
        <w:t xml:space="preserve"> </w:t>
      </w:r>
      <w:r w:rsidR="00E75202">
        <w:rPr>
          <w:rFonts w:ascii="Times New Roman" w:hAnsi="Times New Roman" w:cs="Times New Roman"/>
          <w:sz w:val="24"/>
          <w:szCs w:val="24"/>
        </w:rPr>
        <w:t>These</w:t>
      </w:r>
      <w:r w:rsidR="002D2395">
        <w:rPr>
          <w:rFonts w:ascii="Times New Roman" w:hAnsi="Times New Roman" w:cs="Times New Roman"/>
          <w:sz w:val="24"/>
          <w:szCs w:val="24"/>
        </w:rPr>
        <w:t xml:space="preserve"> models</w:t>
      </w:r>
      <w:r w:rsidR="00F47AE2">
        <w:rPr>
          <w:rFonts w:ascii="Times New Roman" w:hAnsi="Times New Roman" w:cs="Times New Roman"/>
          <w:sz w:val="24"/>
          <w:szCs w:val="24"/>
        </w:rPr>
        <w:t>,</w:t>
      </w:r>
      <w:r w:rsidR="0025381A">
        <w:rPr>
          <w:rFonts w:ascii="Times New Roman" w:hAnsi="Times New Roman" w:cs="Times New Roman"/>
          <w:sz w:val="24"/>
          <w:szCs w:val="24"/>
        </w:rPr>
        <w:t xml:space="preserve"> </w:t>
      </w:r>
      <w:r w:rsidR="00F47AE2">
        <w:rPr>
          <w:rFonts w:ascii="Times New Roman" w:hAnsi="Times New Roman" w:cs="Times New Roman"/>
          <w:sz w:val="24"/>
          <w:szCs w:val="24"/>
        </w:rPr>
        <w:t>w</w:t>
      </w:r>
      <w:r w:rsidR="0025381A">
        <w:rPr>
          <w:rFonts w:ascii="Times New Roman" w:hAnsi="Times New Roman" w:cs="Times New Roman"/>
          <w:sz w:val="24"/>
          <w:szCs w:val="24"/>
        </w:rPr>
        <w:t xml:space="preserve">hen used in </w:t>
      </w:r>
      <w:r w:rsidR="00B83832">
        <w:rPr>
          <w:rFonts w:ascii="Times New Roman" w:hAnsi="Times New Roman" w:cs="Times New Roman"/>
          <w:sz w:val="24"/>
          <w:szCs w:val="24"/>
        </w:rPr>
        <w:t>spread rate</w:t>
      </w:r>
      <w:r w:rsidR="0025381A">
        <w:rPr>
          <w:rFonts w:ascii="Times New Roman" w:hAnsi="Times New Roman" w:cs="Times New Roman"/>
          <w:sz w:val="24"/>
          <w:szCs w:val="24"/>
        </w:rPr>
        <w:t xml:space="preserve"> simulations</w:t>
      </w:r>
      <w:r w:rsidR="00F47AE2">
        <w:rPr>
          <w:rFonts w:ascii="Times New Roman" w:hAnsi="Times New Roman" w:cs="Times New Roman"/>
          <w:sz w:val="24"/>
          <w:szCs w:val="24"/>
        </w:rPr>
        <w:t>,</w:t>
      </w:r>
      <w:r w:rsidR="0025381A">
        <w:rPr>
          <w:rFonts w:ascii="Times New Roman" w:hAnsi="Times New Roman" w:cs="Times New Roman"/>
          <w:sz w:val="24"/>
          <w:szCs w:val="24"/>
        </w:rPr>
        <w:t xml:space="preserve"> had both deterministic and stochastic components; the former consisted of the model intercept and fixed effects (where applicable), and the latter of a normally distributed term with a mean of zero and standard deviation derived from model errors. </w:t>
      </w:r>
      <w:r w:rsidR="00CA267E">
        <w:rPr>
          <w:rFonts w:ascii="Times New Roman" w:hAnsi="Times New Roman" w:cs="Times New Roman"/>
          <w:sz w:val="24"/>
          <w:szCs w:val="24"/>
        </w:rPr>
        <w:t>Such</w:t>
      </w:r>
      <w:r w:rsidR="0025381A">
        <w:rPr>
          <w:rFonts w:ascii="Times New Roman" w:hAnsi="Times New Roman" w:cs="Times New Roman"/>
          <w:sz w:val="24"/>
          <w:szCs w:val="24"/>
        </w:rPr>
        <w:t xml:space="preserve"> stochastic term</w:t>
      </w:r>
      <w:r w:rsidR="00CA267E">
        <w:rPr>
          <w:rFonts w:ascii="Times New Roman" w:hAnsi="Times New Roman" w:cs="Times New Roman"/>
          <w:sz w:val="24"/>
          <w:szCs w:val="24"/>
        </w:rPr>
        <w:t>s</w:t>
      </w:r>
      <w:r w:rsidR="0025381A">
        <w:rPr>
          <w:rFonts w:ascii="Times New Roman" w:hAnsi="Times New Roman" w:cs="Times New Roman"/>
          <w:sz w:val="24"/>
          <w:szCs w:val="24"/>
        </w:rPr>
        <w:t xml:space="preserve"> allow</w:t>
      </w:r>
      <w:r w:rsidR="00F47AE2">
        <w:rPr>
          <w:rFonts w:ascii="Times New Roman" w:hAnsi="Times New Roman" w:cs="Times New Roman"/>
          <w:sz w:val="24"/>
          <w:szCs w:val="24"/>
        </w:rPr>
        <w:t>ed</w:t>
      </w:r>
      <w:r w:rsidR="0025381A">
        <w:rPr>
          <w:rFonts w:ascii="Times New Roman" w:hAnsi="Times New Roman" w:cs="Times New Roman"/>
          <w:sz w:val="24"/>
          <w:szCs w:val="24"/>
        </w:rPr>
        <w:t xml:space="preserve"> </w:t>
      </w:r>
      <w:r w:rsidR="000255A9">
        <w:rPr>
          <w:rFonts w:ascii="Times New Roman" w:hAnsi="Times New Roman" w:cs="Times New Roman"/>
          <w:sz w:val="24"/>
          <w:szCs w:val="24"/>
        </w:rPr>
        <w:t>us to</w:t>
      </w:r>
      <w:r w:rsidR="00CA267E">
        <w:rPr>
          <w:rFonts w:ascii="Times New Roman" w:hAnsi="Times New Roman" w:cs="Times New Roman"/>
          <w:sz w:val="24"/>
          <w:szCs w:val="24"/>
        </w:rPr>
        <w:t xml:space="preserve"> better</w:t>
      </w:r>
      <w:r w:rsidR="000255A9">
        <w:rPr>
          <w:rFonts w:ascii="Times New Roman" w:hAnsi="Times New Roman" w:cs="Times New Roman"/>
          <w:sz w:val="24"/>
          <w:szCs w:val="24"/>
        </w:rPr>
        <w:t xml:space="preserve"> capture</w:t>
      </w:r>
      <w:r w:rsidR="0025381A">
        <w:rPr>
          <w:rFonts w:ascii="Times New Roman" w:hAnsi="Times New Roman" w:cs="Times New Roman"/>
          <w:sz w:val="24"/>
          <w:szCs w:val="24"/>
        </w:rPr>
        <w:t xml:space="preserve"> demographic variation</w:t>
      </w:r>
      <w:r w:rsidR="000255A9">
        <w:rPr>
          <w:rFonts w:ascii="Times New Roman" w:hAnsi="Times New Roman" w:cs="Times New Roman"/>
          <w:sz w:val="24"/>
          <w:szCs w:val="24"/>
        </w:rPr>
        <w:t xml:space="preserve"> within our simulations</w:t>
      </w:r>
      <w:r w:rsidR="00CA267E">
        <w:rPr>
          <w:rFonts w:ascii="Times New Roman" w:hAnsi="Times New Roman" w:cs="Times New Roman"/>
          <w:sz w:val="24"/>
          <w:szCs w:val="24"/>
        </w:rPr>
        <w:t>.</w:t>
      </w:r>
      <w:r w:rsidR="00264E3D">
        <w:rPr>
          <w:rFonts w:ascii="Times New Roman" w:hAnsi="Times New Roman" w:cs="Times New Roman"/>
          <w:sz w:val="24"/>
          <w:szCs w:val="24"/>
        </w:rPr>
        <w:t xml:space="preserve"> </w:t>
      </w:r>
      <w:r w:rsidR="00BD6B5B">
        <w:rPr>
          <w:rFonts w:ascii="Times New Roman" w:hAnsi="Times New Roman" w:cs="Times New Roman"/>
          <w:sz w:val="24"/>
          <w:szCs w:val="24"/>
        </w:rPr>
        <w:t>P</w:t>
      </w:r>
      <w:r w:rsidR="00264E3D">
        <w:rPr>
          <w:rFonts w:ascii="Times New Roman" w:hAnsi="Times New Roman" w:cs="Times New Roman"/>
          <w:sz w:val="24"/>
          <w:szCs w:val="24"/>
        </w:rPr>
        <w:t>ost-establishment survival and bolting/flowering rates were estimated as flat rates</w:t>
      </w:r>
      <w:r w:rsidR="00F46AE3">
        <w:rPr>
          <w:rFonts w:ascii="Times New Roman" w:hAnsi="Times New Roman" w:cs="Times New Roman"/>
          <w:sz w:val="24"/>
          <w:szCs w:val="24"/>
        </w:rPr>
        <w:t xml:space="preserve"> since</w:t>
      </w:r>
      <w:r w:rsidR="00C65E07">
        <w:rPr>
          <w:rFonts w:ascii="Times New Roman" w:hAnsi="Times New Roman" w:cs="Times New Roman"/>
          <w:sz w:val="24"/>
          <w:szCs w:val="24"/>
        </w:rPr>
        <w:t xml:space="preserve"> almost all individuals survived and flowered</w:t>
      </w:r>
      <w:r w:rsidR="00F46AE3">
        <w:rPr>
          <w:rFonts w:ascii="Times New Roman" w:hAnsi="Times New Roman" w:cs="Times New Roman"/>
          <w:sz w:val="24"/>
          <w:szCs w:val="24"/>
        </w:rPr>
        <w:t>, reaching senescence at the end of the following summer</w:t>
      </w:r>
      <w:r w:rsidR="00C65E07">
        <w:rPr>
          <w:rFonts w:ascii="Times New Roman" w:hAnsi="Times New Roman" w:cs="Times New Roman"/>
          <w:sz w:val="24"/>
          <w:szCs w:val="24"/>
        </w:rPr>
        <w:t>. Other parameters such as</w:t>
      </w:r>
      <w:r w:rsidR="00264E3D">
        <w:rPr>
          <w:rFonts w:ascii="Times New Roman" w:hAnsi="Times New Roman" w:cs="Times New Roman"/>
          <w:sz w:val="24"/>
          <w:szCs w:val="24"/>
        </w:rPr>
        <w:t xml:space="preserve"> </w:t>
      </w:r>
      <w:r w:rsidR="00585BE9">
        <w:rPr>
          <w:rFonts w:ascii="Times New Roman" w:hAnsi="Times New Roman" w:cs="Times New Roman"/>
          <w:sz w:val="24"/>
          <w:szCs w:val="24"/>
        </w:rPr>
        <w:t xml:space="preserve">viable </w:t>
      </w:r>
      <w:r w:rsidR="00C65E07">
        <w:rPr>
          <w:rFonts w:ascii="Times New Roman" w:hAnsi="Times New Roman" w:cs="Times New Roman"/>
          <w:sz w:val="24"/>
          <w:szCs w:val="24"/>
        </w:rPr>
        <w:t xml:space="preserve">seed production per flower head, establishment from </w:t>
      </w:r>
      <w:r w:rsidR="00585BE9">
        <w:rPr>
          <w:rFonts w:ascii="Times New Roman" w:hAnsi="Times New Roman" w:cs="Times New Roman"/>
          <w:sz w:val="24"/>
          <w:szCs w:val="24"/>
        </w:rPr>
        <w:t>seed</w:t>
      </w:r>
      <w:r w:rsidR="00C65E07">
        <w:rPr>
          <w:rFonts w:ascii="Times New Roman" w:hAnsi="Times New Roman" w:cs="Times New Roman"/>
          <w:sz w:val="24"/>
          <w:szCs w:val="24"/>
        </w:rPr>
        <w:t xml:space="preserve">, seed survival in the seed bank, and entry into the seed bank were also </w:t>
      </w:r>
      <w:proofErr w:type="spellStart"/>
      <w:r w:rsidR="00C65E07">
        <w:rPr>
          <w:rFonts w:ascii="Times New Roman" w:hAnsi="Times New Roman" w:cs="Times New Roman"/>
          <w:sz w:val="24"/>
          <w:szCs w:val="24"/>
        </w:rPr>
        <w:t>modeled</w:t>
      </w:r>
      <w:proofErr w:type="spellEnd"/>
      <w:r w:rsidR="00C65E07">
        <w:rPr>
          <w:rFonts w:ascii="Times New Roman" w:hAnsi="Times New Roman" w:cs="Times New Roman"/>
          <w:sz w:val="24"/>
          <w:szCs w:val="24"/>
        </w:rPr>
        <w:t xml:space="preserve"> as flat rates, </w:t>
      </w:r>
      <w:r w:rsidR="00585BE9">
        <w:rPr>
          <w:rFonts w:ascii="Times New Roman" w:hAnsi="Times New Roman" w:cs="Times New Roman"/>
          <w:sz w:val="24"/>
          <w:szCs w:val="24"/>
        </w:rPr>
        <w:t>with most</w:t>
      </w:r>
      <w:r w:rsidR="00C65E07">
        <w:rPr>
          <w:rFonts w:ascii="Times New Roman" w:hAnsi="Times New Roman" w:cs="Times New Roman"/>
          <w:sz w:val="24"/>
          <w:szCs w:val="24"/>
        </w:rPr>
        <w:t xml:space="preserve"> expressed stochastically. </w:t>
      </w:r>
      <w:r w:rsidR="00551735">
        <w:rPr>
          <w:rFonts w:ascii="Times New Roman" w:hAnsi="Times New Roman" w:cs="Times New Roman"/>
          <w:color w:val="222222"/>
          <w:sz w:val="24"/>
          <w:szCs w:val="24"/>
          <w:shd w:val="clear" w:color="auto" w:fill="FFFFFF"/>
        </w:rPr>
        <w:t xml:space="preserve">These parameters, </w:t>
      </w:r>
      <w:r w:rsidR="00C65E07">
        <w:rPr>
          <w:rFonts w:ascii="Times New Roman" w:hAnsi="Times New Roman" w:cs="Times New Roman"/>
          <w:color w:val="222222"/>
          <w:sz w:val="24"/>
          <w:szCs w:val="24"/>
          <w:shd w:val="clear" w:color="auto" w:fill="FFFFFF"/>
        </w:rPr>
        <w:t xml:space="preserve">sourced from Zhang </w:t>
      </w:r>
      <w:r w:rsidR="00C65E07">
        <w:rPr>
          <w:rFonts w:ascii="Times New Roman" w:hAnsi="Times New Roman" w:cs="Times New Roman"/>
          <w:i/>
          <w:iCs/>
          <w:color w:val="222222"/>
          <w:sz w:val="24"/>
          <w:szCs w:val="24"/>
          <w:shd w:val="clear" w:color="auto" w:fill="FFFFFF"/>
        </w:rPr>
        <w:t>et al</w:t>
      </w:r>
      <w:r w:rsidR="00C65E07">
        <w:rPr>
          <w:rFonts w:ascii="Times New Roman" w:hAnsi="Times New Roman" w:cs="Times New Roman"/>
          <w:color w:val="222222"/>
          <w:sz w:val="24"/>
          <w:szCs w:val="24"/>
          <w:shd w:val="clear" w:color="auto" w:fill="FFFFFF"/>
        </w:rPr>
        <w:t>. (2011</w:t>
      </w:r>
      <w:r w:rsidR="00551735">
        <w:rPr>
          <w:rFonts w:ascii="Times New Roman" w:hAnsi="Times New Roman" w:cs="Times New Roman"/>
          <w:color w:val="222222"/>
          <w:sz w:val="24"/>
          <w:szCs w:val="24"/>
          <w:shd w:val="clear" w:color="auto" w:fill="FFFFFF"/>
        </w:rPr>
        <w:t>), are discussed in greater detail</w:t>
      </w:r>
      <w:r w:rsidR="00C65E07">
        <w:rPr>
          <w:rFonts w:ascii="Times New Roman" w:hAnsi="Times New Roman" w:cs="Times New Roman"/>
          <w:color w:val="222222"/>
          <w:sz w:val="24"/>
          <w:szCs w:val="24"/>
          <w:shd w:val="clear" w:color="auto" w:fill="FFFFFF"/>
        </w:rPr>
        <w:t xml:space="preserve"> in Appendix S1.</w:t>
      </w:r>
      <w:r w:rsidR="00C65E07">
        <w:rPr>
          <w:rFonts w:ascii="Times New Roman" w:hAnsi="Times New Roman" w:cs="Times New Roman"/>
          <w:sz w:val="24"/>
          <w:szCs w:val="24"/>
        </w:rPr>
        <w:t xml:space="preserve"> </w:t>
      </w:r>
    </w:p>
    <w:p w14:paraId="4567E2E7" w14:textId="2E5110AB" w:rsidR="001317F8" w:rsidRPr="004174DB" w:rsidRDefault="001317F8" w:rsidP="004C2241">
      <w:pPr>
        <w:spacing w:after="0" w:line="480" w:lineRule="auto"/>
        <w:rPr>
          <w:rFonts w:ascii="Times New Roman" w:hAnsi="Times New Roman" w:cs="Times New Roman"/>
          <w:b/>
          <w:bCs/>
          <w:i/>
          <w:iCs/>
          <w:sz w:val="24"/>
          <w:szCs w:val="24"/>
        </w:rPr>
      </w:pPr>
      <w:commentRangeStart w:id="371"/>
      <w:r w:rsidRPr="004174DB">
        <w:rPr>
          <w:rFonts w:ascii="Times New Roman" w:hAnsi="Times New Roman" w:cs="Times New Roman"/>
          <w:b/>
          <w:bCs/>
          <w:i/>
          <w:iCs/>
          <w:sz w:val="24"/>
          <w:szCs w:val="24"/>
        </w:rPr>
        <w:t>Dispersal</w:t>
      </w:r>
      <w:r w:rsidR="00CC0BE4" w:rsidRPr="004174DB">
        <w:rPr>
          <w:rFonts w:ascii="Times New Roman" w:hAnsi="Times New Roman" w:cs="Times New Roman"/>
          <w:b/>
          <w:bCs/>
          <w:i/>
          <w:iCs/>
          <w:sz w:val="24"/>
          <w:szCs w:val="24"/>
        </w:rPr>
        <w:t xml:space="preserve"> data and</w:t>
      </w:r>
      <w:r w:rsidRPr="004174DB">
        <w:rPr>
          <w:rFonts w:ascii="Times New Roman" w:hAnsi="Times New Roman" w:cs="Times New Roman"/>
          <w:b/>
          <w:bCs/>
          <w:i/>
          <w:iCs/>
          <w:sz w:val="24"/>
          <w:szCs w:val="24"/>
        </w:rPr>
        <w:t xml:space="preserve"> models</w:t>
      </w:r>
    </w:p>
    <w:p w14:paraId="3D78938E" w14:textId="7250ED74" w:rsidR="001317F8" w:rsidRPr="004174DB" w:rsidRDefault="00BC4231"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Only a proportion of seeds within each flower head were released for wind dispersal (</w:t>
      </w:r>
      <w:r w:rsidRPr="009B5233">
        <w:rPr>
          <w:rFonts w:ascii="Times New Roman" w:hAnsi="Times New Roman" w:cs="Times New Roman"/>
          <w:sz w:val="24"/>
          <w:szCs w:val="24"/>
        </w:rPr>
        <w:t xml:space="preserve">Teller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2016</w:t>
      </w:r>
      <w:r>
        <w:rPr>
          <w:rFonts w:ascii="Times New Roman" w:hAnsi="Times New Roman" w:cs="Times New Roman"/>
          <w:sz w:val="24"/>
          <w:szCs w:val="24"/>
        </w:rPr>
        <w:t xml:space="preserve">); seeds not released </w:t>
      </w:r>
      <w:r w:rsidRPr="00755FFD">
        <w:rPr>
          <w:rFonts w:ascii="Times New Roman" w:hAnsi="Times New Roman" w:cs="Times New Roman"/>
          <w:sz w:val="24"/>
          <w:szCs w:val="24"/>
        </w:rPr>
        <w:t>were assumed to travel zero distance</w:t>
      </w:r>
      <w:r>
        <w:rPr>
          <w:rFonts w:ascii="Times New Roman" w:hAnsi="Times New Roman" w:cs="Times New Roman"/>
          <w:sz w:val="24"/>
          <w:szCs w:val="24"/>
        </w:rPr>
        <w:t xml:space="preserve">, </w:t>
      </w:r>
      <w:r w:rsidRPr="00755FFD">
        <w:rPr>
          <w:rFonts w:ascii="Times New Roman" w:hAnsi="Times New Roman" w:cs="Times New Roman"/>
          <w:sz w:val="24"/>
          <w:szCs w:val="24"/>
        </w:rPr>
        <w:t xml:space="preserve">representing </w:t>
      </w:r>
      <w:r w:rsidR="00574C67">
        <w:rPr>
          <w:rFonts w:ascii="Times New Roman" w:hAnsi="Times New Roman" w:cs="Times New Roman"/>
          <w:sz w:val="24"/>
          <w:szCs w:val="24"/>
        </w:rPr>
        <w:t xml:space="preserve">peduncle decay </w:t>
      </w:r>
      <w:r w:rsidR="00574C67">
        <w:rPr>
          <w:rFonts w:ascii="Times New Roman" w:hAnsi="Times New Roman" w:cs="Times New Roman"/>
          <w:sz w:val="24"/>
          <w:szCs w:val="24"/>
        </w:rPr>
        <w:lastRenderedPageBreak/>
        <w:t xml:space="preserve">such that </w:t>
      </w:r>
      <w:r w:rsidR="00C517C3">
        <w:rPr>
          <w:rFonts w:ascii="Times New Roman" w:hAnsi="Times New Roman" w:cs="Times New Roman"/>
          <w:sz w:val="24"/>
          <w:szCs w:val="24"/>
        </w:rPr>
        <w:t xml:space="preserve">flower heads </w:t>
      </w:r>
      <w:r w:rsidR="00574C67">
        <w:rPr>
          <w:rFonts w:ascii="Times New Roman" w:hAnsi="Times New Roman" w:cs="Times New Roman"/>
          <w:sz w:val="24"/>
          <w:szCs w:val="24"/>
        </w:rPr>
        <w:t>drop to the ground</w:t>
      </w:r>
      <w:r w:rsidRPr="00755FFD">
        <w:rPr>
          <w:rFonts w:ascii="Times New Roman" w:hAnsi="Times New Roman" w:cs="Times New Roman"/>
          <w:sz w:val="24"/>
          <w:szCs w:val="24"/>
        </w:rPr>
        <w:t xml:space="preserve"> with remaining seeds intact</w:t>
      </w:r>
      <w:r>
        <w:rPr>
          <w:rFonts w:ascii="Times New Roman" w:hAnsi="Times New Roman" w:cs="Times New Roman"/>
          <w:sz w:val="24"/>
          <w:szCs w:val="24"/>
        </w:rPr>
        <w:t>.</w:t>
      </w:r>
      <w:r w:rsidRPr="004174DB">
        <w:rPr>
          <w:rFonts w:ascii="Times New Roman" w:hAnsi="Times New Roman" w:cs="Times New Roman"/>
          <w:sz w:val="24"/>
          <w:szCs w:val="24"/>
        </w:rPr>
        <w:t xml:space="preserve"> </w:t>
      </w:r>
      <w:r>
        <w:rPr>
          <w:rFonts w:ascii="Times New Roman" w:hAnsi="Times New Roman" w:cs="Times New Roman"/>
          <w:sz w:val="24"/>
          <w:szCs w:val="24"/>
        </w:rPr>
        <w:t xml:space="preserve">For the seeds that were released, </w:t>
      </w:r>
      <w:r w:rsidR="002C1AAB" w:rsidRPr="004174DB">
        <w:rPr>
          <w:rFonts w:ascii="Times New Roman" w:hAnsi="Times New Roman" w:cs="Times New Roman"/>
          <w:sz w:val="24"/>
          <w:szCs w:val="24"/>
        </w:rPr>
        <w:t>wind dispersal events were</w:t>
      </w:r>
      <w:r w:rsidR="001317F8" w:rsidRPr="004174DB">
        <w:rPr>
          <w:rFonts w:ascii="Times New Roman" w:hAnsi="Times New Roman" w:cs="Times New Roman"/>
          <w:sz w:val="24"/>
          <w:szCs w:val="24"/>
        </w:rPr>
        <w:t xml:space="preserve"> </w:t>
      </w:r>
      <w:proofErr w:type="spellStart"/>
      <w:r w:rsidR="001317F8" w:rsidRPr="004174DB">
        <w:rPr>
          <w:rFonts w:ascii="Times New Roman" w:hAnsi="Times New Roman" w:cs="Times New Roman"/>
          <w:sz w:val="24"/>
          <w:szCs w:val="24"/>
        </w:rPr>
        <w:t>modeled</w:t>
      </w:r>
      <w:proofErr w:type="spellEnd"/>
      <w:r w:rsidR="001317F8" w:rsidRPr="004174DB">
        <w:rPr>
          <w:rFonts w:ascii="Times New Roman" w:hAnsi="Times New Roman" w:cs="Times New Roman"/>
          <w:sz w:val="24"/>
          <w:szCs w:val="24"/>
        </w:rPr>
        <w:t xml:space="preserve"> using the Wald analytical long-distance dispersal (WALD) model</w:t>
      </w:r>
      <w:r w:rsidR="002C1AAB" w:rsidRPr="004174DB">
        <w:rPr>
          <w:rFonts w:ascii="Times New Roman" w:hAnsi="Times New Roman" w:cs="Times New Roman"/>
          <w:sz w:val="24"/>
          <w:szCs w:val="24"/>
        </w:rPr>
        <w:t>,</w:t>
      </w:r>
      <w:r w:rsidR="001317F8" w:rsidRPr="004174DB">
        <w:rPr>
          <w:rFonts w:ascii="Times New Roman" w:hAnsi="Times New Roman" w:cs="Times New Roman"/>
          <w:sz w:val="24"/>
          <w:szCs w:val="24"/>
        </w:rPr>
        <w:t xml:space="preserve"> </w:t>
      </w:r>
      <w:r w:rsidR="002C1AAB" w:rsidRPr="004174DB">
        <w:rPr>
          <w:rFonts w:ascii="Times New Roman" w:hAnsi="Times New Roman" w:cs="Times New Roman"/>
          <w:sz w:val="24"/>
          <w:szCs w:val="24"/>
        </w:rPr>
        <w:t>a</w:t>
      </w:r>
      <w:r w:rsidR="001317F8" w:rsidRPr="004174DB">
        <w:rPr>
          <w:rFonts w:ascii="Times New Roman" w:hAnsi="Times New Roman" w:cs="Times New Roman"/>
          <w:sz w:val="24"/>
          <w:szCs w:val="24"/>
        </w:rPr>
        <w:t xml:space="preserve"> mechanistic</w:t>
      </w:r>
      <w:r w:rsidR="002C1AAB" w:rsidRPr="004174DB">
        <w:rPr>
          <w:rFonts w:ascii="Times New Roman" w:hAnsi="Times New Roman" w:cs="Times New Roman"/>
          <w:sz w:val="24"/>
          <w:szCs w:val="24"/>
        </w:rPr>
        <w:t xml:space="preserve"> fluid dynamics</w:t>
      </w:r>
      <w:r w:rsidR="001317F8" w:rsidRPr="004174DB">
        <w:rPr>
          <w:rFonts w:ascii="Times New Roman" w:hAnsi="Times New Roman" w:cs="Times New Roman"/>
          <w:sz w:val="24"/>
          <w:szCs w:val="24"/>
        </w:rPr>
        <w:t xml:space="preserve"> model</w:t>
      </w:r>
      <w:r w:rsidR="002C1AAB" w:rsidRPr="004174DB">
        <w:rPr>
          <w:rFonts w:ascii="Times New Roman" w:hAnsi="Times New Roman" w:cs="Times New Roman"/>
          <w:sz w:val="24"/>
          <w:szCs w:val="24"/>
        </w:rPr>
        <w:t xml:space="preserve"> that uses </w:t>
      </w:r>
      <w:r w:rsidR="005F2F44">
        <w:rPr>
          <w:rFonts w:ascii="Times New Roman" w:hAnsi="Times New Roman" w:cs="Times New Roman"/>
          <w:sz w:val="24"/>
          <w:szCs w:val="24"/>
        </w:rPr>
        <w:t xml:space="preserve">various </w:t>
      </w:r>
      <w:r w:rsidR="002C1AAB" w:rsidRPr="004174DB">
        <w:rPr>
          <w:rFonts w:ascii="Times New Roman" w:hAnsi="Times New Roman" w:cs="Times New Roman"/>
          <w:sz w:val="24"/>
          <w:szCs w:val="24"/>
        </w:rPr>
        <w:t xml:space="preserve">factors such as wind speed and seed terminal velocity to quantify the </w:t>
      </w:r>
      <w:r w:rsidR="004174DB" w:rsidRPr="004174DB">
        <w:rPr>
          <w:rFonts w:ascii="Times New Roman" w:hAnsi="Times New Roman" w:cs="Times New Roman"/>
          <w:sz w:val="24"/>
          <w:szCs w:val="24"/>
        </w:rPr>
        <w:t xml:space="preserve">probability </w:t>
      </w:r>
      <w:r w:rsidR="002C1AAB" w:rsidRPr="004174DB">
        <w:rPr>
          <w:rFonts w:ascii="Times New Roman" w:hAnsi="Times New Roman" w:cs="Times New Roman"/>
          <w:sz w:val="24"/>
          <w:szCs w:val="24"/>
        </w:rPr>
        <w:t xml:space="preserve">distribution of propagule dispersal distances. Under several </w:t>
      </w:r>
      <w:r w:rsidR="004174DB" w:rsidRPr="004174DB">
        <w:rPr>
          <w:rFonts w:ascii="Times New Roman" w:hAnsi="Times New Roman" w:cs="Times New Roman"/>
          <w:sz w:val="24"/>
          <w:szCs w:val="24"/>
        </w:rPr>
        <w:t xml:space="preserve">simplifying </w:t>
      </w:r>
      <w:r w:rsidR="002C1AAB" w:rsidRPr="004174DB">
        <w:rPr>
          <w:rFonts w:ascii="Times New Roman" w:hAnsi="Times New Roman" w:cs="Times New Roman"/>
          <w:sz w:val="24"/>
          <w:szCs w:val="24"/>
        </w:rPr>
        <w:t xml:space="preserve">assumptions discussed in greater detail by </w:t>
      </w:r>
      <w:proofErr w:type="spellStart"/>
      <w:r w:rsidR="002C1AAB" w:rsidRPr="004174DB">
        <w:rPr>
          <w:rFonts w:ascii="Times New Roman" w:hAnsi="Times New Roman" w:cs="Times New Roman"/>
          <w:sz w:val="24"/>
          <w:szCs w:val="24"/>
        </w:rPr>
        <w:t>Katul</w:t>
      </w:r>
      <w:proofErr w:type="spellEnd"/>
      <w:r w:rsidR="002C1AAB" w:rsidRPr="004174DB">
        <w:rPr>
          <w:rFonts w:ascii="Times New Roman" w:hAnsi="Times New Roman" w:cs="Times New Roman"/>
          <w:sz w:val="24"/>
          <w:szCs w:val="24"/>
        </w:rPr>
        <w:t xml:space="preserve"> </w:t>
      </w:r>
      <w:r w:rsidR="002C1AAB" w:rsidRPr="004174DB">
        <w:rPr>
          <w:rFonts w:ascii="Times New Roman" w:hAnsi="Times New Roman" w:cs="Times New Roman"/>
          <w:i/>
          <w:iCs/>
          <w:sz w:val="24"/>
          <w:szCs w:val="24"/>
        </w:rPr>
        <w:t>et al</w:t>
      </w:r>
      <w:r w:rsidR="002C1AAB" w:rsidRPr="004174DB">
        <w:rPr>
          <w:rFonts w:ascii="Times New Roman" w:hAnsi="Times New Roman" w:cs="Times New Roman"/>
          <w:sz w:val="24"/>
          <w:szCs w:val="24"/>
        </w:rPr>
        <w:t xml:space="preserve">. (2005), this model </w:t>
      </w:r>
      <w:r w:rsidR="004174DB" w:rsidRPr="004174DB">
        <w:rPr>
          <w:rFonts w:ascii="Times New Roman" w:hAnsi="Times New Roman" w:cs="Times New Roman"/>
          <w:sz w:val="24"/>
          <w:szCs w:val="24"/>
        </w:rPr>
        <w:t>can be expressed as</w:t>
      </w:r>
      <w:r w:rsidR="002C1AAB" w:rsidRPr="004174DB">
        <w:rPr>
          <w:rFonts w:ascii="Times New Roman" w:hAnsi="Times New Roman" w:cs="Times New Roman"/>
          <w:sz w:val="24"/>
          <w:szCs w:val="24"/>
        </w:rPr>
        <w:t xml:space="preserve"> an inverse Gaussian dispersal kernel of the form</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4252"/>
        <w:gridCol w:w="2551"/>
      </w:tblGrid>
      <w:tr w:rsidR="008D796B" w:rsidRPr="004174DB" w14:paraId="22B32590" w14:textId="77777777" w:rsidTr="00B17AC6">
        <w:tc>
          <w:tcPr>
            <w:tcW w:w="2439" w:type="dxa"/>
          </w:tcPr>
          <w:p w14:paraId="1B53219B" w14:textId="77777777" w:rsidR="008D796B" w:rsidRPr="004174DB" w:rsidRDefault="008D796B" w:rsidP="004C2241">
            <w:pPr>
              <w:spacing w:after="120" w:line="480" w:lineRule="auto"/>
              <w:jc w:val="both"/>
              <w:rPr>
                <w:rFonts w:ascii="Times New Roman" w:eastAsiaTheme="minorEastAsia" w:hAnsi="Times New Roman" w:cs="Times New Roman"/>
                <w:sz w:val="24"/>
                <w:szCs w:val="24"/>
              </w:rPr>
            </w:pPr>
          </w:p>
        </w:tc>
        <w:tc>
          <w:tcPr>
            <w:tcW w:w="4252" w:type="dxa"/>
            <w:vAlign w:val="center"/>
          </w:tcPr>
          <w:p w14:paraId="5F3CFCB1" w14:textId="13AE9D57" w:rsidR="008D796B" w:rsidRPr="004174DB" w:rsidRDefault="008D796B" w:rsidP="004C2241">
            <w:pPr>
              <w:spacing w:after="120"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num>
                          <m:den>
                            <m:r>
                              <w:rPr>
                                <w:rFonts w:ascii="Cambria Math" w:hAnsi="Cambria Math" w:cs="Times New Roman"/>
                                <w:sz w:val="24"/>
                                <w:szCs w:val="24"/>
                              </w:rPr>
                              <m:t>2π</m:t>
                            </m:r>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den>
                        </m:f>
                      </m:e>
                    </m:d>
                  </m:e>
                  <m:sup>
                    <m:r>
                      <w:rPr>
                        <w:rFonts w:ascii="Cambria Math" w:hAnsi="Cambria Math" w:cs="Times New Roman"/>
                        <w:sz w:val="24"/>
                        <w:szCs w:val="24"/>
                      </w:rPr>
                      <m:t>1/2</m:t>
                    </m:r>
                  </m:sup>
                </m:sSup>
                <m:func>
                  <m:funcPr>
                    <m:ctrlPr>
                      <w:rPr>
                        <w:rFonts w:ascii="Cambria Math" w:hAnsi="Cambria Math" w:cs="Times New Roman"/>
                        <w:i/>
                        <w:sz w:val="24"/>
                        <w:szCs w:val="24"/>
                      </w:rPr>
                    </m:ctrlPr>
                  </m:funcPr>
                  <m:fName>
                    <m:r>
                      <m:rPr>
                        <m:sty m:val="p"/>
                      </m:rPr>
                      <w:rPr>
                        <w:rFonts w:ascii="Cambria Math" w:hAnsi="Cambria Math" w:cs="Times New Roman"/>
                        <w:sz w:val="24"/>
                        <w:szCs w:val="24"/>
                      </w:rPr>
                      <m:t>exp</m:t>
                    </m:r>
                  </m:fName>
                  <m:e>
                    <m:d>
                      <m:dPr>
                        <m:begChr m:val="["/>
                        <m:endChr m:val="]"/>
                        <m:ctrlPr>
                          <w:rPr>
                            <w:rFonts w:ascii="Cambria Math" w:hAnsi="Cambria Math" w:cs="Times New Roman"/>
                            <w:i/>
                            <w:sz w:val="24"/>
                            <w:szCs w:val="24"/>
                          </w:rPr>
                        </m:ctrlPr>
                      </m:dPr>
                      <m:e>
                        <m:r>
                          <w:rPr>
                            <w:rFonts w:ascii="Cambria Math"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λ</m:t>
                                </m:r>
                              </m:e>
                              <m:sup>
                                <m:r>
                                  <w:rPr>
                                    <w:rFonts w:ascii="Cambria Math" w:hAnsi="Cambria Math" w:cs="Times New Roman"/>
                                    <w:sz w:val="24"/>
                                    <w:szCs w:val="24"/>
                                  </w:rPr>
                                  <m:t>'</m:t>
                                </m:r>
                              </m:sup>
                            </m:sSup>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d>
                              </m:e>
                              <m:sup>
                                <m:r>
                                  <w:rPr>
                                    <w:rFonts w:ascii="Cambria Math" w:hAnsi="Cambria Math" w:cs="Times New Roman"/>
                                    <w:sz w:val="24"/>
                                    <w:szCs w:val="24"/>
                                  </w:rPr>
                                  <m:t>2</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sz w:val="24"/>
                                        <w:szCs w:val="24"/>
                                      </w:rPr>
                                      <m:t>μ</m:t>
                                    </m:r>
                                  </m:e>
                                  <m:sup>
                                    <m:r>
                                      <w:rPr>
                                        <w:rFonts w:ascii="Cambria Math" w:hAnsi="Cambria Math" w:cs="Times New Roman"/>
                                        <w:sz w:val="24"/>
                                        <w:szCs w:val="24"/>
                                      </w:rPr>
                                      <m:t>'</m:t>
                                    </m:r>
                                  </m:sup>
                                </m:sSup>
                              </m:e>
                              <m:sup>
                                <m:r>
                                  <w:rPr>
                                    <w:rFonts w:ascii="Cambria Math" w:hAnsi="Cambria Math" w:cs="Times New Roman"/>
                                    <w:sz w:val="24"/>
                                    <w:szCs w:val="24"/>
                                  </w:rPr>
                                  <m:t>2</m:t>
                                </m:r>
                              </m:sup>
                            </m:sSup>
                            <m:r>
                              <m:rPr>
                                <m:sty m:val="p"/>
                              </m:rPr>
                              <w:rPr>
                                <w:rFonts w:ascii="Cambria Math" w:hAnsi="Cambria Math" w:cs="Times New Roman"/>
                                <w:sz w:val="24"/>
                                <w:szCs w:val="24"/>
                              </w:rPr>
                              <m:t>r</m:t>
                            </m:r>
                          </m:den>
                        </m:f>
                      </m:e>
                    </m:d>
                  </m:e>
                </m:func>
              </m:oMath>
            </m:oMathPara>
          </w:p>
        </w:tc>
        <w:tc>
          <w:tcPr>
            <w:tcW w:w="2551" w:type="dxa"/>
            <w:vAlign w:val="center"/>
          </w:tcPr>
          <w:p w14:paraId="41B6F3C8" w14:textId="6F0AF37C" w:rsidR="008D796B" w:rsidRPr="004174DB" w:rsidRDefault="008D796B" w:rsidP="004C2241">
            <w:pPr>
              <w:spacing w:after="120" w:line="480" w:lineRule="auto"/>
              <w:jc w:val="right"/>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[1]</w:t>
            </w:r>
          </w:p>
        </w:tc>
      </w:tr>
    </w:tbl>
    <w:p w14:paraId="7D732591" w14:textId="4C01A767" w:rsidR="001317F8" w:rsidRPr="004174DB" w:rsidRDefault="001317F8" w:rsidP="004C2241">
      <w:pPr>
        <w:spacing w:after="0" w:line="480" w:lineRule="auto"/>
        <w:rPr>
          <w:rFonts w:ascii="Times New Roman" w:eastAsiaTheme="minorEastAsia" w:hAnsi="Times New Roman" w:cs="Times New Roman"/>
          <w:sz w:val="24"/>
          <w:szCs w:val="24"/>
        </w:rPr>
      </w:pPr>
      <w:r w:rsidRPr="004174DB">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r</m:t>
        </m:r>
      </m:oMath>
      <w:r w:rsidRPr="004174DB">
        <w:rPr>
          <w:rFonts w:ascii="Times New Roman" w:eastAsiaTheme="minorEastAsia" w:hAnsi="Times New Roman" w:cs="Times New Roman"/>
          <w:sz w:val="24"/>
          <w:szCs w:val="24"/>
        </w:rPr>
        <w:t xml:space="preserve"> denotes distance</w:t>
      </w:r>
      <w:r w:rsidR="002C1AAB" w:rsidRPr="004174DB">
        <w:rPr>
          <w:rFonts w:ascii="Times New Roman" w:eastAsiaTheme="minorEastAsia" w:hAnsi="Times New Roman" w:cs="Times New Roman"/>
          <w:sz w:val="24"/>
          <w:szCs w:val="24"/>
        </w:rPr>
        <w:t xml:space="preserve"> from the point of seed release</w:t>
      </w:r>
      <w:r w:rsidRPr="004174DB">
        <w:rPr>
          <w:rFonts w:ascii="Times New Roman" w:eastAsiaTheme="minorEastAsia" w:hAnsi="Times New Roman" w:cs="Times New Roman"/>
          <w:sz w:val="24"/>
          <w:szCs w:val="24"/>
        </w:rPr>
        <w:t xml:space="preserve">. The </w:t>
      </w:r>
      <w:r w:rsidR="002C1AAB" w:rsidRPr="004174DB">
        <w:rPr>
          <w:rFonts w:ascii="Times New Roman" w:eastAsiaTheme="minorEastAsia" w:hAnsi="Times New Roman" w:cs="Times New Roman"/>
          <w:sz w:val="24"/>
          <w:szCs w:val="24"/>
        </w:rPr>
        <w:t>quantity</w:t>
      </w:r>
      <w:r w:rsidRPr="004174DB">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λ</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(H/σ)</m:t>
            </m:r>
          </m:e>
          <m:sup>
            <m:r>
              <w:rPr>
                <w:rFonts w:ascii="Cambria Math" w:eastAsiaTheme="minorEastAsia" w:hAnsi="Cambria Math" w:cs="Times New Roman"/>
                <w:sz w:val="24"/>
                <w:szCs w:val="24"/>
              </w:rPr>
              <m:t>2</m:t>
            </m:r>
          </m:sup>
        </m:sSup>
      </m:oMath>
      <w:r w:rsidRPr="004174DB">
        <w:rPr>
          <w:rFonts w:ascii="Times New Roman" w:eastAsiaTheme="minorEastAsia" w:hAnsi="Times New Roman" w:cs="Times New Roman"/>
          <w:sz w:val="24"/>
          <w:szCs w:val="24"/>
        </w:rPr>
        <w:t xml:space="preserve"> </w:t>
      </w:r>
      <w:r w:rsidR="002C1AAB" w:rsidRPr="004174DB">
        <w:rPr>
          <w:rFonts w:ascii="Times New Roman" w:eastAsiaTheme="minorEastAsia" w:hAnsi="Times New Roman" w:cs="Times New Roman"/>
          <w:sz w:val="24"/>
          <w:szCs w:val="24"/>
        </w:rPr>
        <w:t xml:space="preserve">represents a location parameter while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μ</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=HU/F</m:t>
        </m:r>
      </m:oMath>
      <w:r w:rsidRPr="004174DB">
        <w:rPr>
          <w:rFonts w:ascii="Times New Roman" w:eastAsiaTheme="minorEastAsia" w:hAnsi="Times New Roman" w:cs="Times New Roman"/>
          <w:sz w:val="24"/>
          <w:szCs w:val="24"/>
        </w:rPr>
        <w:t xml:space="preserve"> </w:t>
      </w:r>
      <w:r w:rsidR="002C1AAB" w:rsidRPr="004174DB">
        <w:rPr>
          <w:rFonts w:ascii="Times New Roman" w:eastAsiaTheme="minorEastAsia" w:hAnsi="Times New Roman" w:cs="Times New Roman"/>
          <w:sz w:val="24"/>
          <w:szCs w:val="24"/>
        </w:rPr>
        <w:t>represents a scale parameter</w:t>
      </w:r>
      <w:r w:rsidR="00E6288D">
        <w:rPr>
          <w:rFonts w:ascii="Times New Roman" w:eastAsiaTheme="minorEastAsia" w:hAnsi="Times New Roman" w:cs="Times New Roman"/>
          <w:sz w:val="24"/>
          <w:szCs w:val="24"/>
        </w:rPr>
        <w:t>,</w:t>
      </w:r>
      <w:r w:rsidR="002C1AAB" w:rsidRPr="004174DB">
        <w:rPr>
          <w:rFonts w:ascii="Times New Roman" w:eastAsiaTheme="minorEastAsia" w:hAnsi="Times New Roman" w:cs="Times New Roman"/>
          <w:sz w:val="24"/>
          <w:szCs w:val="24"/>
        </w:rPr>
        <w:t xml:space="preserve"> calculated using</w:t>
      </w:r>
      <w:r w:rsidRPr="004174DB">
        <w:rPr>
          <w:rFonts w:ascii="Times New Roman" w:eastAsiaTheme="minorEastAsia" w:hAnsi="Times New Roman" w:cs="Times New Roman"/>
          <w:sz w:val="24"/>
          <w:szCs w:val="24"/>
        </w:rPr>
        <w:t xml:space="preserve"> functions of seed</w:t>
      </w:r>
      <w:r w:rsidR="002C1AAB" w:rsidRPr="004174DB">
        <w:rPr>
          <w:rFonts w:ascii="Times New Roman" w:eastAsiaTheme="minorEastAsia" w:hAnsi="Times New Roman" w:cs="Times New Roman"/>
          <w:sz w:val="24"/>
          <w:szCs w:val="24"/>
        </w:rPr>
        <w:t xml:space="preserve"> terminal velocity </w:t>
      </w:r>
      <m:oMath>
        <m:r>
          <w:rPr>
            <w:rFonts w:ascii="Cambria Math" w:eastAsiaTheme="minorEastAsia" w:hAnsi="Cambria Math" w:cs="Times New Roman"/>
            <w:sz w:val="24"/>
            <w:szCs w:val="24"/>
          </w:rPr>
          <m:t>F</m:t>
        </m:r>
      </m:oMath>
      <w:r w:rsidR="002C1AAB" w:rsidRPr="004174DB">
        <w:rPr>
          <w:rFonts w:ascii="Times New Roman" w:eastAsiaTheme="minorEastAsia" w:hAnsi="Times New Roman" w:cs="Times New Roman"/>
          <w:sz w:val="24"/>
          <w:szCs w:val="24"/>
        </w:rPr>
        <w:t xml:space="preserve"> and release height </w:t>
      </w:r>
      <m:oMath>
        <m:r>
          <w:rPr>
            <w:rFonts w:ascii="Cambria Math" w:eastAsiaTheme="minorEastAsia" w:hAnsi="Cambria Math" w:cs="Times New Roman"/>
            <w:sz w:val="24"/>
            <w:szCs w:val="24"/>
          </w:rPr>
          <m:t>H</m:t>
        </m:r>
      </m:oMath>
      <w:r w:rsidR="002C1AAB" w:rsidRPr="004174DB">
        <w:rPr>
          <w:rFonts w:ascii="Times New Roman" w:eastAsiaTheme="minorEastAsia" w:hAnsi="Times New Roman" w:cs="Times New Roman"/>
          <w:sz w:val="24"/>
          <w:szCs w:val="24"/>
        </w:rPr>
        <w:t>,</w:t>
      </w:r>
      <w:r w:rsidRPr="004174DB">
        <w:rPr>
          <w:rFonts w:ascii="Times New Roman" w:eastAsiaTheme="minorEastAsia" w:hAnsi="Times New Roman" w:cs="Times New Roman"/>
          <w:sz w:val="24"/>
          <w:szCs w:val="24"/>
        </w:rPr>
        <w:t xml:space="preserve"> wind speed </w:t>
      </w:r>
      <m:oMath>
        <m:r>
          <w:rPr>
            <w:rFonts w:ascii="Cambria Math" w:eastAsiaTheme="minorEastAsia" w:hAnsi="Cambria Math" w:cs="Times New Roman"/>
            <w:sz w:val="24"/>
            <w:szCs w:val="24"/>
          </w:rPr>
          <m:t>U</m:t>
        </m:r>
      </m:oMath>
      <w:r w:rsidRPr="004174DB">
        <w:rPr>
          <w:rFonts w:ascii="Times New Roman" w:eastAsiaTheme="minorEastAsia" w:hAnsi="Times New Roman" w:cs="Times New Roman"/>
          <w:sz w:val="24"/>
          <w:szCs w:val="24"/>
        </w:rPr>
        <w:t xml:space="preserve">, and turbulent flow parameter </w:t>
      </w:r>
      <m:oMath>
        <m:r>
          <w:rPr>
            <w:rFonts w:ascii="Cambria Math" w:eastAsiaTheme="minorEastAsia" w:hAnsi="Cambria Math" w:cs="Times New Roman"/>
            <w:sz w:val="24"/>
            <w:szCs w:val="24"/>
          </w:rPr>
          <m:t>σ</m:t>
        </m:r>
      </m:oMath>
      <w:r w:rsidRPr="004174DB">
        <w:rPr>
          <w:rFonts w:ascii="Times New Roman" w:eastAsiaTheme="minorEastAsia" w:hAnsi="Times New Roman" w:cs="Times New Roman"/>
          <w:sz w:val="24"/>
          <w:szCs w:val="24"/>
        </w:rPr>
        <w:t>.</w:t>
      </w:r>
      <w:r w:rsidR="002C1AAB" w:rsidRPr="004174DB">
        <w:rPr>
          <w:rFonts w:ascii="Times New Roman" w:eastAsiaTheme="minorEastAsia" w:hAnsi="Times New Roman" w:cs="Times New Roman"/>
          <w:sz w:val="24"/>
          <w:szCs w:val="24"/>
        </w:rPr>
        <w:t xml:space="preserve"> </w:t>
      </w:r>
      <w:r w:rsidR="0093143D" w:rsidRPr="004174DB">
        <w:rPr>
          <w:rFonts w:ascii="Times New Roman" w:eastAsiaTheme="minorEastAsia" w:hAnsi="Times New Roman" w:cs="Times New Roman"/>
          <w:sz w:val="24"/>
          <w:szCs w:val="24"/>
        </w:rPr>
        <w:t>Additional</w:t>
      </w:r>
      <w:r w:rsidR="002C1AAB" w:rsidRPr="004174DB">
        <w:rPr>
          <w:rFonts w:ascii="Times New Roman" w:eastAsiaTheme="minorEastAsia" w:hAnsi="Times New Roman" w:cs="Times New Roman"/>
          <w:sz w:val="24"/>
          <w:szCs w:val="24"/>
        </w:rPr>
        <w:t xml:space="preserve"> information on </w:t>
      </w:r>
      <w:r w:rsidR="0093143D" w:rsidRPr="004174DB">
        <w:rPr>
          <w:rFonts w:ascii="Times New Roman" w:eastAsiaTheme="minorEastAsia" w:hAnsi="Times New Roman" w:cs="Times New Roman"/>
          <w:sz w:val="24"/>
          <w:szCs w:val="24"/>
        </w:rPr>
        <w:t xml:space="preserve">how the WALD model can be used in </w:t>
      </w:r>
      <w:r w:rsidR="0093143D" w:rsidRPr="004174DB">
        <w:rPr>
          <w:rFonts w:ascii="Times New Roman" w:eastAsiaTheme="minorEastAsia" w:hAnsi="Times New Roman" w:cs="Times New Roman"/>
          <w:i/>
          <w:iCs/>
          <w:sz w:val="24"/>
          <w:szCs w:val="24"/>
        </w:rPr>
        <w:t>C. nutans</w:t>
      </w:r>
      <w:r w:rsidR="00514E10" w:rsidRPr="004174DB">
        <w:rPr>
          <w:rFonts w:ascii="Times New Roman" w:eastAsiaTheme="minorEastAsia" w:hAnsi="Times New Roman" w:cs="Times New Roman"/>
          <w:i/>
          <w:iCs/>
          <w:sz w:val="24"/>
          <w:szCs w:val="24"/>
        </w:rPr>
        <w:t xml:space="preserve">, </w:t>
      </w:r>
      <w:r w:rsidR="0093143D" w:rsidRPr="004174DB">
        <w:rPr>
          <w:rFonts w:ascii="Times New Roman" w:eastAsiaTheme="minorEastAsia" w:hAnsi="Times New Roman" w:cs="Times New Roman"/>
          <w:sz w:val="24"/>
          <w:szCs w:val="24"/>
        </w:rPr>
        <w:t xml:space="preserve">as well as necessary corrections for wind speed at different </w:t>
      </w:r>
      <w:r w:rsidR="00F4185A">
        <w:rPr>
          <w:rFonts w:ascii="Times New Roman" w:eastAsiaTheme="minorEastAsia" w:hAnsi="Times New Roman" w:cs="Times New Roman"/>
          <w:sz w:val="24"/>
          <w:szCs w:val="24"/>
        </w:rPr>
        <w:t xml:space="preserve">seed </w:t>
      </w:r>
      <w:r w:rsidR="0093143D" w:rsidRPr="004174DB">
        <w:rPr>
          <w:rFonts w:ascii="Times New Roman" w:eastAsiaTheme="minorEastAsia" w:hAnsi="Times New Roman" w:cs="Times New Roman"/>
          <w:sz w:val="24"/>
          <w:szCs w:val="24"/>
        </w:rPr>
        <w:t>release heights, can be found in</w:t>
      </w:r>
      <w:r w:rsidR="00CD7071" w:rsidRPr="004174DB">
        <w:rPr>
          <w:rFonts w:ascii="Times New Roman" w:eastAsiaTheme="minorEastAsia" w:hAnsi="Times New Roman" w:cs="Times New Roman"/>
          <w:sz w:val="24"/>
          <w:szCs w:val="24"/>
        </w:rPr>
        <w:t xml:space="preserve"> </w:t>
      </w:r>
      <w:r w:rsidR="00D4686A">
        <w:rPr>
          <w:rFonts w:ascii="Times New Roman" w:eastAsiaTheme="minorEastAsia" w:hAnsi="Times New Roman" w:cs="Times New Roman"/>
          <w:sz w:val="24"/>
          <w:szCs w:val="24"/>
        </w:rPr>
        <w:t>prior</w:t>
      </w:r>
      <w:r w:rsidR="00CD7071" w:rsidRPr="004174DB">
        <w:rPr>
          <w:rFonts w:ascii="Times New Roman" w:eastAsiaTheme="minorEastAsia" w:hAnsi="Times New Roman" w:cs="Times New Roman"/>
          <w:sz w:val="24"/>
          <w:szCs w:val="24"/>
        </w:rPr>
        <w:t xml:space="preserve"> publications (e.g. </w:t>
      </w:r>
      <w:proofErr w:type="spellStart"/>
      <w:r w:rsidR="00CD7071" w:rsidRPr="004174DB">
        <w:rPr>
          <w:rFonts w:ascii="Times New Roman" w:eastAsiaTheme="minorEastAsia" w:hAnsi="Times New Roman" w:cs="Times New Roman"/>
          <w:sz w:val="24"/>
          <w:szCs w:val="24"/>
        </w:rPr>
        <w:t>Skarpaas</w:t>
      </w:r>
      <w:proofErr w:type="spellEnd"/>
      <w:r w:rsidR="00CD7071" w:rsidRPr="004174DB">
        <w:rPr>
          <w:rFonts w:ascii="Times New Roman" w:eastAsiaTheme="minorEastAsia" w:hAnsi="Times New Roman" w:cs="Times New Roman"/>
          <w:sz w:val="24"/>
          <w:szCs w:val="24"/>
        </w:rPr>
        <w:t xml:space="preserve"> and Shea 2007</w:t>
      </w:r>
      <w:r w:rsidR="00BC24F3">
        <w:rPr>
          <w:rFonts w:ascii="Times New Roman" w:eastAsiaTheme="minorEastAsia" w:hAnsi="Times New Roman" w:cs="Times New Roman"/>
          <w:sz w:val="24"/>
          <w:szCs w:val="24"/>
        </w:rPr>
        <w:t xml:space="preserve">, </w:t>
      </w:r>
      <w:proofErr w:type="spellStart"/>
      <w:r w:rsidR="00E6288D">
        <w:rPr>
          <w:rFonts w:ascii="Times New Roman" w:eastAsiaTheme="minorEastAsia" w:hAnsi="Times New Roman" w:cs="Times New Roman"/>
          <w:sz w:val="24"/>
          <w:szCs w:val="24"/>
        </w:rPr>
        <w:t>Skarpaas</w:t>
      </w:r>
      <w:proofErr w:type="spellEnd"/>
      <w:r w:rsidR="00E6288D">
        <w:rPr>
          <w:rFonts w:ascii="Times New Roman" w:eastAsiaTheme="minorEastAsia" w:hAnsi="Times New Roman" w:cs="Times New Roman"/>
          <w:sz w:val="24"/>
          <w:szCs w:val="24"/>
        </w:rPr>
        <w:t xml:space="preserve"> </w:t>
      </w:r>
      <w:r w:rsidR="00E6288D">
        <w:rPr>
          <w:rFonts w:ascii="Times New Roman" w:eastAsiaTheme="minorEastAsia" w:hAnsi="Times New Roman" w:cs="Times New Roman"/>
          <w:i/>
          <w:iCs/>
          <w:sz w:val="24"/>
          <w:szCs w:val="24"/>
        </w:rPr>
        <w:t>et al</w:t>
      </w:r>
      <w:r w:rsidR="00E6288D">
        <w:rPr>
          <w:rFonts w:ascii="Times New Roman" w:eastAsiaTheme="minorEastAsia" w:hAnsi="Times New Roman" w:cs="Times New Roman"/>
          <w:sz w:val="24"/>
          <w:szCs w:val="24"/>
        </w:rPr>
        <w:t>. 2011</w:t>
      </w:r>
      <w:r w:rsidR="00BC24F3">
        <w:rPr>
          <w:rFonts w:ascii="Times New Roman" w:eastAsiaTheme="minorEastAsia" w:hAnsi="Times New Roman" w:cs="Times New Roman"/>
          <w:sz w:val="24"/>
          <w:szCs w:val="24"/>
        </w:rPr>
        <w:t>,</w:t>
      </w:r>
      <w:r w:rsidR="00CD7071" w:rsidRPr="004174DB">
        <w:rPr>
          <w:rFonts w:ascii="Times New Roman" w:eastAsiaTheme="minorEastAsia" w:hAnsi="Times New Roman" w:cs="Times New Roman"/>
          <w:sz w:val="24"/>
          <w:szCs w:val="24"/>
        </w:rPr>
        <w:t xml:space="preserve"> Drees and Shea 2024b).</w:t>
      </w:r>
      <w:r w:rsidR="00D4686A">
        <w:rPr>
          <w:rFonts w:ascii="Times New Roman" w:eastAsiaTheme="minorEastAsia" w:hAnsi="Times New Roman" w:cs="Times New Roman"/>
          <w:sz w:val="24"/>
          <w:szCs w:val="24"/>
        </w:rPr>
        <w:t xml:space="preserve"> </w:t>
      </w:r>
    </w:p>
    <w:p w14:paraId="7EC2E7E5" w14:textId="152659F9" w:rsidR="001317F8" w:rsidRPr="009A0457" w:rsidRDefault="0093143D" w:rsidP="004C2241">
      <w:pPr>
        <w:spacing w:after="0" w:line="480" w:lineRule="auto"/>
        <w:ind w:firstLine="284"/>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 xml:space="preserve">Given the WALD model is typically evaluated using mean wind speed and terminal velocity, it may not capture the full range of possible dispersal distances in instances where variation in these parameters is </w:t>
      </w:r>
      <w:r w:rsidR="00592633">
        <w:rPr>
          <w:rFonts w:ascii="Times New Roman" w:eastAsiaTheme="minorEastAsia" w:hAnsi="Times New Roman" w:cs="Times New Roman"/>
          <w:sz w:val="24"/>
          <w:szCs w:val="24"/>
        </w:rPr>
        <w:t>substantial</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As such,</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we design</w:t>
      </w:r>
      <w:r w:rsidR="002F2DE7">
        <w:rPr>
          <w:rFonts w:ascii="Times New Roman" w:eastAsiaTheme="minorEastAsia" w:hAnsi="Times New Roman" w:cs="Times New Roman"/>
          <w:sz w:val="24"/>
          <w:szCs w:val="24"/>
        </w:rPr>
        <w:t>ed</w:t>
      </w:r>
      <w:r w:rsidR="009A0457">
        <w:rPr>
          <w:rFonts w:ascii="Times New Roman" w:eastAsiaTheme="minorEastAsia" w:hAnsi="Times New Roman" w:cs="Times New Roman"/>
          <w:sz w:val="24"/>
          <w:szCs w:val="24"/>
        </w:rPr>
        <w:t xml:space="preserve"> our</w:t>
      </w:r>
      <w:r w:rsidR="00C44915">
        <w:rPr>
          <w:rFonts w:ascii="Times New Roman" w:eastAsiaTheme="minorEastAsia" w:hAnsi="Times New Roman" w:cs="Times New Roman"/>
          <w:sz w:val="24"/>
          <w:szCs w:val="24"/>
        </w:rPr>
        <w:t xml:space="preserve"> dispersal</w:t>
      </w:r>
      <w:r w:rsidR="009A0457">
        <w:rPr>
          <w:rFonts w:ascii="Times New Roman" w:eastAsiaTheme="minorEastAsia" w:hAnsi="Times New Roman" w:cs="Times New Roman"/>
          <w:sz w:val="24"/>
          <w:szCs w:val="24"/>
        </w:rPr>
        <w:t xml:space="preserve"> models to capture variation</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in</w:t>
      </w:r>
      <w:r w:rsidRPr="009A0457">
        <w:rPr>
          <w:rFonts w:ascii="Times New Roman" w:eastAsiaTheme="minorEastAsia" w:hAnsi="Times New Roman" w:cs="Times New Roman"/>
          <w:sz w:val="24"/>
          <w:szCs w:val="24"/>
        </w:rPr>
        <w:t xml:space="preserve"> wind speeds</w:t>
      </w:r>
      <w:r w:rsidR="00C44915">
        <w:rPr>
          <w:rFonts w:ascii="Times New Roman" w:eastAsiaTheme="minorEastAsia" w:hAnsi="Times New Roman" w:cs="Times New Roman"/>
          <w:sz w:val="24"/>
          <w:szCs w:val="24"/>
        </w:rPr>
        <w:t xml:space="preserve"> and</w:t>
      </w:r>
      <w:r w:rsidRPr="009A0457">
        <w:rPr>
          <w:rFonts w:ascii="Times New Roman" w:eastAsiaTheme="minorEastAsia" w:hAnsi="Times New Roman" w:cs="Times New Roman"/>
          <w:sz w:val="24"/>
          <w:szCs w:val="24"/>
        </w:rPr>
        <w:t xml:space="preserve"> seed terminal velocities</w:t>
      </w:r>
      <w:r w:rsidR="00C44915">
        <w:rPr>
          <w:rFonts w:ascii="Times New Roman" w:eastAsiaTheme="minorEastAsia" w:hAnsi="Times New Roman" w:cs="Times New Roman"/>
          <w:sz w:val="24"/>
          <w:szCs w:val="24"/>
        </w:rPr>
        <w:t xml:space="preserve"> </w:t>
      </w:r>
      <w:r w:rsidR="00440464">
        <w:rPr>
          <w:rFonts w:ascii="Times New Roman" w:eastAsiaTheme="minorEastAsia" w:hAnsi="Times New Roman" w:cs="Times New Roman"/>
          <w:sz w:val="24"/>
          <w:szCs w:val="24"/>
        </w:rPr>
        <w:t>so</w:t>
      </w:r>
      <w:r w:rsidR="00C44915">
        <w:rPr>
          <w:rFonts w:ascii="Times New Roman" w:eastAsiaTheme="minorEastAsia" w:hAnsi="Times New Roman" w:cs="Times New Roman"/>
          <w:sz w:val="24"/>
          <w:szCs w:val="24"/>
        </w:rPr>
        <w:t xml:space="preserve"> that for a given seed release height</w:t>
      </w:r>
      <w:r w:rsidR="009A0457">
        <w:rPr>
          <w:rFonts w:ascii="Times New Roman" w:eastAsiaTheme="minorEastAsia" w:hAnsi="Times New Roman" w:cs="Times New Roman"/>
          <w:sz w:val="24"/>
          <w:szCs w:val="24"/>
        </w:rPr>
        <w:t xml:space="preserve">, the distribution </w:t>
      </w:r>
      <w:r w:rsidR="00D4686A">
        <w:rPr>
          <w:rFonts w:ascii="Times New Roman" w:eastAsiaTheme="minorEastAsia" w:hAnsi="Times New Roman" w:cs="Times New Roman"/>
          <w:sz w:val="24"/>
          <w:szCs w:val="24"/>
        </w:rPr>
        <w:t xml:space="preserve">of </w:t>
      </w:r>
      <w:r w:rsidR="0039091F">
        <w:rPr>
          <w:rFonts w:ascii="Times New Roman" w:eastAsiaTheme="minorEastAsia" w:hAnsi="Times New Roman" w:cs="Times New Roman"/>
          <w:sz w:val="24"/>
          <w:szCs w:val="24"/>
        </w:rPr>
        <w:t xml:space="preserve">wind-driven </w:t>
      </w:r>
      <w:r w:rsidR="009A0457">
        <w:rPr>
          <w:rFonts w:ascii="Times New Roman" w:eastAsiaTheme="minorEastAsia" w:hAnsi="Times New Roman" w:cs="Times New Roman"/>
          <w:sz w:val="24"/>
          <w:szCs w:val="24"/>
        </w:rPr>
        <w:t>dispersal distances can be expressed</w:t>
      </w:r>
      <w:r w:rsidRPr="009A0457">
        <w:rPr>
          <w:rFonts w:ascii="Times New Roman" w:eastAsiaTheme="minorEastAsia" w:hAnsi="Times New Roman" w:cs="Times New Roman"/>
          <w:sz w:val="24"/>
          <w:szCs w:val="24"/>
        </w:rPr>
        <w:t xml:space="preserve"> </w:t>
      </w:r>
      <w:r w:rsidR="009A0457">
        <w:rPr>
          <w:rFonts w:ascii="Times New Roman" w:eastAsiaTheme="minorEastAsia" w:hAnsi="Times New Roman" w:cs="Times New Roman"/>
          <w:sz w:val="24"/>
          <w:szCs w:val="24"/>
        </w:rPr>
        <w:t>using the kernel</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8"/>
        <w:gridCol w:w="5367"/>
        <w:gridCol w:w="2057"/>
      </w:tblGrid>
      <w:tr w:rsidR="008D796B" w:rsidRPr="009A0457" w14:paraId="01CBE8B5" w14:textId="77777777" w:rsidTr="00B17AC6">
        <w:tc>
          <w:tcPr>
            <w:tcW w:w="1843" w:type="dxa"/>
          </w:tcPr>
          <w:p w14:paraId="1302B4DB" w14:textId="77777777" w:rsidR="008D796B" w:rsidRPr="009A0457" w:rsidRDefault="008D796B" w:rsidP="004C2241">
            <w:pPr>
              <w:spacing w:line="480" w:lineRule="auto"/>
              <w:jc w:val="both"/>
              <w:rPr>
                <w:rFonts w:ascii="Times New Roman" w:eastAsiaTheme="minorEastAsia" w:hAnsi="Times New Roman" w:cs="Times New Roman"/>
                <w:sz w:val="24"/>
                <w:szCs w:val="24"/>
              </w:rPr>
            </w:pPr>
          </w:p>
        </w:tc>
        <w:tc>
          <w:tcPr>
            <w:tcW w:w="5387" w:type="dxa"/>
            <w:vAlign w:val="center"/>
          </w:tcPr>
          <w:p w14:paraId="69E0FFCF" w14:textId="12F53151" w:rsidR="008D796B" w:rsidRPr="009A0457" w:rsidRDefault="008D796B" w:rsidP="004C2241">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K</m:t>
                </m:r>
                <m:d>
                  <m:dPr>
                    <m:ctrlPr>
                      <w:rPr>
                        <w:rFonts w:ascii="Cambria Math" w:hAnsi="Cambria Math" w:cs="Times New Roman"/>
                        <w:i/>
                        <w:sz w:val="24"/>
                        <w:szCs w:val="24"/>
                      </w:rPr>
                    </m:ctrlPr>
                  </m:dPr>
                  <m:e>
                    <m:r>
                      <w:rPr>
                        <w:rFonts w:ascii="Cambria Math" w:hAnsi="Cambria Math" w:cs="Times New Roman"/>
                        <w:sz w:val="24"/>
                        <w:szCs w:val="24"/>
                      </w:rPr>
                      <m:t>r</m:t>
                    </m:r>
                  </m:e>
                </m:d>
                <m:r>
                  <w:rPr>
                    <w:rFonts w:ascii="Cambria Math" w:hAnsi="Cambria Math" w:cs="Times New Roman"/>
                    <w:sz w:val="24"/>
                    <w:szCs w:val="24"/>
                  </w:rPr>
                  <m:t>=</m:t>
                </m:r>
                <m:nary>
                  <m:naryPr>
                    <m:chr m:val="∬"/>
                    <m:limLoc m:val="undOvr"/>
                    <m:subHide m:val="1"/>
                    <m:supHide m:val="1"/>
                    <m:ctrlPr>
                      <w:rPr>
                        <w:rFonts w:ascii="Cambria Math" w:hAnsi="Cambria Math" w:cs="Times New Roman"/>
                        <w:i/>
                        <w:sz w:val="24"/>
                        <w:szCs w:val="24"/>
                      </w:rPr>
                    </m:ctrlPr>
                  </m:naryPr>
                  <m:sub/>
                  <m:sup/>
                  <m:e>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F</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U</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r>
                      <w:rPr>
                        <w:rFonts w:ascii="Cambria Math" w:hAnsi="Cambria Math" w:cs="Times New Roman"/>
                        <w:sz w:val="24"/>
                        <w:szCs w:val="24"/>
                      </w:rPr>
                      <m:t xml:space="preserve"> dFdU</m:t>
                    </m:r>
                  </m:e>
                </m:nary>
              </m:oMath>
            </m:oMathPara>
          </w:p>
        </w:tc>
        <w:tc>
          <w:tcPr>
            <w:tcW w:w="2073" w:type="dxa"/>
            <w:vAlign w:val="center"/>
          </w:tcPr>
          <w:p w14:paraId="77C2A8A0" w14:textId="2FA4E3B9" w:rsidR="008D796B" w:rsidRPr="009A0457" w:rsidRDefault="008D796B" w:rsidP="004C2241">
            <w:pPr>
              <w:spacing w:line="480" w:lineRule="auto"/>
              <w:jc w:val="right"/>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[2]</w:t>
            </w:r>
          </w:p>
        </w:tc>
      </w:tr>
    </w:tbl>
    <w:p w14:paraId="6E31BCD7" w14:textId="67634DFA" w:rsidR="0093143D" w:rsidRDefault="0093143D" w:rsidP="004C2241">
      <w:pPr>
        <w:spacing w:after="0" w:line="480" w:lineRule="auto"/>
        <w:rPr>
          <w:rFonts w:ascii="Times New Roman" w:eastAsiaTheme="minorEastAsia" w:hAnsi="Times New Roman" w:cs="Times New Roman"/>
          <w:sz w:val="24"/>
          <w:szCs w:val="24"/>
        </w:rPr>
      </w:pPr>
      <w:r w:rsidRPr="009A0457">
        <w:rPr>
          <w:rFonts w:ascii="Times New Roman" w:eastAsiaTheme="minorEastAsia" w:hAnsi="Times New Roman" w:cs="Times New Roman"/>
          <w:sz w:val="24"/>
          <w:szCs w:val="24"/>
        </w:rPr>
        <w:t xml:space="preserve">where </w:t>
      </w:r>
      <m:oMath>
        <m:r>
          <w:rPr>
            <w:rFonts w:ascii="Cambria Math" w:eastAsiaTheme="minorEastAsia" w:hAnsi="Cambria Math" w:cs="Times New Roman"/>
            <w:sz w:val="24"/>
            <w:szCs w:val="24"/>
          </w:rPr>
          <m:t>p(F)</m:t>
        </m:r>
      </m:oMath>
      <w:r w:rsidR="00C44915">
        <w:rPr>
          <w:rFonts w:ascii="Times New Roman" w:eastAsiaTheme="minorEastAsia" w:hAnsi="Times New Roman" w:cs="Times New Roman"/>
          <w:sz w:val="24"/>
          <w:szCs w:val="24"/>
        </w:rPr>
        <w:t xml:space="preserve"> and</w:t>
      </w:r>
      <w:r w:rsidR="00DB378F" w:rsidRPr="009A0457">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p(U)</m:t>
        </m:r>
      </m:oMath>
      <w:r w:rsidRPr="009A0457">
        <w:rPr>
          <w:rFonts w:ascii="Times New Roman" w:eastAsiaTheme="minorEastAsia" w:hAnsi="Times New Roman" w:cs="Times New Roman"/>
          <w:sz w:val="24"/>
          <w:szCs w:val="24"/>
        </w:rPr>
        <w:t xml:space="preserve"> are the probability density functions for seed terminal velocity</w:t>
      </w:r>
      <w:r w:rsidR="00C44915">
        <w:rPr>
          <w:rFonts w:ascii="Times New Roman" w:eastAsiaTheme="minorEastAsia" w:hAnsi="Times New Roman" w:cs="Times New Roman"/>
          <w:sz w:val="24"/>
          <w:szCs w:val="24"/>
        </w:rPr>
        <w:t xml:space="preserve"> and</w:t>
      </w:r>
      <w:r w:rsidR="00DB378F" w:rsidRPr="009A0457">
        <w:rPr>
          <w:rFonts w:ascii="Times New Roman" w:eastAsiaTheme="minorEastAsia" w:hAnsi="Times New Roman" w:cs="Times New Roman"/>
          <w:sz w:val="24"/>
          <w:szCs w:val="24"/>
        </w:rPr>
        <w:t xml:space="preserve"> </w:t>
      </w:r>
      <w:r w:rsidRPr="009A0457">
        <w:rPr>
          <w:rFonts w:ascii="Times New Roman" w:eastAsiaTheme="minorEastAsia" w:hAnsi="Times New Roman" w:cs="Times New Roman"/>
          <w:sz w:val="24"/>
          <w:szCs w:val="24"/>
        </w:rPr>
        <w:t>wind speed</w:t>
      </w:r>
      <w:r w:rsidR="00DB378F" w:rsidRPr="009A0457">
        <w:rPr>
          <w:rFonts w:ascii="Times New Roman" w:eastAsiaTheme="minorEastAsia" w:hAnsi="Times New Roman" w:cs="Times New Roman"/>
          <w:sz w:val="24"/>
          <w:szCs w:val="24"/>
        </w:rPr>
        <w:t>,</w:t>
      </w:r>
      <w:r w:rsidRPr="009A0457">
        <w:rPr>
          <w:rFonts w:ascii="Times New Roman" w:eastAsiaTheme="minorEastAsia" w:hAnsi="Times New Roman" w:cs="Times New Roman"/>
          <w:sz w:val="24"/>
          <w:szCs w:val="24"/>
        </w:rPr>
        <w:t xml:space="preserve"> respectively</w:t>
      </w:r>
      <w:r w:rsidR="003534F4">
        <w:rPr>
          <w:rFonts w:ascii="Times New Roman" w:eastAsiaTheme="minorEastAsia" w:hAnsi="Times New Roman" w:cs="Times New Roman"/>
          <w:sz w:val="24"/>
          <w:szCs w:val="24"/>
        </w:rPr>
        <w:t xml:space="preserve">, </w:t>
      </w:r>
      <w:r w:rsidR="003534F4" w:rsidRPr="003534F4">
        <w:rPr>
          <w:rFonts w:ascii="Times New Roman" w:eastAsiaTheme="minorEastAsia" w:hAnsi="Times New Roman" w:cs="Times New Roman"/>
          <w:sz w:val="24"/>
          <w:szCs w:val="24"/>
        </w:rPr>
        <w:t xml:space="preserve">and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r,F,U</m:t>
            </m:r>
          </m:e>
        </m:d>
      </m:oMath>
      <w:r w:rsidR="003534F4">
        <w:rPr>
          <w:rFonts w:ascii="Times New Roman" w:eastAsiaTheme="minorEastAsia" w:hAnsi="Times New Roman" w:cs="Times New Roman"/>
          <w:sz w:val="24"/>
          <w:szCs w:val="24"/>
        </w:rPr>
        <w:t xml:space="preserve"> </w:t>
      </w:r>
      <w:r w:rsidR="003534F4" w:rsidRPr="003534F4">
        <w:rPr>
          <w:rFonts w:ascii="Times New Roman" w:eastAsiaTheme="minorEastAsia" w:hAnsi="Times New Roman" w:cs="Times New Roman"/>
          <w:sz w:val="24"/>
          <w:szCs w:val="24"/>
        </w:rPr>
        <w:t xml:space="preserve">is the dispersal kernel in Equation 1 </w:t>
      </w:r>
      <w:r w:rsidR="003534F4">
        <w:rPr>
          <w:rFonts w:ascii="Times New Roman" w:eastAsiaTheme="minorEastAsia" w:hAnsi="Times New Roman" w:cs="Times New Roman"/>
          <w:sz w:val="24"/>
          <w:szCs w:val="24"/>
        </w:rPr>
        <w:t xml:space="preserve">but </w:t>
      </w:r>
      <w:r w:rsidR="003534F4" w:rsidRPr="003534F4">
        <w:rPr>
          <w:rFonts w:ascii="Times New Roman" w:eastAsiaTheme="minorEastAsia" w:hAnsi="Times New Roman" w:cs="Times New Roman"/>
          <w:sz w:val="24"/>
          <w:szCs w:val="24"/>
        </w:rPr>
        <w:t>using variable wind speeds and terminal velocities rather than fixed values</w:t>
      </w:r>
      <w:r w:rsidR="00DB378F" w:rsidRPr="009A0457">
        <w:rPr>
          <w:rFonts w:ascii="Times New Roman" w:eastAsiaTheme="minorEastAsia" w:hAnsi="Times New Roman" w:cs="Times New Roman"/>
          <w:sz w:val="24"/>
          <w:szCs w:val="24"/>
        </w:rPr>
        <w:t>.</w:t>
      </w:r>
      <w:r w:rsidR="00C44915">
        <w:rPr>
          <w:rFonts w:ascii="Times New Roman" w:eastAsiaTheme="minorEastAsia" w:hAnsi="Times New Roman" w:cs="Times New Roman"/>
          <w:sz w:val="24"/>
          <w:szCs w:val="24"/>
        </w:rPr>
        <w:t xml:space="preserve"> </w:t>
      </w:r>
      <w:r w:rsidR="001B0285" w:rsidRPr="009A0457">
        <w:rPr>
          <w:rFonts w:ascii="Times New Roman" w:eastAsiaTheme="minorEastAsia" w:hAnsi="Times New Roman" w:cs="Times New Roman"/>
          <w:sz w:val="24"/>
          <w:szCs w:val="24"/>
        </w:rPr>
        <w:t xml:space="preserve">Wind speed data were obtained from a </w:t>
      </w:r>
      <w:r w:rsidR="001B0285" w:rsidRPr="009A0457">
        <w:rPr>
          <w:rFonts w:ascii="Times New Roman" w:eastAsiaTheme="minorEastAsia" w:hAnsi="Times New Roman" w:cs="Times New Roman"/>
          <w:sz w:val="24"/>
          <w:szCs w:val="24"/>
        </w:rPr>
        <w:lastRenderedPageBreak/>
        <w:t xml:space="preserve">weather station a few </w:t>
      </w:r>
      <w:proofErr w:type="spellStart"/>
      <w:r w:rsidR="00551735">
        <w:rPr>
          <w:rFonts w:ascii="Times New Roman" w:eastAsiaTheme="minorEastAsia" w:hAnsi="Times New Roman" w:cs="Times New Roman"/>
          <w:sz w:val="24"/>
          <w:szCs w:val="24"/>
        </w:rPr>
        <w:t>kilometers</w:t>
      </w:r>
      <w:proofErr w:type="spellEnd"/>
      <w:r w:rsidR="00551735" w:rsidRPr="009A0457">
        <w:rPr>
          <w:rFonts w:ascii="Times New Roman" w:eastAsiaTheme="minorEastAsia" w:hAnsi="Times New Roman" w:cs="Times New Roman"/>
          <w:sz w:val="24"/>
          <w:szCs w:val="24"/>
        </w:rPr>
        <w:t xml:space="preserve"> </w:t>
      </w:r>
      <w:r w:rsidR="001B0285" w:rsidRPr="009A0457">
        <w:rPr>
          <w:rFonts w:ascii="Times New Roman" w:eastAsiaTheme="minorEastAsia" w:hAnsi="Times New Roman" w:cs="Times New Roman"/>
          <w:sz w:val="24"/>
          <w:szCs w:val="24"/>
        </w:rPr>
        <w:t xml:space="preserve">from the study site, and terminal velocity data from </w:t>
      </w:r>
      <w:r w:rsidR="00810651">
        <w:rPr>
          <w:rFonts w:ascii="Times New Roman" w:eastAsiaTheme="minorEastAsia" w:hAnsi="Times New Roman" w:cs="Times New Roman"/>
          <w:sz w:val="24"/>
          <w:szCs w:val="24"/>
        </w:rPr>
        <w:t xml:space="preserve">laboratory </w:t>
      </w:r>
      <w:r w:rsidR="001B0285" w:rsidRPr="009A0457">
        <w:rPr>
          <w:rFonts w:ascii="Times New Roman" w:eastAsiaTheme="minorEastAsia" w:hAnsi="Times New Roman" w:cs="Times New Roman"/>
          <w:sz w:val="24"/>
          <w:szCs w:val="24"/>
        </w:rPr>
        <w:t>seed drop experiments</w:t>
      </w:r>
      <w:r w:rsidR="004F6724">
        <w:rPr>
          <w:rFonts w:ascii="Times New Roman" w:eastAsiaTheme="minorEastAsia" w:hAnsi="Times New Roman" w:cs="Times New Roman"/>
          <w:sz w:val="24"/>
          <w:szCs w:val="24"/>
        </w:rPr>
        <w:t>.</w:t>
      </w:r>
      <w:r w:rsidR="001B0285" w:rsidRPr="009A0457">
        <w:rPr>
          <w:rFonts w:ascii="Times New Roman" w:eastAsiaTheme="minorEastAsia" w:hAnsi="Times New Roman" w:cs="Times New Roman"/>
          <w:sz w:val="24"/>
          <w:szCs w:val="24"/>
        </w:rPr>
        <w:t xml:space="preserve"> </w:t>
      </w:r>
      <w:r w:rsidR="00C44915">
        <w:rPr>
          <w:rFonts w:ascii="Times New Roman" w:eastAsiaTheme="minorEastAsia" w:hAnsi="Times New Roman" w:cs="Times New Roman"/>
          <w:sz w:val="24"/>
          <w:szCs w:val="24"/>
        </w:rPr>
        <w:t>In addition</w:t>
      </w:r>
      <w:r w:rsidR="003534F4">
        <w:rPr>
          <w:rFonts w:ascii="Times New Roman" w:eastAsiaTheme="minorEastAsia" w:hAnsi="Times New Roman" w:cs="Times New Roman"/>
          <w:sz w:val="24"/>
          <w:szCs w:val="24"/>
        </w:rPr>
        <w:t xml:space="preserve"> to the variation in wind speed and seed terminal velocity</w:t>
      </w:r>
      <w:r w:rsidR="00C44915">
        <w:rPr>
          <w:rFonts w:ascii="Times New Roman" w:eastAsiaTheme="minorEastAsia" w:hAnsi="Times New Roman" w:cs="Times New Roman"/>
          <w:sz w:val="24"/>
          <w:szCs w:val="24"/>
        </w:rPr>
        <w:t xml:space="preserve">, </w:t>
      </w:r>
      <w:r w:rsidR="003534F4">
        <w:rPr>
          <w:rFonts w:ascii="Times New Roman" w:eastAsiaTheme="minorEastAsia" w:hAnsi="Times New Roman" w:cs="Times New Roman"/>
          <w:sz w:val="24"/>
          <w:szCs w:val="24"/>
        </w:rPr>
        <w:t xml:space="preserve">we also </w:t>
      </w:r>
      <w:r w:rsidR="007F3BEA">
        <w:rPr>
          <w:rFonts w:ascii="Times New Roman" w:eastAsiaTheme="minorEastAsia" w:hAnsi="Times New Roman" w:cs="Times New Roman"/>
          <w:sz w:val="24"/>
          <w:szCs w:val="24"/>
        </w:rPr>
        <w:t xml:space="preserve">capture variation in seed release height, another key determinant of dispersal distance, </w:t>
      </w:r>
      <w:r w:rsidR="00B86240">
        <w:rPr>
          <w:rFonts w:ascii="Times New Roman" w:eastAsiaTheme="minorEastAsia" w:hAnsi="Times New Roman" w:cs="Times New Roman"/>
          <w:sz w:val="24"/>
          <w:szCs w:val="24"/>
        </w:rPr>
        <w:t>through</w:t>
      </w:r>
      <w:r w:rsidR="007F3BEA">
        <w:rPr>
          <w:rFonts w:ascii="Times New Roman" w:eastAsiaTheme="minorEastAsia" w:hAnsi="Times New Roman" w:cs="Times New Roman"/>
          <w:sz w:val="24"/>
          <w:szCs w:val="24"/>
        </w:rPr>
        <w:t xml:space="preserve"> the</w:t>
      </w:r>
      <w:r w:rsidR="003534F4">
        <w:rPr>
          <w:rFonts w:ascii="Times New Roman" w:eastAsiaTheme="minorEastAsia" w:hAnsi="Times New Roman" w:cs="Times New Roman"/>
          <w:sz w:val="24"/>
          <w:szCs w:val="24"/>
        </w:rPr>
        <w:t xml:space="preserve"> stochastic component of our </w:t>
      </w:r>
      <w:r w:rsidR="00903C07">
        <w:rPr>
          <w:rFonts w:ascii="Times New Roman" w:eastAsiaTheme="minorEastAsia" w:hAnsi="Times New Roman" w:cs="Times New Roman"/>
          <w:sz w:val="24"/>
          <w:szCs w:val="24"/>
        </w:rPr>
        <w:t>flower head</w:t>
      </w:r>
      <w:r w:rsidR="003534F4">
        <w:rPr>
          <w:rFonts w:ascii="Times New Roman" w:eastAsiaTheme="minorEastAsia" w:hAnsi="Times New Roman" w:cs="Times New Roman"/>
          <w:sz w:val="24"/>
          <w:szCs w:val="24"/>
        </w:rPr>
        <w:t xml:space="preserve"> height demographic model</w:t>
      </w:r>
      <w:r w:rsidR="007F3BEA">
        <w:rPr>
          <w:rFonts w:ascii="Times New Roman" w:eastAsiaTheme="minorEastAsia" w:hAnsi="Times New Roman" w:cs="Times New Roman"/>
          <w:sz w:val="24"/>
          <w:szCs w:val="24"/>
        </w:rPr>
        <w:t>. A</w:t>
      </w:r>
      <w:r w:rsidR="00C44915">
        <w:rPr>
          <w:rFonts w:ascii="Times New Roman" w:eastAsiaTheme="minorEastAsia" w:hAnsi="Times New Roman" w:cs="Times New Roman"/>
          <w:sz w:val="24"/>
          <w:szCs w:val="24"/>
        </w:rPr>
        <w:t xml:space="preserve">ccounting for variation in </w:t>
      </w:r>
      <w:r w:rsidR="003534F4">
        <w:rPr>
          <w:rFonts w:ascii="Times New Roman" w:eastAsiaTheme="minorEastAsia" w:hAnsi="Times New Roman" w:cs="Times New Roman"/>
          <w:sz w:val="24"/>
          <w:szCs w:val="24"/>
        </w:rPr>
        <w:t xml:space="preserve">seed </w:t>
      </w:r>
      <w:r w:rsidR="00C44915">
        <w:rPr>
          <w:rFonts w:ascii="Times New Roman" w:eastAsiaTheme="minorEastAsia" w:hAnsi="Times New Roman" w:cs="Times New Roman"/>
          <w:sz w:val="24"/>
          <w:szCs w:val="24"/>
        </w:rPr>
        <w:t xml:space="preserve">release heights can result in more representative </w:t>
      </w:r>
      <w:r w:rsidR="000339AE">
        <w:rPr>
          <w:rFonts w:ascii="Times New Roman" w:eastAsiaTheme="minorEastAsia" w:hAnsi="Times New Roman" w:cs="Times New Roman"/>
          <w:sz w:val="24"/>
          <w:szCs w:val="24"/>
        </w:rPr>
        <w:t xml:space="preserve">dispersal </w:t>
      </w:r>
      <w:r w:rsidR="00C44915">
        <w:rPr>
          <w:rFonts w:ascii="Times New Roman" w:eastAsiaTheme="minorEastAsia" w:hAnsi="Times New Roman" w:cs="Times New Roman"/>
          <w:sz w:val="24"/>
          <w:szCs w:val="24"/>
        </w:rPr>
        <w:t xml:space="preserve">estimates than </w:t>
      </w:r>
      <w:r w:rsidR="000339AE">
        <w:rPr>
          <w:rFonts w:ascii="Times New Roman" w:eastAsiaTheme="minorEastAsia" w:hAnsi="Times New Roman" w:cs="Times New Roman"/>
          <w:sz w:val="24"/>
          <w:szCs w:val="24"/>
        </w:rPr>
        <w:t xml:space="preserve">those made using </w:t>
      </w:r>
      <w:r w:rsidR="00C44915">
        <w:rPr>
          <w:rFonts w:ascii="Times New Roman" w:eastAsiaTheme="minorEastAsia" w:hAnsi="Times New Roman" w:cs="Times New Roman"/>
          <w:sz w:val="24"/>
          <w:szCs w:val="24"/>
        </w:rPr>
        <w:t>simplifying assumptions</w:t>
      </w:r>
      <w:r w:rsidR="003534F4">
        <w:rPr>
          <w:rFonts w:ascii="Times New Roman" w:eastAsiaTheme="minorEastAsia" w:hAnsi="Times New Roman" w:cs="Times New Roman"/>
          <w:sz w:val="24"/>
          <w:szCs w:val="24"/>
        </w:rPr>
        <w:t>, such as using the maximum release height,</w:t>
      </w:r>
      <w:r w:rsidR="00C44915">
        <w:rPr>
          <w:rFonts w:ascii="Times New Roman" w:eastAsiaTheme="minorEastAsia" w:hAnsi="Times New Roman" w:cs="Times New Roman"/>
          <w:sz w:val="24"/>
          <w:szCs w:val="24"/>
        </w:rPr>
        <w:t xml:space="preserve"> </w:t>
      </w:r>
      <w:r w:rsidR="003534F4">
        <w:rPr>
          <w:rFonts w:ascii="Times New Roman" w:eastAsiaTheme="minorEastAsia" w:hAnsi="Times New Roman" w:cs="Times New Roman"/>
          <w:sz w:val="24"/>
          <w:szCs w:val="24"/>
        </w:rPr>
        <w:t xml:space="preserve">that are commonly </w:t>
      </w:r>
      <w:r w:rsidR="007F3BEA">
        <w:rPr>
          <w:rFonts w:ascii="Times New Roman" w:eastAsiaTheme="minorEastAsia" w:hAnsi="Times New Roman" w:cs="Times New Roman"/>
          <w:sz w:val="24"/>
          <w:szCs w:val="24"/>
        </w:rPr>
        <w:t>employed</w:t>
      </w:r>
      <w:r w:rsidR="003534F4">
        <w:rPr>
          <w:rFonts w:ascii="Times New Roman" w:eastAsiaTheme="minorEastAsia" w:hAnsi="Times New Roman" w:cs="Times New Roman"/>
          <w:sz w:val="24"/>
          <w:szCs w:val="24"/>
        </w:rPr>
        <w:t xml:space="preserve"> in</w:t>
      </w:r>
      <w:r w:rsidR="00C44915">
        <w:rPr>
          <w:rFonts w:ascii="Times New Roman" w:eastAsiaTheme="minorEastAsia" w:hAnsi="Times New Roman" w:cs="Times New Roman"/>
          <w:sz w:val="24"/>
          <w:szCs w:val="24"/>
        </w:rPr>
        <w:t xml:space="preserve"> previous studies</w:t>
      </w:r>
      <w:r w:rsidR="003534F4">
        <w:rPr>
          <w:rFonts w:ascii="Times New Roman" w:eastAsiaTheme="minorEastAsia" w:hAnsi="Times New Roman" w:cs="Times New Roman"/>
          <w:sz w:val="24"/>
          <w:szCs w:val="24"/>
        </w:rPr>
        <w:t xml:space="preserve"> on </w:t>
      </w:r>
      <w:r w:rsidR="003534F4">
        <w:rPr>
          <w:rFonts w:ascii="Times New Roman" w:eastAsiaTheme="minorEastAsia" w:hAnsi="Times New Roman" w:cs="Times New Roman"/>
          <w:i/>
          <w:iCs/>
          <w:sz w:val="24"/>
          <w:szCs w:val="24"/>
        </w:rPr>
        <w:t>C. nutans</w:t>
      </w:r>
      <w:r w:rsidR="003534F4">
        <w:rPr>
          <w:rFonts w:ascii="Times New Roman" w:eastAsiaTheme="minorEastAsia" w:hAnsi="Times New Roman" w:cs="Times New Roman"/>
          <w:sz w:val="24"/>
          <w:szCs w:val="24"/>
        </w:rPr>
        <w:t xml:space="preserve"> dispersal</w:t>
      </w:r>
      <w:r w:rsidR="00C44915">
        <w:rPr>
          <w:rFonts w:ascii="Times New Roman" w:eastAsiaTheme="minorEastAsia" w:hAnsi="Times New Roman" w:cs="Times New Roman"/>
          <w:sz w:val="24"/>
          <w:szCs w:val="24"/>
        </w:rPr>
        <w:t xml:space="preserve"> (</w:t>
      </w:r>
      <w:r w:rsidR="00C44915" w:rsidRPr="004174DB">
        <w:rPr>
          <w:rFonts w:ascii="Times New Roman" w:eastAsiaTheme="minorEastAsia" w:hAnsi="Times New Roman" w:cs="Times New Roman"/>
          <w:sz w:val="24"/>
          <w:szCs w:val="24"/>
        </w:rPr>
        <w:t>Drees and Shea 2024b</w:t>
      </w:r>
      <w:r w:rsidR="00C44915">
        <w:rPr>
          <w:rFonts w:ascii="Times New Roman" w:eastAsiaTheme="minorEastAsia" w:hAnsi="Times New Roman" w:cs="Times New Roman"/>
          <w:sz w:val="24"/>
          <w:szCs w:val="24"/>
        </w:rPr>
        <w:t>)</w:t>
      </w:r>
      <w:r w:rsidR="00C44915" w:rsidRPr="009A0457">
        <w:rPr>
          <w:rFonts w:ascii="Times New Roman" w:eastAsiaTheme="minorEastAsia" w:hAnsi="Times New Roman" w:cs="Times New Roman"/>
          <w:sz w:val="24"/>
          <w:szCs w:val="24"/>
        </w:rPr>
        <w:t>.</w:t>
      </w:r>
      <w:commentRangeEnd w:id="371"/>
      <w:r w:rsidR="003D7406">
        <w:rPr>
          <w:rStyle w:val="CommentReference"/>
        </w:rPr>
        <w:commentReference w:id="371"/>
      </w:r>
    </w:p>
    <w:p w14:paraId="1B8FD215" w14:textId="646E2671" w:rsidR="004526D2" w:rsidRPr="007B0BE0" w:rsidRDefault="007B0BE0" w:rsidP="00701774">
      <w:pPr>
        <w:spacing w:after="0" w:line="480" w:lineRule="auto"/>
        <w:ind w:firstLine="284"/>
        <w:rPr>
          <w:rFonts w:ascii="Times New Roman" w:eastAsiaTheme="minorEastAsia" w:hAnsi="Times New Roman" w:cs="Times New Roman"/>
          <w:sz w:val="24"/>
          <w:szCs w:val="24"/>
        </w:rPr>
      </w:pPr>
      <w:r w:rsidRPr="00504DC2">
        <w:rPr>
          <w:rFonts w:ascii="Times New Roman" w:eastAsiaTheme="minorEastAsia" w:hAnsi="Times New Roman" w:cs="Times New Roman"/>
          <w:sz w:val="24"/>
          <w:szCs w:val="24"/>
        </w:rPr>
        <w:t xml:space="preserve">Though models of wind dispersal like the WALD model have been tested on </w:t>
      </w:r>
      <w:r w:rsidRPr="00504DC2">
        <w:rPr>
          <w:rFonts w:ascii="Times New Roman" w:eastAsiaTheme="minorEastAsia" w:hAnsi="Times New Roman" w:cs="Times New Roman"/>
          <w:i/>
          <w:iCs/>
          <w:sz w:val="24"/>
          <w:szCs w:val="24"/>
        </w:rPr>
        <w:t>C. nutans</w:t>
      </w:r>
      <w:r w:rsidRPr="00504DC2">
        <w:rPr>
          <w:rFonts w:ascii="Times New Roman" w:eastAsiaTheme="minorEastAsia" w:hAnsi="Times New Roman" w:cs="Times New Roman"/>
          <w:sz w:val="24"/>
          <w:szCs w:val="24"/>
        </w:rPr>
        <w:t>, there are so far no models</w:t>
      </w:r>
      <w:r w:rsidR="00D33D8A">
        <w:rPr>
          <w:rFonts w:ascii="Times New Roman" w:eastAsiaTheme="minorEastAsia" w:hAnsi="Times New Roman" w:cs="Times New Roman"/>
          <w:sz w:val="24"/>
          <w:szCs w:val="24"/>
        </w:rPr>
        <w:t xml:space="preserve"> for this species</w:t>
      </w:r>
      <w:r w:rsidRPr="00504DC2">
        <w:rPr>
          <w:rFonts w:ascii="Times New Roman" w:eastAsiaTheme="minorEastAsia" w:hAnsi="Times New Roman" w:cs="Times New Roman"/>
          <w:sz w:val="24"/>
          <w:szCs w:val="24"/>
        </w:rPr>
        <w:t xml:space="preserve"> </w:t>
      </w:r>
      <w:r w:rsidR="00D33D8A">
        <w:rPr>
          <w:rFonts w:ascii="Times New Roman" w:eastAsiaTheme="minorEastAsia" w:hAnsi="Times New Roman" w:cs="Times New Roman"/>
          <w:sz w:val="24"/>
          <w:szCs w:val="24"/>
        </w:rPr>
        <w:t>that quantify dispersal distances via ants</w:t>
      </w:r>
      <w:r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Some</w:t>
      </w:r>
      <w:r w:rsidRPr="00504DC2">
        <w:rPr>
          <w:rFonts w:ascii="Times New Roman" w:eastAsiaTheme="minorEastAsia" w:hAnsi="Times New Roman" w:cs="Times New Roman"/>
          <w:sz w:val="24"/>
          <w:szCs w:val="24"/>
        </w:rPr>
        <w:t xml:space="preserve"> studies </w:t>
      </w:r>
      <w:r w:rsidR="00F22637">
        <w:rPr>
          <w:rFonts w:ascii="Times New Roman" w:eastAsiaTheme="minorEastAsia" w:hAnsi="Times New Roman" w:cs="Times New Roman"/>
          <w:sz w:val="24"/>
          <w:szCs w:val="24"/>
        </w:rPr>
        <w:t xml:space="preserve">have </w:t>
      </w:r>
      <w:r w:rsidRPr="00504DC2">
        <w:rPr>
          <w:rFonts w:ascii="Times New Roman" w:eastAsiaTheme="minorEastAsia" w:hAnsi="Times New Roman" w:cs="Times New Roman"/>
          <w:sz w:val="24"/>
          <w:szCs w:val="24"/>
        </w:rPr>
        <w:t>quantif</w:t>
      </w:r>
      <w:r w:rsidR="00F22637">
        <w:rPr>
          <w:rFonts w:ascii="Times New Roman" w:eastAsiaTheme="minorEastAsia" w:hAnsi="Times New Roman" w:cs="Times New Roman"/>
          <w:sz w:val="24"/>
          <w:szCs w:val="24"/>
        </w:rPr>
        <w:t>ied</w:t>
      </w:r>
      <w:r w:rsidRPr="00504DC2">
        <w:rPr>
          <w:rFonts w:ascii="Times New Roman" w:eastAsiaTheme="minorEastAsia" w:hAnsi="Times New Roman" w:cs="Times New Roman"/>
          <w:sz w:val="24"/>
          <w:szCs w:val="24"/>
        </w:rPr>
        <w:t xml:space="preserve"> ant-mediated dispersal distances for </w:t>
      </w:r>
      <w:r w:rsidR="00D200B8">
        <w:rPr>
          <w:rFonts w:ascii="Times New Roman" w:eastAsiaTheme="minorEastAsia" w:hAnsi="Times New Roman" w:cs="Times New Roman"/>
          <w:sz w:val="24"/>
          <w:szCs w:val="24"/>
        </w:rPr>
        <w:t>other</w:t>
      </w:r>
      <w:r w:rsidRPr="00504DC2">
        <w:rPr>
          <w:rFonts w:ascii="Times New Roman" w:eastAsiaTheme="minorEastAsia" w:hAnsi="Times New Roman" w:cs="Times New Roman"/>
          <w:sz w:val="24"/>
          <w:szCs w:val="24"/>
        </w:rPr>
        <w:t xml:space="preserve"> plant species (e.g. Gómez and </w:t>
      </w:r>
      <w:proofErr w:type="spellStart"/>
      <w:r w:rsidRPr="00504DC2">
        <w:rPr>
          <w:rFonts w:ascii="Times New Roman" w:eastAsiaTheme="minorEastAsia" w:hAnsi="Times New Roman" w:cs="Times New Roman"/>
          <w:sz w:val="24"/>
          <w:szCs w:val="24"/>
        </w:rPr>
        <w:t>Espadaler</w:t>
      </w:r>
      <w:proofErr w:type="spellEnd"/>
      <w:r w:rsidRPr="00504DC2">
        <w:rPr>
          <w:rFonts w:ascii="Times New Roman" w:eastAsiaTheme="minorEastAsia" w:hAnsi="Times New Roman" w:cs="Times New Roman"/>
          <w:sz w:val="24"/>
          <w:szCs w:val="24"/>
        </w:rPr>
        <w:t xml:space="preserve"> 1998</w:t>
      </w:r>
      <w:r w:rsidR="00BC24F3">
        <w:rPr>
          <w:rFonts w:ascii="Times New Roman" w:eastAsiaTheme="minorEastAsia" w:hAnsi="Times New Roman" w:cs="Times New Roman"/>
          <w:sz w:val="24"/>
          <w:szCs w:val="24"/>
        </w:rPr>
        <w:t>,</w:t>
      </w:r>
      <w:r w:rsidR="00BC24F3" w:rsidRPr="00504DC2">
        <w:rPr>
          <w:rFonts w:ascii="Times New Roman" w:eastAsiaTheme="minorEastAsia" w:hAnsi="Times New Roman" w:cs="Times New Roman"/>
          <w:sz w:val="24"/>
          <w:szCs w:val="24"/>
        </w:rPr>
        <w:t xml:space="preserve"> </w:t>
      </w:r>
      <w:r w:rsidRPr="00504DC2">
        <w:rPr>
          <w:rFonts w:ascii="Times New Roman" w:eastAsiaTheme="minorEastAsia" w:hAnsi="Times New Roman" w:cs="Times New Roman"/>
          <w:sz w:val="24"/>
          <w:szCs w:val="24"/>
        </w:rPr>
        <w:t>Hughes and Westoby 1992</w:t>
      </w:r>
      <w:proofErr w:type="gramStart"/>
      <w:r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but</w:t>
      </w:r>
      <w:proofErr w:type="gramEnd"/>
      <w:r w:rsidRPr="00504DC2">
        <w:rPr>
          <w:rFonts w:ascii="Times New Roman" w:eastAsiaTheme="minorEastAsia" w:hAnsi="Times New Roman" w:cs="Times New Roman"/>
          <w:sz w:val="24"/>
          <w:szCs w:val="24"/>
        </w:rPr>
        <w:t xml:space="preserve"> look</w:t>
      </w:r>
      <w:r w:rsidR="00F22637">
        <w:rPr>
          <w:rFonts w:ascii="Times New Roman" w:eastAsiaTheme="minorEastAsia" w:hAnsi="Times New Roman" w:cs="Times New Roman"/>
          <w:sz w:val="24"/>
          <w:szCs w:val="24"/>
        </w:rPr>
        <w:t>ed</w:t>
      </w:r>
      <w:r w:rsidRPr="00504DC2">
        <w:rPr>
          <w:rFonts w:ascii="Times New Roman" w:eastAsiaTheme="minorEastAsia" w:hAnsi="Times New Roman" w:cs="Times New Roman"/>
          <w:sz w:val="24"/>
          <w:szCs w:val="24"/>
        </w:rPr>
        <w:t xml:space="preserve"> at frequency of dispersal distances for all nests </w:t>
      </w:r>
      <w:proofErr w:type="gramStart"/>
      <w:r w:rsidRPr="00504DC2">
        <w:rPr>
          <w:rFonts w:ascii="Times New Roman" w:eastAsiaTheme="minorEastAsia" w:hAnsi="Times New Roman" w:cs="Times New Roman"/>
          <w:sz w:val="24"/>
          <w:szCs w:val="24"/>
        </w:rPr>
        <w:t>in a given</w:t>
      </w:r>
      <w:proofErr w:type="gramEnd"/>
      <w:r w:rsidRPr="00504DC2">
        <w:rPr>
          <w:rFonts w:ascii="Times New Roman" w:eastAsiaTheme="minorEastAsia" w:hAnsi="Times New Roman" w:cs="Times New Roman"/>
          <w:sz w:val="24"/>
          <w:szCs w:val="24"/>
        </w:rPr>
        <w:t xml:space="preserve"> study area</w:t>
      </w:r>
      <w:r w:rsidR="00AA7387">
        <w:rPr>
          <w:rFonts w:ascii="Times New Roman" w:eastAsiaTheme="minorEastAsia" w:hAnsi="Times New Roman" w:cs="Times New Roman"/>
          <w:sz w:val="24"/>
          <w:szCs w:val="24"/>
        </w:rPr>
        <w:t xml:space="preserve">, </w:t>
      </w:r>
      <w:r w:rsidR="00F22637">
        <w:rPr>
          <w:rFonts w:ascii="Times New Roman" w:eastAsiaTheme="minorEastAsia" w:hAnsi="Times New Roman" w:cs="Times New Roman"/>
          <w:sz w:val="24"/>
          <w:szCs w:val="24"/>
        </w:rPr>
        <w:t>which</w:t>
      </w:r>
      <w:r w:rsidR="00AA7387">
        <w:rPr>
          <w:rFonts w:ascii="Times New Roman" w:eastAsiaTheme="minorEastAsia" w:hAnsi="Times New Roman" w:cs="Times New Roman"/>
          <w:sz w:val="24"/>
          <w:szCs w:val="24"/>
        </w:rPr>
        <w:t xml:space="preserve"> may not be helpful when dispersal distance or probability needs to be tied to a specific nest location.</w:t>
      </w:r>
      <w:r w:rsid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 xml:space="preserve">Other studies (e.g. </w:t>
      </w:r>
      <w:r w:rsidR="00AA7387" w:rsidRPr="00504DC2">
        <w:rPr>
          <w:rFonts w:ascii="Times New Roman" w:eastAsiaTheme="minorEastAsia" w:hAnsi="Times New Roman" w:cs="Times New Roman"/>
          <w:sz w:val="24"/>
          <w:szCs w:val="24"/>
        </w:rPr>
        <w:t xml:space="preserve">Higashi </w:t>
      </w:r>
      <w:r w:rsidR="00AA7387" w:rsidRPr="00504DC2">
        <w:rPr>
          <w:rFonts w:ascii="Times New Roman" w:eastAsiaTheme="minorEastAsia" w:hAnsi="Times New Roman" w:cs="Times New Roman"/>
          <w:i/>
          <w:iCs/>
          <w:sz w:val="24"/>
          <w:szCs w:val="24"/>
        </w:rPr>
        <w:t>et al.</w:t>
      </w:r>
      <w:r w:rsidR="00AA7387" w:rsidRPr="00504DC2">
        <w:rPr>
          <w:rFonts w:ascii="Times New Roman" w:eastAsiaTheme="minorEastAsia" w:hAnsi="Times New Roman" w:cs="Times New Roman"/>
          <w:sz w:val="24"/>
          <w:szCs w:val="24"/>
        </w:rPr>
        <w:t xml:space="preserve"> </w:t>
      </w:r>
      <w:r w:rsidR="00AA7387">
        <w:rPr>
          <w:rFonts w:ascii="Times New Roman" w:eastAsiaTheme="minorEastAsia" w:hAnsi="Times New Roman" w:cs="Times New Roman"/>
          <w:sz w:val="24"/>
          <w:szCs w:val="24"/>
        </w:rPr>
        <w:t>1989</w:t>
      </w:r>
      <w:r w:rsidR="00BC24F3">
        <w:rPr>
          <w:rFonts w:ascii="Times New Roman" w:eastAsiaTheme="minorEastAsia" w:hAnsi="Times New Roman" w:cs="Times New Roman"/>
          <w:sz w:val="24"/>
          <w:szCs w:val="24"/>
        </w:rPr>
        <w:t xml:space="preserve">, </w:t>
      </w:r>
      <w:r w:rsidR="00AA7387" w:rsidRPr="00504DC2">
        <w:rPr>
          <w:rFonts w:ascii="Times New Roman" w:eastAsiaTheme="minorEastAsia" w:hAnsi="Times New Roman" w:cs="Times New Roman"/>
          <w:sz w:val="24"/>
          <w:szCs w:val="24"/>
        </w:rPr>
        <w:t xml:space="preserve">Rabelo </w:t>
      </w:r>
      <w:r w:rsidR="00AA7387" w:rsidRPr="00504DC2">
        <w:rPr>
          <w:rFonts w:ascii="Times New Roman" w:eastAsiaTheme="minorEastAsia" w:hAnsi="Times New Roman" w:cs="Times New Roman"/>
          <w:i/>
          <w:iCs/>
          <w:sz w:val="24"/>
          <w:szCs w:val="24"/>
        </w:rPr>
        <w:t>et al.</w:t>
      </w:r>
      <w:r w:rsidR="00AA7387">
        <w:rPr>
          <w:rFonts w:ascii="Times New Roman" w:eastAsiaTheme="minorEastAsia" w:hAnsi="Times New Roman" w:cs="Times New Roman"/>
          <w:i/>
          <w:iCs/>
          <w:sz w:val="24"/>
          <w:szCs w:val="24"/>
        </w:rPr>
        <w:t xml:space="preserve"> </w:t>
      </w:r>
      <w:r w:rsidR="00AA7387">
        <w:rPr>
          <w:rFonts w:ascii="Times New Roman" w:eastAsiaTheme="minorEastAsia" w:hAnsi="Times New Roman" w:cs="Times New Roman"/>
          <w:sz w:val="24"/>
          <w:szCs w:val="24"/>
        </w:rPr>
        <w:t>2021) have been able to quantify</w:t>
      </w:r>
      <w:r w:rsidR="00504DC2" w:rsidRPr="00504DC2">
        <w:rPr>
          <w:rFonts w:ascii="Times New Roman" w:eastAsiaTheme="minorEastAsia" w:hAnsi="Times New Roman" w:cs="Times New Roman"/>
          <w:sz w:val="24"/>
          <w:szCs w:val="24"/>
        </w:rPr>
        <w:t xml:space="preserve"> the relationship between rate of seed removal by ants and distance from</w:t>
      </w:r>
      <w:r w:rsidR="00AA7387">
        <w:rPr>
          <w:rFonts w:ascii="Times New Roman" w:eastAsiaTheme="minorEastAsia" w:hAnsi="Times New Roman" w:cs="Times New Roman"/>
          <w:sz w:val="24"/>
          <w:szCs w:val="24"/>
        </w:rPr>
        <w:t xml:space="preserve"> a given nest, usually the nearest</w:t>
      </w:r>
      <w:r w:rsidR="00504DC2" w:rsidRPr="00504DC2">
        <w:rPr>
          <w:rFonts w:ascii="Times New Roman" w:eastAsiaTheme="minorEastAsia" w:hAnsi="Times New Roman" w:cs="Times New Roman"/>
          <w:sz w:val="24"/>
          <w:szCs w:val="24"/>
        </w:rPr>
        <w:t xml:space="preserve">. However, no such data exist for </w:t>
      </w:r>
      <w:r w:rsidR="00504DC2" w:rsidRPr="00504DC2">
        <w:rPr>
          <w:rFonts w:ascii="Times New Roman" w:eastAsiaTheme="minorEastAsia" w:hAnsi="Times New Roman" w:cs="Times New Roman"/>
          <w:i/>
          <w:iCs/>
          <w:sz w:val="24"/>
          <w:szCs w:val="24"/>
        </w:rPr>
        <w:t>C. nutans</w:t>
      </w:r>
      <w:r w:rsidR="00504DC2" w:rsidRPr="00504DC2">
        <w:rPr>
          <w:rFonts w:ascii="Times New Roman" w:eastAsiaTheme="minorEastAsia" w:hAnsi="Times New Roman" w:cs="Times New Roman"/>
          <w:sz w:val="24"/>
          <w:szCs w:val="24"/>
        </w:rPr>
        <w:t xml:space="preserve">, </w:t>
      </w:r>
      <w:r w:rsidR="00504DC2">
        <w:rPr>
          <w:rFonts w:ascii="Times New Roman" w:eastAsiaTheme="minorEastAsia" w:hAnsi="Times New Roman" w:cs="Times New Roman"/>
          <w:sz w:val="24"/>
          <w:szCs w:val="24"/>
        </w:rPr>
        <w:t>so</w:t>
      </w:r>
      <w:r w:rsidR="00504DC2" w:rsidRPr="00504DC2">
        <w:rPr>
          <w:rFonts w:ascii="Times New Roman" w:eastAsiaTheme="minorEastAsia" w:hAnsi="Times New Roman" w:cs="Times New Roman"/>
          <w:sz w:val="24"/>
          <w:szCs w:val="24"/>
        </w:rPr>
        <w:t xml:space="preserve"> we thus </w:t>
      </w:r>
      <w:r w:rsidR="00504DC2">
        <w:rPr>
          <w:rFonts w:ascii="Times New Roman" w:eastAsiaTheme="minorEastAsia" w:hAnsi="Times New Roman" w:cs="Times New Roman"/>
          <w:sz w:val="24"/>
          <w:szCs w:val="24"/>
        </w:rPr>
        <w:t>make the</w:t>
      </w:r>
      <w:r w:rsidR="00504DC2" w:rsidRPr="00504DC2">
        <w:rPr>
          <w:rFonts w:ascii="Times New Roman" w:eastAsiaTheme="minorEastAsia" w:hAnsi="Times New Roman" w:cs="Times New Roman"/>
          <w:sz w:val="24"/>
          <w:szCs w:val="24"/>
        </w:rPr>
        <w:t xml:space="preserve"> simplifying assumption that probability of seed removal is a flat rate independent of location</w:t>
      </w:r>
      <w:r w:rsidR="00D32433">
        <w:rPr>
          <w:rFonts w:ascii="Times New Roman" w:eastAsiaTheme="minorEastAsia" w:hAnsi="Times New Roman" w:cs="Times New Roman"/>
          <w:sz w:val="24"/>
          <w:szCs w:val="24"/>
        </w:rPr>
        <w:t xml:space="preserve"> within the territory of an ant nest</w:t>
      </w:r>
      <w:r w:rsidR="00504DC2" w:rsidRPr="00504DC2">
        <w:rPr>
          <w:rFonts w:ascii="Times New Roman" w:eastAsiaTheme="minorEastAsia" w:hAnsi="Times New Roman" w:cs="Times New Roman"/>
          <w:sz w:val="24"/>
          <w:szCs w:val="24"/>
        </w:rPr>
        <w:t>; here, we use data from Drees and Shea (2024a), wh</w:t>
      </w:r>
      <w:r w:rsidR="00DC2A92">
        <w:rPr>
          <w:rFonts w:ascii="Times New Roman" w:eastAsiaTheme="minorEastAsia" w:hAnsi="Times New Roman" w:cs="Times New Roman"/>
          <w:sz w:val="24"/>
          <w:szCs w:val="24"/>
        </w:rPr>
        <w:t>ich</w:t>
      </w:r>
      <w:r w:rsidR="00504DC2" w:rsidRPr="00504DC2">
        <w:rPr>
          <w:rFonts w:ascii="Times New Roman" w:eastAsiaTheme="minorEastAsia" w:hAnsi="Times New Roman" w:cs="Times New Roman"/>
          <w:sz w:val="24"/>
          <w:szCs w:val="24"/>
        </w:rPr>
        <w:t xml:space="preserve"> found that 94.8% of </w:t>
      </w:r>
      <w:r w:rsidR="00504DC2" w:rsidRPr="00504DC2">
        <w:rPr>
          <w:rFonts w:ascii="Times New Roman" w:eastAsiaTheme="minorEastAsia" w:hAnsi="Times New Roman" w:cs="Times New Roman"/>
          <w:i/>
          <w:iCs/>
          <w:sz w:val="24"/>
          <w:szCs w:val="24"/>
        </w:rPr>
        <w:t>C. nutans</w:t>
      </w:r>
      <w:r w:rsidR="00504DC2" w:rsidRPr="00504DC2">
        <w:rPr>
          <w:rFonts w:ascii="Times New Roman" w:eastAsiaTheme="minorEastAsia" w:hAnsi="Times New Roman" w:cs="Times New Roman"/>
          <w:sz w:val="24"/>
          <w:szCs w:val="24"/>
        </w:rPr>
        <w:t xml:space="preserve"> seeds were removed after 48 hours. For seeds removed by ants, we </w:t>
      </w:r>
      <w:r w:rsidR="00E32EB4">
        <w:rPr>
          <w:rFonts w:ascii="Times New Roman" w:eastAsiaTheme="minorEastAsia" w:hAnsi="Times New Roman" w:cs="Times New Roman"/>
          <w:sz w:val="24"/>
          <w:szCs w:val="24"/>
        </w:rPr>
        <w:t>assume</w:t>
      </w:r>
      <w:r w:rsidR="00504DC2" w:rsidRPr="00504DC2">
        <w:rPr>
          <w:rFonts w:ascii="Times New Roman" w:eastAsiaTheme="minorEastAsia" w:hAnsi="Times New Roman" w:cs="Times New Roman"/>
          <w:sz w:val="24"/>
          <w:szCs w:val="24"/>
        </w:rPr>
        <w:t xml:space="preserve"> that </w:t>
      </w:r>
      <w:r w:rsidR="00D32433">
        <w:rPr>
          <w:rFonts w:ascii="Times New Roman" w:eastAsiaTheme="minorEastAsia" w:hAnsi="Times New Roman" w:cs="Times New Roman"/>
          <w:sz w:val="24"/>
          <w:szCs w:val="24"/>
        </w:rPr>
        <w:t xml:space="preserve">these </w:t>
      </w:r>
      <w:r w:rsidR="00504DC2" w:rsidRPr="00504DC2">
        <w:rPr>
          <w:rFonts w:ascii="Times New Roman" w:eastAsiaTheme="minorEastAsia" w:hAnsi="Times New Roman" w:cs="Times New Roman"/>
          <w:sz w:val="24"/>
          <w:szCs w:val="24"/>
        </w:rPr>
        <w:t>seeds are</w:t>
      </w:r>
      <w:r w:rsidR="00D32433">
        <w:rPr>
          <w:rFonts w:ascii="Times New Roman" w:eastAsiaTheme="minorEastAsia" w:hAnsi="Times New Roman" w:cs="Times New Roman"/>
          <w:sz w:val="24"/>
          <w:szCs w:val="24"/>
        </w:rPr>
        <w:t xml:space="preserve"> always</w:t>
      </w:r>
      <w:r w:rsidR="00504DC2" w:rsidRPr="00504DC2">
        <w:rPr>
          <w:rFonts w:ascii="Times New Roman" w:eastAsiaTheme="minorEastAsia" w:hAnsi="Times New Roman" w:cs="Times New Roman"/>
          <w:sz w:val="24"/>
          <w:szCs w:val="24"/>
        </w:rPr>
        <w:t xml:space="preserve"> taken to the nearest nest</w:t>
      </w:r>
      <w:r w:rsidR="0095584B">
        <w:rPr>
          <w:rFonts w:ascii="Times New Roman" w:eastAsiaTheme="minorEastAsia" w:hAnsi="Times New Roman" w:cs="Times New Roman"/>
          <w:sz w:val="24"/>
          <w:szCs w:val="24"/>
        </w:rPr>
        <w:t>, as nest-building ants are generally central place foragers</w:t>
      </w:r>
      <w:r w:rsidR="00504DC2" w:rsidRPr="00504DC2">
        <w:rPr>
          <w:rFonts w:ascii="Times New Roman" w:eastAsiaTheme="minorEastAsia" w:hAnsi="Times New Roman" w:cs="Times New Roman"/>
          <w:sz w:val="24"/>
          <w:szCs w:val="24"/>
        </w:rPr>
        <w:t xml:space="preserve">. </w:t>
      </w:r>
      <w:r w:rsidR="00D32433">
        <w:rPr>
          <w:rFonts w:ascii="Times New Roman" w:eastAsiaTheme="minorEastAsia" w:hAnsi="Times New Roman" w:cs="Times New Roman"/>
          <w:sz w:val="24"/>
          <w:szCs w:val="24"/>
        </w:rPr>
        <w:t xml:space="preserve">In the absence of any data on ant nest density </w:t>
      </w:r>
      <w:r w:rsidR="00E32EB4">
        <w:rPr>
          <w:rFonts w:ascii="Times New Roman" w:eastAsiaTheme="minorEastAsia" w:hAnsi="Times New Roman" w:cs="Times New Roman"/>
          <w:sz w:val="24"/>
          <w:szCs w:val="24"/>
        </w:rPr>
        <w:t>or</w:t>
      </w:r>
      <w:r w:rsidR="00D32433">
        <w:rPr>
          <w:rFonts w:ascii="Times New Roman" w:eastAsiaTheme="minorEastAsia" w:hAnsi="Times New Roman" w:cs="Times New Roman"/>
          <w:sz w:val="24"/>
          <w:szCs w:val="24"/>
        </w:rPr>
        <w:t xml:space="preserve"> maximum foraging distance for ants at the study site, we assume a mean nest density of 1 per 5 met</w:t>
      </w:r>
      <w:r w:rsidR="007B6893">
        <w:rPr>
          <w:rFonts w:ascii="Times New Roman" w:eastAsiaTheme="minorEastAsia" w:hAnsi="Times New Roman" w:cs="Times New Roman"/>
          <w:sz w:val="24"/>
          <w:szCs w:val="24"/>
        </w:rPr>
        <w:t>ers</w:t>
      </w:r>
      <w:r w:rsidR="00D32433">
        <w:rPr>
          <w:rFonts w:ascii="Times New Roman" w:eastAsiaTheme="minorEastAsia" w:hAnsi="Times New Roman" w:cs="Times New Roman"/>
          <w:sz w:val="24"/>
          <w:szCs w:val="24"/>
        </w:rPr>
        <w:t xml:space="preserve"> and a </w:t>
      </w:r>
      <w:r w:rsidR="00D32433" w:rsidRPr="00504DC2">
        <w:rPr>
          <w:rFonts w:ascii="Times New Roman" w:eastAsiaTheme="minorEastAsia" w:hAnsi="Times New Roman" w:cs="Times New Roman"/>
          <w:sz w:val="24"/>
          <w:szCs w:val="24"/>
        </w:rPr>
        <w:t xml:space="preserve">maximum </w:t>
      </w:r>
      <w:r w:rsidR="00D32433">
        <w:rPr>
          <w:rFonts w:ascii="Times New Roman" w:eastAsiaTheme="minorEastAsia" w:hAnsi="Times New Roman" w:cs="Times New Roman"/>
          <w:sz w:val="24"/>
          <w:szCs w:val="24"/>
        </w:rPr>
        <w:t>foraging</w:t>
      </w:r>
      <w:r w:rsidR="00D32433" w:rsidRPr="00504DC2">
        <w:rPr>
          <w:rFonts w:ascii="Times New Roman" w:eastAsiaTheme="minorEastAsia" w:hAnsi="Times New Roman" w:cs="Times New Roman"/>
          <w:sz w:val="24"/>
          <w:szCs w:val="24"/>
        </w:rPr>
        <w:t xml:space="preserve"> distance of 25 m</w:t>
      </w:r>
      <w:r w:rsidR="00D32433">
        <w:rPr>
          <w:rFonts w:ascii="Times New Roman" w:eastAsiaTheme="minorEastAsia" w:hAnsi="Times New Roman" w:cs="Times New Roman"/>
          <w:sz w:val="24"/>
          <w:szCs w:val="24"/>
        </w:rPr>
        <w:t>. W</w:t>
      </w:r>
      <w:r w:rsidR="00D32433" w:rsidRPr="00D51E97">
        <w:rPr>
          <w:rFonts w:ascii="Times New Roman" w:eastAsiaTheme="minorEastAsia" w:hAnsi="Times New Roman" w:cs="Times New Roman"/>
          <w:sz w:val="24"/>
          <w:szCs w:val="24"/>
        </w:rPr>
        <w:t xml:space="preserve">e then subject these parameters to sensitivity analyses to </w:t>
      </w:r>
      <w:r w:rsidR="00D32433">
        <w:rPr>
          <w:rFonts w:ascii="Times New Roman" w:eastAsiaTheme="minorEastAsia" w:hAnsi="Times New Roman" w:cs="Times New Roman"/>
          <w:sz w:val="24"/>
          <w:szCs w:val="24"/>
        </w:rPr>
        <w:t>examine</w:t>
      </w:r>
      <w:r w:rsidR="007F155D">
        <w:rPr>
          <w:rFonts w:ascii="Times New Roman" w:eastAsiaTheme="minorEastAsia" w:hAnsi="Times New Roman" w:cs="Times New Roman"/>
          <w:sz w:val="24"/>
          <w:szCs w:val="24"/>
        </w:rPr>
        <w:t xml:space="preserve"> both</w:t>
      </w:r>
      <w:r w:rsidR="00D32433" w:rsidRPr="00D51E97">
        <w:rPr>
          <w:rFonts w:ascii="Times New Roman" w:eastAsiaTheme="minorEastAsia" w:hAnsi="Times New Roman" w:cs="Times New Roman"/>
          <w:sz w:val="24"/>
          <w:szCs w:val="24"/>
        </w:rPr>
        <w:t xml:space="preserve"> the magnitude and direction of </w:t>
      </w:r>
      <w:r w:rsidR="00D32433">
        <w:rPr>
          <w:rFonts w:ascii="Times New Roman" w:eastAsiaTheme="minorEastAsia" w:hAnsi="Times New Roman" w:cs="Times New Roman"/>
          <w:sz w:val="24"/>
          <w:szCs w:val="24"/>
        </w:rPr>
        <w:t>changes</w:t>
      </w:r>
      <w:r w:rsidR="00D32433" w:rsidRPr="00D51E97">
        <w:rPr>
          <w:rFonts w:ascii="Times New Roman" w:eastAsiaTheme="minorEastAsia" w:hAnsi="Times New Roman" w:cs="Times New Roman"/>
          <w:sz w:val="24"/>
          <w:szCs w:val="24"/>
        </w:rPr>
        <w:t xml:space="preserve"> </w:t>
      </w:r>
      <w:r w:rsidR="007F155D">
        <w:rPr>
          <w:rFonts w:ascii="Times New Roman" w:eastAsiaTheme="minorEastAsia" w:hAnsi="Times New Roman" w:cs="Times New Roman"/>
          <w:sz w:val="24"/>
          <w:szCs w:val="24"/>
        </w:rPr>
        <w:t xml:space="preserve">in spread rate </w:t>
      </w:r>
      <w:r w:rsidR="00D32433" w:rsidRPr="00D51E97">
        <w:rPr>
          <w:rFonts w:ascii="Times New Roman" w:eastAsiaTheme="minorEastAsia" w:hAnsi="Times New Roman" w:cs="Times New Roman"/>
          <w:sz w:val="24"/>
          <w:szCs w:val="24"/>
        </w:rPr>
        <w:t>when these</w:t>
      </w:r>
      <w:r w:rsidR="007F155D">
        <w:rPr>
          <w:rFonts w:ascii="Times New Roman" w:eastAsiaTheme="minorEastAsia" w:hAnsi="Times New Roman" w:cs="Times New Roman"/>
          <w:sz w:val="24"/>
          <w:szCs w:val="24"/>
        </w:rPr>
        <w:t xml:space="preserve"> </w:t>
      </w:r>
      <w:r w:rsidR="00D32433" w:rsidRPr="00D51E97">
        <w:rPr>
          <w:rFonts w:ascii="Times New Roman" w:eastAsiaTheme="minorEastAsia" w:hAnsi="Times New Roman" w:cs="Times New Roman"/>
          <w:sz w:val="24"/>
          <w:szCs w:val="24"/>
        </w:rPr>
        <w:t xml:space="preserve">parameters are </w:t>
      </w:r>
      <w:r w:rsidR="007F155D">
        <w:rPr>
          <w:rFonts w:ascii="Times New Roman" w:eastAsiaTheme="minorEastAsia" w:hAnsi="Times New Roman" w:cs="Times New Roman"/>
          <w:sz w:val="24"/>
          <w:szCs w:val="24"/>
        </w:rPr>
        <w:lastRenderedPageBreak/>
        <w:t>perturbed</w:t>
      </w:r>
      <w:r w:rsidR="00D32433" w:rsidRPr="00D51E97">
        <w:rPr>
          <w:rFonts w:ascii="Times New Roman" w:eastAsiaTheme="minorEastAsia" w:hAnsi="Times New Roman" w:cs="Times New Roman"/>
          <w:sz w:val="24"/>
          <w:szCs w:val="24"/>
        </w:rPr>
        <w:t xml:space="preserve">. Should </w:t>
      </w:r>
      <w:r w:rsidR="00EA2882">
        <w:rPr>
          <w:rFonts w:ascii="Times New Roman" w:eastAsiaTheme="minorEastAsia" w:hAnsi="Times New Roman" w:cs="Times New Roman"/>
          <w:sz w:val="24"/>
          <w:szCs w:val="24"/>
        </w:rPr>
        <w:t>these</w:t>
      </w:r>
      <w:r w:rsidR="00D32433" w:rsidRPr="00D51E97">
        <w:rPr>
          <w:rFonts w:ascii="Times New Roman" w:eastAsiaTheme="minorEastAsia" w:hAnsi="Times New Roman" w:cs="Times New Roman"/>
          <w:sz w:val="24"/>
          <w:szCs w:val="24"/>
        </w:rPr>
        <w:t xml:space="preserve"> analyses </w:t>
      </w:r>
      <w:r w:rsidR="00D32433">
        <w:rPr>
          <w:rFonts w:ascii="Times New Roman" w:eastAsiaTheme="minorEastAsia" w:hAnsi="Times New Roman" w:cs="Times New Roman"/>
          <w:sz w:val="24"/>
          <w:szCs w:val="24"/>
        </w:rPr>
        <w:t xml:space="preserve">sufficiently </w:t>
      </w:r>
      <w:r w:rsidR="00D32433" w:rsidRPr="00D51E97">
        <w:rPr>
          <w:rFonts w:ascii="Times New Roman" w:eastAsiaTheme="minorEastAsia" w:hAnsi="Times New Roman" w:cs="Times New Roman"/>
          <w:sz w:val="24"/>
          <w:szCs w:val="24"/>
        </w:rPr>
        <w:t xml:space="preserve">demonstrate that seed predation and/or ant nest density </w:t>
      </w:r>
      <w:r w:rsidR="00D32433">
        <w:rPr>
          <w:rFonts w:ascii="Times New Roman" w:eastAsiaTheme="minorEastAsia" w:hAnsi="Times New Roman" w:cs="Times New Roman"/>
          <w:sz w:val="24"/>
          <w:szCs w:val="24"/>
        </w:rPr>
        <w:t>have strong effects on</w:t>
      </w:r>
      <w:r w:rsidR="00D32433" w:rsidRPr="00D51E97">
        <w:rPr>
          <w:rFonts w:ascii="Times New Roman" w:eastAsiaTheme="minorEastAsia" w:hAnsi="Times New Roman" w:cs="Times New Roman"/>
          <w:sz w:val="24"/>
          <w:szCs w:val="24"/>
        </w:rPr>
        <w:t xml:space="preserve"> </w:t>
      </w:r>
      <w:r w:rsidR="00B83832">
        <w:rPr>
          <w:rFonts w:ascii="Times New Roman" w:eastAsiaTheme="minorEastAsia" w:hAnsi="Times New Roman" w:cs="Times New Roman"/>
          <w:sz w:val="24"/>
          <w:szCs w:val="24"/>
        </w:rPr>
        <w:t>spread rates</w:t>
      </w:r>
      <w:r w:rsidR="00D32433" w:rsidRPr="00D51E97">
        <w:rPr>
          <w:rFonts w:ascii="Times New Roman" w:eastAsiaTheme="minorEastAsia" w:hAnsi="Times New Roman" w:cs="Times New Roman"/>
          <w:sz w:val="24"/>
          <w:szCs w:val="24"/>
        </w:rPr>
        <w:t xml:space="preserve">, then these parameters are critical for </w:t>
      </w:r>
      <w:r w:rsidR="00B83832">
        <w:rPr>
          <w:rFonts w:ascii="Times New Roman" w:eastAsiaTheme="minorEastAsia" w:hAnsi="Times New Roman" w:cs="Times New Roman"/>
          <w:sz w:val="24"/>
          <w:szCs w:val="24"/>
        </w:rPr>
        <w:t xml:space="preserve">spread rate </w:t>
      </w:r>
      <w:r w:rsidR="00D32433" w:rsidRPr="00D51E97">
        <w:rPr>
          <w:rFonts w:ascii="Times New Roman" w:eastAsiaTheme="minorEastAsia" w:hAnsi="Times New Roman" w:cs="Times New Roman"/>
          <w:sz w:val="24"/>
          <w:szCs w:val="24"/>
        </w:rPr>
        <w:t xml:space="preserve">estimation and </w:t>
      </w:r>
      <w:r w:rsidR="00D32433">
        <w:rPr>
          <w:rFonts w:ascii="Times New Roman" w:eastAsiaTheme="minorEastAsia" w:hAnsi="Times New Roman" w:cs="Times New Roman"/>
          <w:sz w:val="24"/>
          <w:szCs w:val="24"/>
        </w:rPr>
        <w:t>should be</w:t>
      </w:r>
      <w:r w:rsidR="00D32433" w:rsidRPr="00D51E97">
        <w:rPr>
          <w:rFonts w:ascii="Times New Roman" w:eastAsiaTheme="minorEastAsia" w:hAnsi="Times New Roman" w:cs="Times New Roman"/>
          <w:sz w:val="24"/>
          <w:szCs w:val="24"/>
        </w:rPr>
        <w:t xml:space="preserve"> foci for future research; if </w:t>
      </w:r>
      <w:r w:rsidR="007F155D">
        <w:rPr>
          <w:rFonts w:ascii="Times New Roman" w:eastAsiaTheme="minorEastAsia" w:hAnsi="Times New Roman" w:cs="Times New Roman"/>
          <w:sz w:val="24"/>
          <w:szCs w:val="24"/>
        </w:rPr>
        <w:t>not</w:t>
      </w:r>
      <w:r w:rsidR="00D32433" w:rsidRPr="00D51E97">
        <w:rPr>
          <w:rFonts w:ascii="Times New Roman" w:eastAsiaTheme="minorEastAsia" w:hAnsi="Times New Roman" w:cs="Times New Roman"/>
          <w:sz w:val="24"/>
          <w:szCs w:val="24"/>
        </w:rPr>
        <w:t xml:space="preserve">, then obtaining accurate estimates for these parameters may not be </w:t>
      </w:r>
      <w:r w:rsidR="00D32433">
        <w:rPr>
          <w:rFonts w:ascii="Times New Roman" w:eastAsiaTheme="minorEastAsia" w:hAnsi="Times New Roman" w:cs="Times New Roman"/>
          <w:sz w:val="24"/>
          <w:szCs w:val="24"/>
        </w:rPr>
        <w:t>necessary when building dispersal models in the future</w:t>
      </w:r>
      <w:r w:rsidR="00D32433" w:rsidRPr="00D51E97">
        <w:rPr>
          <w:rFonts w:ascii="Times New Roman" w:eastAsiaTheme="minorEastAsia" w:hAnsi="Times New Roman" w:cs="Times New Roman"/>
          <w:sz w:val="24"/>
          <w:szCs w:val="24"/>
        </w:rPr>
        <w:t>.</w:t>
      </w:r>
    </w:p>
    <w:p w14:paraId="28E6C95D" w14:textId="70C5BC80" w:rsidR="00D7434F" w:rsidRDefault="007B0BE0" w:rsidP="00DB47AD">
      <w:pPr>
        <w:spacing w:after="0" w:line="480" w:lineRule="auto"/>
        <w:ind w:firstLine="284"/>
        <w:rPr>
          <w:rFonts w:ascii="Times New Roman" w:hAnsi="Times New Roman" w:cs="Times New Roman"/>
          <w:sz w:val="24"/>
          <w:szCs w:val="24"/>
        </w:rPr>
      </w:pPr>
      <w:r w:rsidRPr="00D51E97">
        <w:rPr>
          <w:rFonts w:ascii="Times New Roman" w:eastAsiaTheme="minorEastAsia" w:hAnsi="Times New Roman" w:cs="Times New Roman"/>
          <w:sz w:val="24"/>
          <w:szCs w:val="24"/>
        </w:rPr>
        <w:t xml:space="preserve">In addition to </w:t>
      </w:r>
      <w:r w:rsidR="00151AFF">
        <w:rPr>
          <w:rFonts w:ascii="Times New Roman" w:eastAsiaTheme="minorEastAsia" w:hAnsi="Times New Roman" w:cs="Times New Roman"/>
          <w:sz w:val="24"/>
          <w:szCs w:val="24"/>
        </w:rPr>
        <w:t>a</w:t>
      </w:r>
      <w:r w:rsidRPr="00D51E97">
        <w:rPr>
          <w:rFonts w:ascii="Times New Roman" w:eastAsiaTheme="minorEastAsia" w:hAnsi="Times New Roman" w:cs="Times New Roman"/>
          <w:sz w:val="24"/>
          <w:szCs w:val="24"/>
        </w:rPr>
        <w:t xml:space="preserve"> lack of information </w:t>
      </w:r>
      <w:r w:rsidR="00151AFF">
        <w:rPr>
          <w:rFonts w:ascii="Times New Roman" w:eastAsiaTheme="minorEastAsia" w:hAnsi="Times New Roman" w:cs="Times New Roman"/>
          <w:sz w:val="24"/>
          <w:szCs w:val="24"/>
        </w:rPr>
        <w:t>on</w:t>
      </w:r>
      <w:r w:rsidRPr="00D51E97">
        <w:rPr>
          <w:rFonts w:ascii="Times New Roman" w:eastAsiaTheme="minorEastAsia" w:hAnsi="Times New Roman" w:cs="Times New Roman"/>
          <w:sz w:val="24"/>
          <w:szCs w:val="24"/>
        </w:rPr>
        <w:t xml:space="preserve"> ant nest densities</w:t>
      </w:r>
      <w:r w:rsidR="00D32433">
        <w:rPr>
          <w:rFonts w:ascii="Times New Roman" w:eastAsiaTheme="minorEastAsia" w:hAnsi="Times New Roman" w:cs="Times New Roman"/>
          <w:sz w:val="24"/>
          <w:szCs w:val="24"/>
        </w:rPr>
        <w:t xml:space="preserve"> and maximum foraging distance</w:t>
      </w:r>
      <w:r w:rsidR="00151AFF">
        <w:rPr>
          <w:rFonts w:ascii="Times New Roman" w:eastAsiaTheme="minorEastAsia" w:hAnsi="Times New Roman" w:cs="Times New Roman"/>
          <w:sz w:val="24"/>
          <w:szCs w:val="24"/>
        </w:rPr>
        <w:t xml:space="preserve"> at the study site</w:t>
      </w:r>
      <w:r w:rsidRPr="00D51E97">
        <w:rPr>
          <w:rFonts w:ascii="Times New Roman" w:eastAsiaTheme="minorEastAsia" w:hAnsi="Times New Roman" w:cs="Times New Roman"/>
          <w:sz w:val="24"/>
          <w:szCs w:val="24"/>
        </w:rPr>
        <w:t xml:space="preserve">, as well </w:t>
      </w:r>
      <w:r w:rsidR="00D32433">
        <w:rPr>
          <w:rFonts w:ascii="Times New Roman" w:eastAsiaTheme="minorEastAsia" w:hAnsi="Times New Roman" w:cs="Times New Roman"/>
          <w:sz w:val="24"/>
          <w:szCs w:val="24"/>
        </w:rPr>
        <w:t xml:space="preserve">as </w:t>
      </w:r>
      <w:r w:rsidRPr="00D51E97">
        <w:rPr>
          <w:rFonts w:ascii="Times New Roman" w:eastAsiaTheme="minorEastAsia" w:hAnsi="Times New Roman" w:cs="Times New Roman"/>
          <w:sz w:val="24"/>
          <w:szCs w:val="24"/>
        </w:rPr>
        <w:t xml:space="preserve">seed removal probability </w:t>
      </w:r>
      <w:r w:rsidR="00D32433">
        <w:rPr>
          <w:rFonts w:ascii="Times New Roman" w:eastAsiaTheme="minorEastAsia" w:hAnsi="Times New Roman" w:cs="Times New Roman"/>
          <w:sz w:val="24"/>
          <w:szCs w:val="24"/>
        </w:rPr>
        <w:t>as a function of</w:t>
      </w:r>
      <w:r w:rsidRPr="00D51E97">
        <w:rPr>
          <w:rFonts w:ascii="Times New Roman" w:eastAsiaTheme="minorEastAsia" w:hAnsi="Times New Roman" w:cs="Times New Roman"/>
          <w:sz w:val="24"/>
          <w:szCs w:val="24"/>
        </w:rPr>
        <w:t xml:space="preserve"> distance to the nearest ant nest, </w:t>
      </w:r>
      <w:r w:rsidR="00D83C43" w:rsidRPr="00D51E97">
        <w:rPr>
          <w:rFonts w:ascii="Times New Roman" w:eastAsiaTheme="minorEastAsia" w:hAnsi="Times New Roman" w:cs="Times New Roman"/>
          <w:sz w:val="24"/>
          <w:szCs w:val="24"/>
        </w:rPr>
        <w:t xml:space="preserve">there </w:t>
      </w:r>
      <w:r w:rsidR="00151AFF">
        <w:rPr>
          <w:rFonts w:ascii="Times New Roman" w:eastAsiaTheme="minorEastAsia" w:hAnsi="Times New Roman" w:cs="Times New Roman"/>
          <w:sz w:val="24"/>
          <w:szCs w:val="24"/>
        </w:rPr>
        <w:t>is</w:t>
      </w:r>
      <w:r w:rsidR="00D83C43" w:rsidRPr="00D51E97">
        <w:rPr>
          <w:rFonts w:ascii="Times New Roman" w:eastAsiaTheme="minorEastAsia" w:hAnsi="Times New Roman" w:cs="Times New Roman"/>
          <w:sz w:val="24"/>
          <w:szCs w:val="24"/>
        </w:rPr>
        <w:t xml:space="preserve"> also </w:t>
      </w:r>
      <w:r w:rsidR="00D32433">
        <w:rPr>
          <w:rFonts w:ascii="Times New Roman" w:eastAsiaTheme="minorEastAsia" w:hAnsi="Times New Roman" w:cs="Times New Roman"/>
          <w:sz w:val="24"/>
          <w:szCs w:val="24"/>
        </w:rPr>
        <w:t xml:space="preserve">a </w:t>
      </w:r>
      <w:r w:rsidR="009908AA" w:rsidRPr="00D51E97">
        <w:rPr>
          <w:rFonts w:ascii="Times New Roman" w:eastAsiaTheme="minorEastAsia" w:hAnsi="Times New Roman" w:cs="Times New Roman"/>
          <w:sz w:val="24"/>
          <w:szCs w:val="24"/>
        </w:rPr>
        <w:t>lack</w:t>
      </w:r>
      <w:r w:rsidR="00D83C43" w:rsidRPr="00D51E97">
        <w:rPr>
          <w:rFonts w:ascii="Times New Roman" w:eastAsiaTheme="minorEastAsia" w:hAnsi="Times New Roman" w:cs="Times New Roman"/>
          <w:sz w:val="24"/>
          <w:szCs w:val="24"/>
        </w:rPr>
        <w:t xml:space="preserve"> of</w:t>
      </w:r>
      <w:r w:rsidR="009908AA" w:rsidRPr="00D51E97">
        <w:rPr>
          <w:rFonts w:ascii="Times New Roman" w:eastAsiaTheme="minorEastAsia" w:hAnsi="Times New Roman" w:cs="Times New Roman"/>
          <w:sz w:val="24"/>
          <w:szCs w:val="24"/>
        </w:rPr>
        <w:t xml:space="preserve"> data on rates of </w:t>
      </w:r>
      <w:r w:rsidR="009908AA" w:rsidRPr="00D51E97">
        <w:rPr>
          <w:rFonts w:ascii="Times New Roman" w:eastAsiaTheme="minorEastAsia" w:hAnsi="Times New Roman" w:cs="Times New Roman"/>
          <w:i/>
          <w:iCs/>
          <w:sz w:val="24"/>
          <w:szCs w:val="24"/>
        </w:rPr>
        <w:t>C. nutans</w:t>
      </w:r>
      <w:r w:rsidR="009908AA" w:rsidRPr="00D51E97">
        <w:rPr>
          <w:rFonts w:ascii="Times New Roman" w:eastAsiaTheme="minorEastAsia" w:hAnsi="Times New Roman" w:cs="Times New Roman"/>
          <w:sz w:val="24"/>
          <w:szCs w:val="24"/>
        </w:rPr>
        <w:t xml:space="preserve"> seed predation after primary dispersal. Rates of seed predation in general are difficult to capture in a natural setting, and </w:t>
      </w:r>
      <w:r w:rsidR="00D83C43" w:rsidRPr="00D51E97">
        <w:rPr>
          <w:rFonts w:ascii="Times New Roman" w:eastAsiaTheme="minorEastAsia" w:hAnsi="Times New Roman" w:cs="Times New Roman"/>
          <w:sz w:val="24"/>
          <w:szCs w:val="24"/>
        </w:rPr>
        <w:t>though</w:t>
      </w:r>
      <w:r w:rsidR="009908AA" w:rsidRPr="00D51E97">
        <w:rPr>
          <w:rFonts w:ascii="Times New Roman" w:eastAsiaTheme="minorEastAsia" w:hAnsi="Times New Roman" w:cs="Times New Roman"/>
          <w:sz w:val="24"/>
          <w:szCs w:val="24"/>
        </w:rPr>
        <w:t xml:space="preserve"> experiments on seed removal are easier to conduct, studies</w:t>
      </w:r>
      <w:r w:rsidR="00D83C43" w:rsidRPr="00D51E97">
        <w:rPr>
          <w:rFonts w:ascii="Times New Roman" w:eastAsiaTheme="minorEastAsia" w:hAnsi="Times New Roman" w:cs="Times New Roman"/>
          <w:sz w:val="24"/>
          <w:szCs w:val="24"/>
        </w:rPr>
        <w:t xml:space="preserve"> doing so</w:t>
      </w:r>
      <w:r w:rsidR="009908AA" w:rsidRPr="00D51E97">
        <w:rPr>
          <w:rFonts w:ascii="Times New Roman" w:eastAsiaTheme="minorEastAsia" w:hAnsi="Times New Roman" w:cs="Times New Roman"/>
          <w:sz w:val="24"/>
          <w:szCs w:val="24"/>
        </w:rPr>
        <w:t xml:space="preserve"> often incorrectly assume that all removed seeds are</w:t>
      </w:r>
      <w:r w:rsidR="00151AFF">
        <w:rPr>
          <w:rFonts w:ascii="Times New Roman" w:eastAsiaTheme="minorEastAsia" w:hAnsi="Times New Roman" w:cs="Times New Roman"/>
          <w:sz w:val="24"/>
          <w:szCs w:val="24"/>
        </w:rPr>
        <w:t xml:space="preserve"> also</w:t>
      </w:r>
      <w:r w:rsidR="009908AA" w:rsidRPr="00D51E97">
        <w:rPr>
          <w:rFonts w:ascii="Times New Roman" w:eastAsiaTheme="minorEastAsia" w:hAnsi="Times New Roman" w:cs="Times New Roman"/>
          <w:sz w:val="24"/>
          <w:szCs w:val="24"/>
        </w:rPr>
        <w:t xml:space="preserve"> consumed (Vander Wall </w:t>
      </w:r>
      <w:r w:rsidR="009908AA" w:rsidRPr="00D51E97">
        <w:rPr>
          <w:rFonts w:ascii="Times New Roman" w:eastAsiaTheme="minorEastAsia" w:hAnsi="Times New Roman" w:cs="Times New Roman"/>
          <w:i/>
          <w:iCs/>
          <w:sz w:val="24"/>
          <w:szCs w:val="24"/>
        </w:rPr>
        <w:t>et al</w:t>
      </w:r>
      <w:r w:rsidR="009908AA" w:rsidRPr="00D51E97">
        <w:rPr>
          <w:rFonts w:ascii="Times New Roman" w:eastAsiaTheme="minorEastAsia" w:hAnsi="Times New Roman" w:cs="Times New Roman"/>
          <w:sz w:val="24"/>
          <w:szCs w:val="24"/>
        </w:rPr>
        <w:t>. 2005)</w:t>
      </w:r>
      <w:r w:rsidR="002B7317">
        <w:rPr>
          <w:rFonts w:ascii="Times New Roman" w:eastAsiaTheme="minorEastAsia" w:hAnsi="Times New Roman" w:cs="Times New Roman"/>
          <w:sz w:val="24"/>
          <w:szCs w:val="24"/>
        </w:rPr>
        <w:t xml:space="preserve"> and thus destroyed</w:t>
      </w:r>
      <w:r w:rsidR="0095584B">
        <w:rPr>
          <w:rFonts w:ascii="Times New Roman" w:eastAsiaTheme="minorEastAsia" w:hAnsi="Times New Roman" w:cs="Times New Roman"/>
          <w:sz w:val="24"/>
          <w:szCs w:val="24"/>
        </w:rPr>
        <w:t>, or conversely, that all seeds are dispersed and not eaten</w:t>
      </w:r>
      <w:r w:rsidR="009908AA" w:rsidRPr="00D51E97">
        <w:rPr>
          <w:rFonts w:ascii="Times New Roman" w:eastAsiaTheme="minorEastAsia" w:hAnsi="Times New Roman" w:cs="Times New Roman"/>
          <w:sz w:val="24"/>
          <w:szCs w:val="24"/>
        </w:rPr>
        <w:t xml:space="preserve">. While data on </w:t>
      </w:r>
      <w:r w:rsidR="009908AA" w:rsidRPr="00D51E97">
        <w:rPr>
          <w:rFonts w:ascii="Times New Roman" w:eastAsiaTheme="minorEastAsia" w:hAnsi="Times New Roman" w:cs="Times New Roman"/>
          <w:i/>
          <w:iCs/>
          <w:sz w:val="24"/>
          <w:szCs w:val="24"/>
        </w:rPr>
        <w:t>C. nutans</w:t>
      </w:r>
      <w:r w:rsidR="009908AA" w:rsidRPr="00D51E97">
        <w:rPr>
          <w:rFonts w:ascii="Times New Roman" w:eastAsiaTheme="minorEastAsia" w:hAnsi="Times New Roman" w:cs="Times New Roman"/>
          <w:sz w:val="24"/>
          <w:szCs w:val="24"/>
        </w:rPr>
        <w:t xml:space="preserve"> seed removal rates (</w:t>
      </w:r>
      <w:proofErr w:type="spellStart"/>
      <w:r w:rsidR="009908AA" w:rsidRPr="00D51E97">
        <w:rPr>
          <w:rFonts w:ascii="Times New Roman" w:eastAsiaTheme="minorEastAsia" w:hAnsi="Times New Roman" w:cs="Times New Roman"/>
          <w:sz w:val="24"/>
          <w:szCs w:val="24"/>
        </w:rPr>
        <w:t>Jongejans</w:t>
      </w:r>
      <w:proofErr w:type="spellEnd"/>
      <w:r w:rsidR="009908AA"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i/>
          <w:iCs/>
          <w:sz w:val="24"/>
          <w:szCs w:val="24"/>
        </w:rPr>
        <w:t>et al</w:t>
      </w:r>
      <w:r w:rsidR="009908AA" w:rsidRPr="00D51E97">
        <w:rPr>
          <w:rFonts w:ascii="Times New Roman" w:eastAsiaTheme="minorEastAsia" w:hAnsi="Times New Roman" w:cs="Times New Roman"/>
          <w:sz w:val="24"/>
          <w:szCs w:val="24"/>
        </w:rPr>
        <w:t>. 2015</w:t>
      </w:r>
      <w:r w:rsidR="00BC24F3">
        <w:rPr>
          <w:rFonts w:ascii="Times New Roman" w:eastAsiaTheme="minorEastAsia" w:hAnsi="Times New Roman" w:cs="Times New Roman"/>
          <w:sz w:val="24"/>
          <w:szCs w:val="24"/>
        </w:rPr>
        <w:t>,</w:t>
      </w:r>
      <w:r w:rsidR="00BC24F3"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 xml:space="preserve">Drees and Shea 2024a) indicate that </w:t>
      </w:r>
      <w:proofErr w:type="gramStart"/>
      <w:r w:rsidR="009908AA" w:rsidRPr="00D51E97">
        <w:rPr>
          <w:rFonts w:ascii="Times New Roman" w:eastAsiaTheme="minorEastAsia" w:hAnsi="Times New Roman" w:cs="Times New Roman"/>
          <w:sz w:val="24"/>
          <w:szCs w:val="24"/>
        </w:rPr>
        <w:t xml:space="preserve">the </w:t>
      </w:r>
      <w:r w:rsidR="007F155D">
        <w:rPr>
          <w:rFonts w:ascii="Times New Roman" w:eastAsiaTheme="minorEastAsia" w:hAnsi="Times New Roman" w:cs="Times New Roman"/>
          <w:sz w:val="24"/>
          <w:szCs w:val="24"/>
        </w:rPr>
        <w:t>vast</w:t>
      </w:r>
      <w:r w:rsidR="007F155D" w:rsidRPr="00D51E97">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majority of</w:t>
      </w:r>
      <w:proofErr w:type="gramEnd"/>
      <w:r w:rsidR="009908AA" w:rsidRPr="00D51E97">
        <w:rPr>
          <w:rFonts w:ascii="Times New Roman" w:eastAsiaTheme="minorEastAsia" w:hAnsi="Times New Roman" w:cs="Times New Roman"/>
          <w:sz w:val="24"/>
          <w:szCs w:val="24"/>
        </w:rPr>
        <w:t xml:space="preserve"> seeds</w:t>
      </w:r>
      <w:r w:rsidR="00885262">
        <w:rPr>
          <w:rFonts w:ascii="Times New Roman" w:eastAsiaTheme="minorEastAsia" w:hAnsi="Times New Roman" w:cs="Times New Roman"/>
          <w:sz w:val="24"/>
          <w:szCs w:val="24"/>
        </w:rPr>
        <w:t xml:space="preserve"> experiencing primary dispersal via wind</w:t>
      </w:r>
      <w:r w:rsidR="009908AA" w:rsidRPr="00D51E97">
        <w:rPr>
          <w:rFonts w:ascii="Times New Roman" w:eastAsiaTheme="minorEastAsia" w:hAnsi="Times New Roman" w:cs="Times New Roman"/>
          <w:sz w:val="24"/>
          <w:szCs w:val="24"/>
        </w:rPr>
        <w:t xml:space="preserve"> are </w:t>
      </w:r>
      <w:r w:rsidR="002B7317">
        <w:rPr>
          <w:rFonts w:ascii="Times New Roman" w:eastAsiaTheme="minorEastAsia" w:hAnsi="Times New Roman" w:cs="Times New Roman"/>
          <w:sz w:val="24"/>
          <w:szCs w:val="24"/>
        </w:rPr>
        <w:t xml:space="preserve">also </w:t>
      </w:r>
      <w:r w:rsidR="009908AA" w:rsidRPr="00D51E97">
        <w:rPr>
          <w:rFonts w:ascii="Times New Roman" w:eastAsiaTheme="minorEastAsia" w:hAnsi="Times New Roman" w:cs="Times New Roman"/>
          <w:sz w:val="24"/>
          <w:szCs w:val="24"/>
        </w:rPr>
        <w:t>moved by secondary dispersal vectors,</w:t>
      </w:r>
      <w:r w:rsidR="00885262">
        <w:rPr>
          <w:rFonts w:ascii="Times New Roman" w:eastAsiaTheme="minorEastAsia" w:hAnsi="Times New Roman" w:cs="Times New Roman"/>
          <w:sz w:val="24"/>
          <w:szCs w:val="24"/>
        </w:rPr>
        <w:t xml:space="preserve"> namely ants,</w:t>
      </w:r>
      <w:r w:rsidR="009908AA" w:rsidRPr="00D51E97">
        <w:rPr>
          <w:rFonts w:ascii="Times New Roman" w:eastAsiaTheme="minorEastAsia" w:hAnsi="Times New Roman" w:cs="Times New Roman"/>
          <w:sz w:val="24"/>
          <w:szCs w:val="24"/>
        </w:rPr>
        <w:t xml:space="preserve"> rates of seed </w:t>
      </w:r>
      <w:r w:rsidR="00431FE4">
        <w:rPr>
          <w:rFonts w:ascii="Times New Roman" w:eastAsiaTheme="minorEastAsia" w:hAnsi="Times New Roman" w:cs="Times New Roman"/>
          <w:sz w:val="24"/>
          <w:szCs w:val="24"/>
        </w:rPr>
        <w:t>predation</w:t>
      </w:r>
      <w:r w:rsidR="009908AA" w:rsidRPr="00D51E97">
        <w:rPr>
          <w:rFonts w:ascii="Times New Roman" w:eastAsiaTheme="minorEastAsia" w:hAnsi="Times New Roman" w:cs="Times New Roman"/>
          <w:sz w:val="24"/>
          <w:szCs w:val="24"/>
        </w:rPr>
        <w:t xml:space="preserve"> are unknown</w:t>
      </w:r>
      <w:r w:rsidR="00885262">
        <w:rPr>
          <w:rFonts w:ascii="Times New Roman" w:eastAsiaTheme="minorEastAsia" w:hAnsi="Times New Roman" w:cs="Times New Roman"/>
          <w:sz w:val="24"/>
          <w:szCs w:val="24"/>
        </w:rPr>
        <w:t xml:space="preserve">. </w:t>
      </w:r>
      <w:r w:rsidR="009908AA" w:rsidRPr="00D51E97">
        <w:rPr>
          <w:rFonts w:ascii="Times New Roman" w:eastAsiaTheme="minorEastAsia" w:hAnsi="Times New Roman" w:cs="Times New Roman"/>
          <w:sz w:val="24"/>
          <w:szCs w:val="24"/>
        </w:rPr>
        <w:t xml:space="preserve">Thus, we </w:t>
      </w:r>
      <w:r w:rsidR="00D83C43" w:rsidRPr="00D51E97">
        <w:rPr>
          <w:rFonts w:ascii="Times New Roman" w:eastAsiaTheme="minorEastAsia" w:hAnsi="Times New Roman" w:cs="Times New Roman"/>
          <w:sz w:val="24"/>
          <w:szCs w:val="24"/>
        </w:rPr>
        <w:t>assume a</w:t>
      </w:r>
      <w:r w:rsidR="00885262">
        <w:rPr>
          <w:rFonts w:ascii="Times New Roman" w:eastAsiaTheme="minorEastAsia" w:hAnsi="Times New Roman" w:cs="Times New Roman"/>
          <w:sz w:val="24"/>
          <w:szCs w:val="24"/>
        </w:rPr>
        <w:t xml:space="preserve"> </w:t>
      </w:r>
      <w:r w:rsidR="00D83C43" w:rsidRPr="00D51E97">
        <w:rPr>
          <w:rFonts w:ascii="Times New Roman" w:eastAsiaTheme="minorEastAsia" w:hAnsi="Times New Roman" w:cs="Times New Roman"/>
          <w:sz w:val="24"/>
          <w:szCs w:val="24"/>
        </w:rPr>
        <w:t xml:space="preserve">post-dispersal predation rate of 0.9 for </w:t>
      </w:r>
      <w:r w:rsidR="00D51E97">
        <w:rPr>
          <w:rFonts w:ascii="Times New Roman" w:eastAsiaTheme="minorEastAsia" w:hAnsi="Times New Roman" w:cs="Times New Roman"/>
          <w:sz w:val="24"/>
          <w:szCs w:val="24"/>
        </w:rPr>
        <w:t>seeds moved by ants</w:t>
      </w:r>
      <w:r w:rsidR="00D83C43" w:rsidRPr="00D51E97">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using a similar rationale to our assumptions on ant nest density and foraging distance:</w:t>
      </w:r>
      <w:r w:rsidR="00EA2882">
        <w:rPr>
          <w:rFonts w:ascii="Times New Roman" w:eastAsiaTheme="minorEastAsia" w:hAnsi="Times New Roman" w:cs="Times New Roman"/>
          <w:sz w:val="24"/>
          <w:szCs w:val="24"/>
        </w:rPr>
        <w:t xml:space="preserve"> </w:t>
      </w:r>
      <w:r w:rsidR="00823D22" w:rsidRPr="00823D22">
        <w:rPr>
          <w:rFonts w:ascii="Times New Roman" w:eastAsiaTheme="minorEastAsia" w:hAnsi="Times New Roman" w:cs="Times New Roman"/>
          <w:sz w:val="24"/>
          <w:szCs w:val="24"/>
        </w:rPr>
        <w:t xml:space="preserve">sensitivity analyses </w:t>
      </w:r>
      <w:r w:rsidR="00823D22">
        <w:rPr>
          <w:rFonts w:ascii="Times New Roman" w:eastAsiaTheme="minorEastAsia" w:hAnsi="Times New Roman" w:cs="Times New Roman"/>
          <w:sz w:val="24"/>
          <w:szCs w:val="24"/>
        </w:rPr>
        <w:t xml:space="preserve">can determine </w:t>
      </w:r>
      <w:r w:rsidR="003F0B49">
        <w:rPr>
          <w:rFonts w:ascii="Times New Roman" w:eastAsiaTheme="minorEastAsia" w:hAnsi="Times New Roman" w:cs="Times New Roman"/>
          <w:sz w:val="24"/>
          <w:szCs w:val="24"/>
        </w:rPr>
        <w:t>if</w:t>
      </w:r>
      <w:r w:rsidR="00823D22">
        <w:rPr>
          <w:rFonts w:ascii="Times New Roman" w:eastAsiaTheme="minorEastAsia" w:hAnsi="Times New Roman" w:cs="Times New Roman"/>
          <w:sz w:val="24"/>
          <w:szCs w:val="24"/>
        </w:rPr>
        <w:t xml:space="preserve"> this parameter</w:t>
      </w:r>
      <w:r w:rsidR="00823D22" w:rsidRPr="00823D22">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is</w:t>
      </w:r>
      <w:r w:rsidR="00823D22" w:rsidRPr="00823D22">
        <w:rPr>
          <w:rFonts w:ascii="Times New Roman" w:eastAsiaTheme="minorEastAsia" w:hAnsi="Times New Roman" w:cs="Times New Roman"/>
          <w:sz w:val="24"/>
          <w:szCs w:val="24"/>
        </w:rPr>
        <w:t xml:space="preserve"> a critical determinant of population spread rate</w:t>
      </w:r>
      <w:r w:rsidR="00823D22">
        <w:rPr>
          <w:rFonts w:ascii="Times New Roman" w:eastAsiaTheme="minorEastAsia" w:hAnsi="Times New Roman" w:cs="Times New Roman"/>
          <w:sz w:val="24"/>
          <w:szCs w:val="24"/>
        </w:rPr>
        <w:t>, and thus whether it is worthy of consideration in future studies.</w:t>
      </w:r>
      <w:r w:rsidR="00B83832">
        <w:rPr>
          <w:rFonts w:ascii="Times New Roman" w:eastAsiaTheme="minorEastAsia" w:hAnsi="Times New Roman" w:cs="Times New Roman"/>
          <w:sz w:val="24"/>
          <w:szCs w:val="24"/>
        </w:rPr>
        <w:t xml:space="preserve"> </w:t>
      </w:r>
      <w:r w:rsidR="00823D22">
        <w:rPr>
          <w:rFonts w:ascii="Times New Roman" w:eastAsiaTheme="minorEastAsia" w:hAnsi="Times New Roman" w:cs="Times New Roman"/>
          <w:sz w:val="24"/>
          <w:szCs w:val="24"/>
        </w:rPr>
        <w:t>Additional</w:t>
      </w:r>
      <w:r w:rsidR="00823D22" w:rsidRPr="009A0457">
        <w:rPr>
          <w:rFonts w:ascii="Times New Roman" w:eastAsiaTheme="minorEastAsia" w:hAnsi="Times New Roman" w:cs="Times New Roman"/>
          <w:sz w:val="24"/>
          <w:szCs w:val="24"/>
        </w:rPr>
        <w:t xml:space="preserve"> information</w:t>
      </w:r>
      <w:r w:rsidR="00823D22">
        <w:rPr>
          <w:rFonts w:ascii="Times New Roman" w:eastAsiaTheme="minorEastAsia" w:hAnsi="Times New Roman" w:cs="Times New Roman"/>
          <w:sz w:val="24"/>
          <w:szCs w:val="24"/>
        </w:rPr>
        <w:t xml:space="preserve"> on </w:t>
      </w:r>
      <w:r w:rsidR="00B83832">
        <w:rPr>
          <w:rFonts w:ascii="Times New Roman" w:eastAsiaTheme="minorEastAsia" w:hAnsi="Times New Roman" w:cs="Times New Roman"/>
          <w:sz w:val="24"/>
          <w:szCs w:val="24"/>
        </w:rPr>
        <w:t xml:space="preserve">the </w:t>
      </w:r>
      <w:r w:rsidR="00823D22">
        <w:rPr>
          <w:rFonts w:ascii="Times New Roman" w:eastAsiaTheme="minorEastAsia" w:hAnsi="Times New Roman" w:cs="Times New Roman"/>
          <w:sz w:val="24"/>
          <w:szCs w:val="24"/>
        </w:rPr>
        <w:t>wind dispersal model,</w:t>
      </w:r>
      <w:r w:rsidR="004920E0">
        <w:rPr>
          <w:rFonts w:ascii="Times New Roman" w:eastAsiaTheme="minorEastAsia" w:hAnsi="Times New Roman" w:cs="Times New Roman"/>
          <w:sz w:val="24"/>
          <w:szCs w:val="24"/>
        </w:rPr>
        <w:t xml:space="preserve"> the ant dispersal model,</w:t>
      </w:r>
      <w:r w:rsidR="00823D22">
        <w:rPr>
          <w:rFonts w:ascii="Times New Roman" w:eastAsiaTheme="minorEastAsia" w:hAnsi="Times New Roman" w:cs="Times New Roman"/>
          <w:sz w:val="24"/>
          <w:szCs w:val="24"/>
        </w:rPr>
        <w:t xml:space="preserve"> and the parameters associated with these models can be found in</w:t>
      </w:r>
      <w:r w:rsidR="00823D22" w:rsidRPr="009A0457">
        <w:rPr>
          <w:rFonts w:ascii="Times New Roman" w:eastAsiaTheme="minorEastAsia" w:hAnsi="Times New Roman" w:cs="Times New Roman"/>
          <w:sz w:val="24"/>
          <w:szCs w:val="24"/>
        </w:rPr>
        <w:t xml:space="preserve"> Appendix S1</w:t>
      </w:r>
      <w:r w:rsidR="004920E0">
        <w:rPr>
          <w:rFonts w:ascii="Times New Roman" w:eastAsiaTheme="minorEastAsia" w:hAnsi="Times New Roman" w:cs="Times New Roman"/>
          <w:sz w:val="24"/>
          <w:szCs w:val="24"/>
        </w:rPr>
        <w:t>, where all are described in detail.</w:t>
      </w:r>
    </w:p>
    <w:p w14:paraId="1F5E97F8" w14:textId="18BC06CE" w:rsidR="00DB4305" w:rsidRPr="00F30DC8" w:rsidRDefault="00B83832" w:rsidP="00DB47AD">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Spread rate</w:t>
      </w:r>
      <w:r w:rsidR="00DB4305" w:rsidRPr="00A53067">
        <w:rPr>
          <w:rFonts w:ascii="Times New Roman" w:hAnsi="Times New Roman" w:cs="Times New Roman"/>
          <w:b/>
          <w:bCs/>
          <w:i/>
          <w:iCs/>
          <w:sz w:val="24"/>
          <w:szCs w:val="24"/>
        </w:rPr>
        <w:t xml:space="preserve"> model</w:t>
      </w:r>
    </w:p>
    <w:p w14:paraId="5265BDB8" w14:textId="1DA0ACA9" w:rsidR="007B0BE0" w:rsidRPr="007B0BE0" w:rsidRDefault="007B0BE0" w:rsidP="00DB47AD">
      <w:pPr>
        <w:spacing w:after="0" w:line="480" w:lineRule="auto"/>
        <w:ind w:firstLine="284"/>
        <w:rPr>
          <w:rFonts w:ascii="Times New Roman" w:hAnsi="Times New Roman" w:cs="Times New Roman"/>
          <w:sz w:val="24"/>
          <w:szCs w:val="24"/>
        </w:rPr>
      </w:pPr>
      <w:r w:rsidRPr="007B0BE0">
        <w:rPr>
          <w:rFonts w:ascii="Times New Roman" w:hAnsi="Times New Roman" w:cs="Times New Roman"/>
          <w:sz w:val="24"/>
          <w:szCs w:val="24"/>
        </w:rPr>
        <w:t xml:space="preserve">While </w:t>
      </w:r>
      <w:r w:rsidR="00B455BE">
        <w:rPr>
          <w:rFonts w:ascii="Times New Roman" w:hAnsi="Times New Roman" w:cs="Times New Roman"/>
          <w:sz w:val="24"/>
          <w:szCs w:val="24"/>
        </w:rPr>
        <w:t xml:space="preserve">many of the </w:t>
      </w:r>
      <w:r w:rsidRPr="007B0BE0">
        <w:rPr>
          <w:rFonts w:ascii="Times New Roman" w:hAnsi="Times New Roman" w:cs="Times New Roman"/>
          <w:sz w:val="24"/>
          <w:szCs w:val="24"/>
        </w:rPr>
        <w:t xml:space="preserve">previous studies on </w:t>
      </w:r>
      <w:r w:rsidRPr="007B0BE0">
        <w:rPr>
          <w:rFonts w:ascii="Times New Roman" w:hAnsi="Times New Roman" w:cs="Times New Roman"/>
          <w:i/>
          <w:iCs/>
          <w:sz w:val="24"/>
          <w:szCs w:val="24"/>
        </w:rPr>
        <w:t>C. nutans</w:t>
      </w:r>
      <w:r w:rsidRPr="007B0BE0">
        <w:rPr>
          <w:rFonts w:ascii="Times New Roman" w:hAnsi="Times New Roman" w:cs="Times New Roman"/>
          <w:sz w:val="24"/>
          <w:szCs w:val="24"/>
        </w:rPr>
        <w:t xml:space="preserve"> </w:t>
      </w:r>
      <w:r w:rsidR="00A53067">
        <w:rPr>
          <w:rFonts w:ascii="Times New Roman" w:hAnsi="Times New Roman" w:cs="Times New Roman"/>
          <w:sz w:val="24"/>
          <w:szCs w:val="24"/>
        </w:rPr>
        <w:t xml:space="preserve">spread </w:t>
      </w:r>
      <w:r w:rsidRPr="007B0BE0">
        <w:rPr>
          <w:rFonts w:ascii="Times New Roman" w:hAnsi="Times New Roman" w:cs="Times New Roman"/>
          <w:sz w:val="24"/>
          <w:szCs w:val="24"/>
        </w:rPr>
        <w:t>analytically estimate wave speeds</w:t>
      </w:r>
      <w:r w:rsidRPr="007B0BE0">
        <w:rPr>
          <w:rFonts w:ascii="Times New Roman" w:hAnsi="Times New Roman" w:cs="Times New Roman"/>
          <w:i/>
          <w:iCs/>
          <w:sz w:val="24"/>
          <w:szCs w:val="24"/>
        </w:rPr>
        <w:t xml:space="preserve"> </w:t>
      </w:r>
      <w:r w:rsidRPr="007B0BE0">
        <w:rPr>
          <w:rFonts w:ascii="Times New Roman" w:hAnsi="Times New Roman" w:cs="Times New Roman"/>
          <w:sz w:val="24"/>
          <w:szCs w:val="24"/>
        </w:rPr>
        <w:t>using</w:t>
      </w:r>
      <w:r w:rsidR="009B5233">
        <w:rPr>
          <w:rFonts w:ascii="Times New Roman" w:hAnsi="Times New Roman" w:cs="Times New Roman"/>
          <w:sz w:val="24"/>
          <w:szCs w:val="24"/>
        </w:rPr>
        <w:t xml:space="preserve"> matrix,</w:t>
      </w:r>
      <w:r w:rsidRPr="007B0BE0">
        <w:rPr>
          <w:rFonts w:ascii="Times New Roman" w:hAnsi="Times New Roman" w:cs="Times New Roman"/>
          <w:sz w:val="24"/>
          <w:szCs w:val="24"/>
        </w:rPr>
        <w:t xml:space="preserve"> integrodifference</w:t>
      </w:r>
      <w:r w:rsidR="009B5233">
        <w:rPr>
          <w:rFonts w:ascii="Times New Roman" w:hAnsi="Times New Roman" w:cs="Times New Roman"/>
          <w:sz w:val="24"/>
          <w:szCs w:val="24"/>
        </w:rPr>
        <w:t xml:space="preserve">, or </w:t>
      </w:r>
      <w:r w:rsidRPr="007B0BE0">
        <w:rPr>
          <w:rFonts w:ascii="Times New Roman" w:hAnsi="Times New Roman" w:cs="Times New Roman"/>
          <w:sz w:val="24"/>
          <w:szCs w:val="24"/>
        </w:rPr>
        <w:t>integral projection models (</w:t>
      </w:r>
      <w:r w:rsidRPr="009B5233">
        <w:rPr>
          <w:rFonts w:ascii="Times New Roman" w:hAnsi="Times New Roman" w:cs="Times New Roman"/>
          <w:sz w:val="24"/>
          <w:szCs w:val="24"/>
        </w:rPr>
        <w:t xml:space="preserve">e.g. </w:t>
      </w:r>
      <w:proofErr w:type="spellStart"/>
      <w:r w:rsidRPr="009B5233">
        <w:rPr>
          <w:rFonts w:ascii="Times New Roman" w:hAnsi="Times New Roman" w:cs="Times New Roman"/>
          <w:sz w:val="24"/>
          <w:szCs w:val="24"/>
        </w:rPr>
        <w:t>Skarpaas</w:t>
      </w:r>
      <w:proofErr w:type="spellEnd"/>
      <w:r w:rsidRPr="009B5233">
        <w:rPr>
          <w:rFonts w:ascii="Times New Roman" w:hAnsi="Times New Roman" w:cs="Times New Roman"/>
          <w:sz w:val="24"/>
          <w:szCs w:val="24"/>
        </w:rPr>
        <w:t xml:space="preserve"> and Shea 2007</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proofErr w:type="spellStart"/>
      <w:r w:rsidRPr="009B5233">
        <w:rPr>
          <w:rFonts w:ascii="Times New Roman" w:hAnsi="Times New Roman" w:cs="Times New Roman"/>
          <w:sz w:val="24"/>
          <w:szCs w:val="24"/>
        </w:rPr>
        <w:t>Jongejans</w:t>
      </w:r>
      <w:proofErr w:type="spellEnd"/>
      <w:r w:rsidRPr="009B5233">
        <w:rPr>
          <w:rFonts w:ascii="Times New Roman" w:hAnsi="Times New Roman" w:cs="Times New Roman"/>
          <w:sz w:val="24"/>
          <w:szCs w:val="24"/>
        </w:rPr>
        <w:t xml:space="preserve">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xml:space="preserve"> 2011</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Pr="009B5233">
        <w:rPr>
          <w:rFonts w:ascii="Times New Roman" w:hAnsi="Times New Roman" w:cs="Times New Roman"/>
          <w:sz w:val="24"/>
          <w:szCs w:val="24"/>
        </w:rPr>
        <w:t xml:space="preserve">Zhang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2011</w:t>
      </w:r>
      <w:r w:rsidR="00BC24F3">
        <w:rPr>
          <w:rFonts w:ascii="Times New Roman" w:hAnsi="Times New Roman" w:cs="Times New Roman"/>
          <w:sz w:val="24"/>
          <w:szCs w:val="24"/>
        </w:rPr>
        <w:t xml:space="preserve">, </w:t>
      </w:r>
      <w:r w:rsidRPr="009B5233">
        <w:rPr>
          <w:rFonts w:ascii="Times New Roman" w:hAnsi="Times New Roman" w:cs="Times New Roman"/>
          <w:sz w:val="24"/>
          <w:szCs w:val="24"/>
        </w:rPr>
        <w:t xml:space="preserve">Marchetto </w:t>
      </w:r>
      <w:r w:rsidRPr="009B5233">
        <w:rPr>
          <w:rFonts w:ascii="Times New Roman" w:hAnsi="Times New Roman" w:cs="Times New Roman"/>
          <w:i/>
          <w:iCs/>
          <w:sz w:val="24"/>
          <w:szCs w:val="24"/>
        </w:rPr>
        <w:t>et al</w:t>
      </w:r>
      <w:r w:rsidRPr="009B5233">
        <w:rPr>
          <w:rFonts w:ascii="Times New Roman" w:hAnsi="Times New Roman" w:cs="Times New Roman"/>
          <w:sz w:val="24"/>
          <w:szCs w:val="24"/>
        </w:rPr>
        <w:t>. 2014</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00E34833" w:rsidRPr="009B5233">
        <w:rPr>
          <w:rFonts w:ascii="Times New Roman" w:hAnsi="Times New Roman" w:cs="Times New Roman"/>
          <w:sz w:val="24"/>
          <w:szCs w:val="24"/>
        </w:rPr>
        <w:t xml:space="preserve">Teller </w:t>
      </w:r>
      <w:r w:rsidR="00E34833" w:rsidRPr="009B5233">
        <w:rPr>
          <w:rFonts w:ascii="Times New Roman" w:hAnsi="Times New Roman" w:cs="Times New Roman"/>
          <w:i/>
          <w:iCs/>
          <w:sz w:val="24"/>
          <w:szCs w:val="24"/>
        </w:rPr>
        <w:t>et al</w:t>
      </w:r>
      <w:r w:rsidR="00E34833" w:rsidRPr="009B5233">
        <w:rPr>
          <w:rFonts w:ascii="Times New Roman" w:hAnsi="Times New Roman" w:cs="Times New Roman"/>
          <w:sz w:val="24"/>
          <w:szCs w:val="24"/>
        </w:rPr>
        <w:t>. 2016</w:t>
      </w:r>
      <w:r w:rsidRPr="007B0BE0">
        <w:rPr>
          <w:rFonts w:ascii="Times New Roman" w:hAnsi="Times New Roman" w:cs="Times New Roman"/>
          <w:sz w:val="24"/>
          <w:szCs w:val="24"/>
        </w:rPr>
        <w:t xml:space="preserve">), we tackle the </w:t>
      </w:r>
      <w:r w:rsidRPr="007B0BE0">
        <w:rPr>
          <w:rFonts w:ascii="Times New Roman" w:hAnsi="Times New Roman" w:cs="Times New Roman"/>
          <w:sz w:val="24"/>
          <w:szCs w:val="24"/>
        </w:rPr>
        <w:lastRenderedPageBreak/>
        <w:t xml:space="preserve">added challenge </w:t>
      </w:r>
      <w:r w:rsidR="00F74C47">
        <w:rPr>
          <w:rFonts w:ascii="Times New Roman" w:hAnsi="Times New Roman" w:cs="Times New Roman"/>
          <w:sz w:val="24"/>
          <w:szCs w:val="24"/>
        </w:rPr>
        <w:t>of</w:t>
      </w:r>
      <w:r w:rsidRPr="007B0BE0">
        <w:rPr>
          <w:rFonts w:ascii="Times New Roman" w:hAnsi="Times New Roman" w:cs="Times New Roman"/>
          <w:sz w:val="24"/>
          <w:szCs w:val="24"/>
        </w:rPr>
        <w:t xml:space="preserve"> </w:t>
      </w:r>
      <w:r w:rsidR="009A06A9">
        <w:rPr>
          <w:rFonts w:ascii="Times New Roman" w:hAnsi="Times New Roman" w:cs="Times New Roman"/>
          <w:sz w:val="24"/>
          <w:szCs w:val="24"/>
        </w:rPr>
        <w:t>including</w:t>
      </w:r>
      <w:r w:rsidRPr="007B0BE0">
        <w:rPr>
          <w:rFonts w:ascii="Times New Roman" w:hAnsi="Times New Roman" w:cs="Times New Roman"/>
          <w:sz w:val="24"/>
          <w:szCs w:val="24"/>
        </w:rPr>
        <w:t xml:space="preserve"> ant nests as location-specific seed sinks by</w:t>
      </w:r>
      <w:r w:rsidR="002F2E21">
        <w:rPr>
          <w:rFonts w:ascii="Times New Roman" w:hAnsi="Times New Roman" w:cs="Times New Roman"/>
          <w:sz w:val="24"/>
          <w:szCs w:val="24"/>
        </w:rPr>
        <w:t xml:space="preserve"> instead</w:t>
      </w:r>
      <w:r w:rsidRPr="007B0BE0">
        <w:rPr>
          <w:rFonts w:ascii="Times New Roman" w:hAnsi="Times New Roman" w:cs="Times New Roman"/>
          <w:sz w:val="24"/>
          <w:szCs w:val="24"/>
        </w:rPr>
        <w:t xml:space="preserve"> numerically estimating </w:t>
      </w:r>
      <w:r w:rsidR="00B83832">
        <w:rPr>
          <w:rFonts w:ascii="Times New Roman" w:hAnsi="Times New Roman" w:cs="Times New Roman"/>
          <w:sz w:val="24"/>
          <w:szCs w:val="24"/>
        </w:rPr>
        <w:t>spread rate</w:t>
      </w:r>
      <w:r w:rsidRPr="007B0BE0">
        <w:rPr>
          <w:rFonts w:ascii="Times New Roman" w:hAnsi="Times New Roman" w:cs="Times New Roman"/>
          <w:sz w:val="24"/>
          <w:szCs w:val="24"/>
        </w:rPr>
        <w:t>s using an individual-based model</w:t>
      </w:r>
      <w:r w:rsidR="0067248D">
        <w:rPr>
          <w:rFonts w:ascii="Times New Roman" w:hAnsi="Times New Roman" w:cs="Times New Roman"/>
          <w:sz w:val="24"/>
          <w:szCs w:val="24"/>
        </w:rPr>
        <w:t>.</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This individual-based model allows us to</w:t>
      </w:r>
      <w:r w:rsidRPr="007B0BE0">
        <w:rPr>
          <w:rFonts w:ascii="Times New Roman" w:hAnsi="Times New Roman" w:cs="Times New Roman"/>
          <w:sz w:val="24"/>
          <w:szCs w:val="24"/>
        </w:rPr>
        <w:t xml:space="preserve"> account for the fates of individual </w:t>
      </w:r>
      <w:r w:rsidR="0067248D">
        <w:rPr>
          <w:rFonts w:ascii="Times New Roman" w:hAnsi="Times New Roman" w:cs="Times New Roman"/>
          <w:sz w:val="24"/>
          <w:szCs w:val="24"/>
        </w:rPr>
        <w:t xml:space="preserve">plants and </w:t>
      </w:r>
      <w:r w:rsidRPr="007B0BE0">
        <w:rPr>
          <w:rFonts w:ascii="Times New Roman" w:hAnsi="Times New Roman" w:cs="Times New Roman"/>
          <w:sz w:val="24"/>
          <w:szCs w:val="24"/>
        </w:rPr>
        <w:t>seeds</w:t>
      </w:r>
      <w:r w:rsidR="0067248D">
        <w:rPr>
          <w:rFonts w:ascii="Times New Roman" w:hAnsi="Times New Roman" w:cs="Times New Roman"/>
          <w:sz w:val="24"/>
          <w:szCs w:val="24"/>
        </w:rPr>
        <w:t>,</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with stochastic elements within the model that allow for</w:t>
      </w:r>
      <w:r w:rsidRPr="007B0BE0">
        <w:rPr>
          <w:rFonts w:ascii="Times New Roman" w:hAnsi="Times New Roman" w:cs="Times New Roman"/>
          <w:sz w:val="24"/>
          <w:szCs w:val="24"/>
        </w:rPr>
        <w:t xml:space="preserve"> </w:t>
      </w:r>
      <w:r w:rsidR="0067248D">
        <w:rPr>
          <w:rFonts w:ascii="Times New Roman" w:hAnsi="Times New Roman" w:cs="Times New Roman"/>
          <w:sz w:val="24"/>
          <w:szCs w:val="24"/>
        </w:rPr>
        <w:t xml:space="preserve">the </w:t>
      </w:r>
      <w:r w:rsidR="00F74C47">
        <w:rPr>
          <w:rFonts w:ascii="Times New Roman" w:hAnsi="Times New Roman" w:cs="Times New Roman"/>
          <w:sz w:val="24"/>
          <w:szCs w:val="24"/>
        </w:rPr>
        <w:t>inclusion</w:t>
      </w:r>
      <w:r w:rsidR="0067248D">
        <w:rPr>
          <w:rFonts w:ascii="Times New Roman" w:hAnsi="Times New Roman" w:cs="Times New Roman"/>
          <w:sz w:val="24"/>
          <w:szCs w:val="24"/>
        </w:rPr>
        <w:t xml:space="preserve"> of</w:t>
      </w:r>
      <w:r w:rsidRPr="007B0BE0">
        <w:rPr>
          <w:rFonts w:ascii="Times New Roman" w:hAnsi="Times New Roman" w:cs="Times New Roman"/>
          <w:sz w:val="24"/>
          <w:szCs w:val="24"/>
        </w:rPr>
        <w:t xml:space="preserve"> variation in environmental characteristics such as wind speed and</w:t>
      </w:r>
      <w:r w:rsidR="006D6780">
        <w:rPr>
          <w:rFonts w:ascii="Times New Roman" w:hAnsi="Times New Roman" w:cs="Times New Roman"/>
          <w:sz w:val="24"/>
          <w:szCs w:val="24"/>
        </w:rPr>
        <w:t xml:space="preserve"> in</w:t>
      </w:r>
      <w:r w:rsidRPr="007B0BE0">
        <w:rPr>
          <w:rFonts w:ascii="Times New Roman" w:hAnsi="Times New Roman" w:cs="Times New Roman"/>
          <w:sz w:val="24"/>
          <w:szCs w:val="24"/>
        </w:rPr>
        <w:t xml:space="preserve"> demographic traits such as </w:t>
      </w:r>
      <w:r w:rsidR="00F74C47">
        <w:rPr>
          <w:rFonts w:ascii="Times New Roman" w:hAnsi="Times New Roman" w:cs="Times New Roman"/>
          <w:sz w:val="24"/>
          <w:szCs w:val="24"/>
        </w:rPr>
        <w:t xml:space="preserve">rosette size, </w:t>
      </w:r>
      <w:r w:rsidRPr="007B0BE0">
        <w:rPr>
          <w:rFonts w:ascii="Times New Roman" w:hAnsi="Times New Roman" w:cs="Times New Roman"/>
          <w:sz w:val="24"/>
          <w:szCs w:val="24"/>
        </w:rPr>
        <w:t>number of flower heads,</w:t>
      </w:r>
      <w:r w:rsidR="00F74C47">
        <w:rPr>
          <w:rFonts w:ascii="Times New Roman" w:hAnsi="Times New Roman" w:cs="Times New Roman"/>
          <w:sz w:val="24"/>
          <w:szCs w:val="24"/>
        </w:rPr>
        <w:t xml:space="preserve"> flower head height,</w:t>
      </w:r>
      <w:r w:rsidRPr="007B0BE0">
        <w:rPr>
          <w:rFonts w:ascii="Times New Roman" w:hAnsi="Times New Roman" w:cs="Times New Roman"/>
          <w:sz w:val="24"/>
          <w:szCs w:val="24"/>
        </w:rPr>
        <w:t xml:space="preserve"> etc.</w:t>
      </w:r>
      <w:r w:rsidR="00F6602F">
        <w:rPr>
          <w:rFonts w:ascii="Times New Roman" w:hAnsi="Times New Roman" w:cs="Times New Roman"/>
          <w:sz w:val="24"/>
          <w:szCs w:val="24"/>
        </w:rPr>
        <w:t xml:space="preserve"> </w:t>
      </w:r>
      <w:r w:rsidR="00EE4FC8">
        <w:rPr>
          <w:rFonts w:ascii="Times New Roman" w:hAnsi="Times New Roman" w:cs="Times New Roman"/>
          <w:sz w:val="24"/>
          <w:szCs w:val="24"/>
        </w:rPr>
        <w:t>Using a high number of replications, o</w:t>
      </w:r>
      <w:r w:rsidR="0067248D">
        <w:rPr>
          <w:rFonts w:ascii="Times New Roman" w:hAnsi="Times New Roman" w:cs="Times New Roman"/>
          <w:sz w:val="24"/>
          <w:szCs w:val="24"/>
        </w:rPr>
        <w:t>ur</w:t>
      </w:r>
      <w:r w:rsidRPr="007B0BE0">
        <w:rPr>
          <w:rFonts w:ascii="Times New Roman" w:hAnsi="Times New Roman" w:cs="Times New Roman"/>
          <w:sz w:val="24"/>
          <w:szCs w:val="24"/>
        </w:rPr>
        <w:t xml:space="preserve"> model simulate</w:t>
      </w:r>
      <w:r w:rsidR="00EE4FC8">
        <w:rPr>
          <w:rFonts w:ascii="Times New Roman" w:hAnsi="Times New Roman" w:cs="Times New Roman"/>
          <w:sz w:val="24"/>
          <w:szCs w:val="24"/>
        </w:rPr>
        <w:t>s</w:t>
      </w:r>
      <w:r w:rsidRPr="007B0BE0">
        <w:rPr>
          <w:rFonts w:ascii="Times New Roman" w:hAnsi="Times New Roman" w:cs="Times New Roman"/>
          <w:sz w:val="24"/>
          <w:szCs w:val="24"/>
        </w:rPr>
        <w:t xml:space="preserve"> the expansion of a population</w:t>
      </w:r>
      <w:r w:rsidR="006D6780">
        <w:rPr>
          <w:rFonts w:ascii="Times New Roman" w:hAnsi="Times New Roman" w:cs="Times New Roman"/>
          <w:sz w:val="24"/>
          <w:szCs w:val="24"/>
        </w:rPr>
        <w:t xml:space="preserve"> across one-dimensional space</w:t>
      </w:r>
      <w:r w:rsidR="002731F4">
        <w:rPr>
          <w:rFonts w:ascii="Times New Roman" w:hAnsi="Times New Roman" w:cs="Times New Roman"/>
          <w:sz w:val="24"/>
          <w:szCs w:val="24"/>
        </w:rPr>
        <w:t>,</w:t>
      </w:r>
      <w:r w:rsidRPr="007B0BE0">
        <w:rPr>
          <w:rFonts w:ascii="Times New Roman" w:hAnsi="Times New Roman" w:cs="Times New Roman"/>
          <w:sz w:val="24"/>
          <w:szCs w:val="24"/>
        </w:rPr>
        <w:t xml:space="preserve"> starting from a single rosette at the point of origin</w:t>
      </w:r>
      <w:r w:rsidR="006D6780">
        <w:rPr>
          <w:rFonts w:ascii="Times New Roman" w:hAnsi="Times New Roman" w:cs="Times New Roman"/>
          <w:sz w:val="24"/>
          <w:szCs w:val="24"/>
        </w:rPr>
        <w:t>.</w:t>
      </w:r>
    </w:p>
    <w:p w14:paraId="62A2ECAD" w14:textId="3C4E1DD6" w:rsidR="00DB4305" w:rsidRDefault="001840B4" w:rsidP="004C2241">
      <w:pPr>
        <w:spacing w:after="0" w:line="480" w:lineRule="auto"/>
        <w:ind w:firstLine="284"/>
      </w:pPr>
      <w:r>
        <w:rPr>
          <w:rFonts w:ascii="Times New Roman" w:hAnsi="Times New Roman" w:cs="Times New Roman"/>
          <w:sz w:val="24"/>
          <w:szCs w:val="24"/>
        </w:rPr>
        <w:t xml:space="preserve">The </w:t>
      </w:r>
      <w:r w:rsidR="00A154A2">
        <w:rPr>
          <w:rFonts w:ascii="Times New Roman" w:hAnsi="Times New Roman" w:cs="Times New Roman"/>
          <w:sz w:val="24"/>
          <w:szCs w:val="24"/>
        </w:rPr>
        <w:t xml:space="preserve">sequence of </w:t>
      </w:r>
      <w:r>
        <w:rPr>
          <w:rFonts w:ascii="Times New Roman" w:hAnsi="Times New Roman" w:cs="Times New Roman"/>
          <w:sz w:val="24"/>
          <w:szCs w:val="24"/>
        </w:rPr>
        <w:t xml:space="preserve">demographic and dispersal </w:t>
      </w:r>
      <w:r w:rsidR="005F2C1D">
        <w:rPr>
          <w:rFonts w:ascii="Times New Roman" w:hAnsi="Times New Roman" w:cs="Times New Roman"/>
          <w:sz w:val="24"/>
          <w:szCs w:val="24"/>
        </w:rPr>
        <w:t xml:space="preserve">processes </w:t>
      </w:r>
      <w:r>
        <w:rPr>
          <w:rFonts w:ascii="Times New Roman" w:hAnsi="Times New Roman" w:cs="Times New Roman"/>
          <w:sz w:val="24"/>
          <w:szCs w:val="24"/>
        </w:rPr>
        <w:t xml:space="preserve">used in </w:t>
      </w:r>
      <w:r w:rsidR="00B83832">
        <w:rPr>
          <w:rFonts w:ascii="Times New Roman" w:hAnsi="Times New Roman" w:cs="Times New Roman"/>
          <w:sz w:val="24"/>
          <w:szCs w:val="24"/>
        </w:rPr>
        <w:t>spread rate</w:t>
      </w:r>
      <w:r>
        <w:rPr>
          <w:rFonts w:ascii="Times New Roman" w:hAnsi="Times New Roman" w:cs="Times New Roman"/>
          <w:sz w:val="24"/>
          <w:szCs w:val="24"/>
        </w:rPr>
        <w:t xml:space="preserve"> </w:t>
      </w:r>
      <w:r w:rsidR="00A154A2">
        <w:rPr>
          <w:rFonts w:ascii="Times New Roman" w:hAnsi="Times New Roman" w:cs="Times New Roman"/>
          <w:sz w:val="24"/>
          <w:szCs w:val="24"/>
        </w:rPr>
        <w:t>simulations</w:t>
      </w:r>
      <w:r>
        <w:rPr>
          <w:rFonts w:ascii="Times New Roman" w:hAnsi="Times New Roman" w:cs="Times New Roman"/>
          <w:sz w:val="24"/>
          <w:szCs w:val="24"/>
        </w:rPr>
        <w:t xml:space="preserve"> </w:t>
      </w:r>
      <w:r w:rsidR="006C289C">
        <w:rPr>
          <w:rFonts w:ascii="Times New Roman" w:hAnsi="Times New Roman" w:cs="Times New Roman"/>
          <w:sz w:val="24"/>
          <w:szCs w:val="24"/>
        </w:rPr>
        <w:t>is</w:t>
      </w:r>
      <w:r>
        <w:rPr>
          <w:rFonts w:ascii="Times New Roman" w:hAnsi="Times New Roman" w:cs="Times New Roman"/>
          <w:sz w:val="24"/>
          <w:szCs w:val="24"/>
        </w:rPr>
        <w:t xml:space="preserve"> outlined in Figure 1</w:t>
      </w:r>
      <w:r w:rsidR="00A154A2">
        <w:rPr>
          <w:rFonts w:ascii="Times New Roman" w:hAnsi="Times New Roman" w:cs="Times New Roman"/>
          <w:sz w:val="24"/>
          <w:szCs w:val="24"/>
        </w:rPr>
        <w:t xml:space="preserve">, with </w:t>
      </w:r>
      <w:r w:rsidR="005F2C1D">
        <w:rPr>
          <w:rFonts w:ascii="Times New Roman" w:hAnsi="Times New Roman" w:cs="Times New Roman"/>
          <w:sz w:val="24"/>
          <w:szCs w:val="24"/>
        </w:rPr>
        <w:t xml:space="preserve">details on </w:t>
      </w:r>
      <w:r w:rsidR="00A154A2">
        <w:rPr>
          <w:rFonts w:ascii="Times New Roman" w:hAnsi="Times New Roman" w:cs="Times New Roman"/>
          <w:sz w:val="24"/>
          <w:szCs w:val="24"/>
        </w:rPr>
        <w:t xml:space="preserve">each </w:t>
      </w:r>
      <w:r w:rsidR="005F2C1D">
        <w:rPr>
          <w:rFonts w:ascii="Times New Roman" w:hAnsi="Times New Roman" w:cs="Times New Roman"/>
          <w:sz w:val="24"/>
          <w:szCs w:val="24"/>
        </w:rPr>
        <w:t>process</w:t>
      </w:r>
      <w:r w:rsidR="00A154A2">
        <w:rPr>
          <w:rFonts w:ascii="Times New Roman" w:hAnsi="Times New Roman" w:cs="Times New Roman"/>
          <w:sz w:val="24"/>
          <w:szCs w:val="24"/>
        </w:rPr>
        <w:t xml:space="preserve"> </w:t>
      </w:r>
      <w:r w:rsidR="005F2C1D">
        <w:rPr>
          <w:rFonts w:ascii="Times New Roman" w:hAnsi="Times New Roman" w:cs="Times New Roman"/>
          <w:sz w:val="24"/>
          <w:szCs w:val="24"/>
        </w:rPr>
        <w:t>given</w:t>
      </w:r>
      <w:r w:rsidR="00A154A2">
        <w:rPr>
          <w:rFonts w:ascii="Times New Roman" w:hAnsi="Times New Roman" w:cs="Times New Roman"/>
          <w:sz w:val="24"/>
          <w:szCs w:val="24"/>
        </w:rPr>
        <w:t xml:space="preserve"> in Appendix S1</w:t>
      </w:r>
      <w:r>
        <w:rPr>
          <w:rFonts w:ascii="Times New Roman" w:hAnsi="Times New Roman" w:cs="Times New Roman"/>
          <w:sz w:val="24"/>
          <w:szCs w:val="24"/>
        </w:rPr>
        <w:t>.</w:t>
      </w:r>
      <w:r w:rsidR="005F2C1D">
        <w:rPr>
          <w:rFonts w:ascii="Times New Roman" w:hAnsi="Times New Roman" w:cs="Times New Roman"/>
          <w:sz w:val="24"/>
          <w:szCs w:val="24"/>
        </w:rPr>
        <w:t xml:space="preserve"> T</w:t>
      </w:r>
      <w:r w:rsidR="005F2C1D" w:rsidRPr="00755FFD">
        <w:rPr>
          <w:rFonts w:ascii="Times New Roman" w:hAnsi="Times New Roman" w:cs="Times New Roman"/>
          <w:sz w:val="24"/>
          <w:szCs w:val="24"/>
        </w:rPr>
        <w:t xml:space="preserve">histle density was capped at ten </w:t>
      </w:r>
      <w:r w:rsidR="005F2C1D">
        <w:rPr>
          <w:rFonts w:ascii="Times New Roman" w:hAnsi="Times New Roman" w:cs="Times New Roman"/>
          <w:sz w:val="24"/>
          <w:szCs w:val="24"/>
        </w:rPr>
        <w:t>adults</w:t>
      </w:r>
      <w:r w:rsidR="005F2C1D" w:rsidRPr="00755FFD">
        <w:rPr>
          <w:rFonts w:ascii="Times New Roman" w:hAnsi="Times New Roman" w:cs="Times New Roman"/>
          <w:sz w:val="24"/>
          <w:szCs w:val="24"/>
        </w:rPr>
        <w:t xml:space="preserve"> per meter</w:t>
      </w:r>
      <w:r w:rsidR="005F2C1D">
        <w:rPr>
          <w:rFonts w:ascii="Times New Roman" w:hAnsi="Times New Roman" w:cs="Times New Roman"/>
          <w:sz w:val="24"/>
          <w:szCs w:val="24"/>
        </w:rPr>
        <w:t xml:space="preserve">, and </w:t>
      </w:r>
      <w:r w:rsidR="005F2C1D" w:rsidRPr="00755FFD">
        <w:rPr>
          <w:rFonts w:ascii="Times New Roman" w:hAnsi="Times New Roman" w:cs="Times New Roman"/>
          <w:sz w:val="24"/>
          <w:szCs w:val="24"/>
        </w:rPr>
        <w:t>we include density in our</w:t>
      </w:r>
      <w:r w:rsidR="005F2C1D">
        <w:rPr>
          <w:rFonts w:ascii="Times New Roman" w:hAnsi="Times New Roman" w:cs="Times New Roman"/>
          <w:sz w:val="24"/>
          <w:szCs w:val="24"/>
        </w:rPr>
        <w:t xml:space="preserve"> </w:t>
      </w:r>
      <w:r w:rsidR="005F2C1D" w:rsidRPr="00755FFD">
        <w:rPr>
          <w:rFonts w:ascii="Times New Roman" w:hAnsi="Times New Roman" w:cs="Times New Roman"/>
          <w:sz w:val="24"/>
          <w:szCs w:val="24"/>
        </w:rPr>
        <w:t xml:space="preserve">sensitivity analyses to understand </w:t>
      </w:r>
      <w:r w:rsidR="005F2C1D">
        <w:rPr>
          <w:rFonts w:ascii="Times New Roman" w:hAnsi="Times New Roman" w:cs="Times New Roman"/>
          <w:sz w:val="24"/>
          <w:szCs w:val="24"/>
        </w:rPr>
        <w:t>its impacts on spread rate.</w:t>
      </w:r>
      <w:r>
        <w:rPr>
          <w:rFonts w:ascii="Times New Roman" w:hAnsi="Times New Roman" w:cs="Times New Roman"/>
          <w:sz w:val="24"/>
          <w:szCs w:val="24"/>
        </w:rPr>
        <w:t xml:space="preserve"> </w:t>
      </w:r>
      <w:bookmarkStart w:id="372" w:name="_Hlk177309913"/>
      <w:r w:rsidR="00886EED">
        <w:rPr>
          <w:rFonts w:ascii="Times New Roman" w:hAnsi="Times New Roman" w:cs="Times New Roman"/>
          <w:sz w:val="24"/>
          <w:szCs w:val="24"/>
        </w:rPr>
        <w:t xml:space="preserve">Each </w:t>
      </w:r>
      <w:r w:rsidR="00A334BD">
        <w:rPr>
          <w:rFonts w:ascii="Times New Roman" w:hAnsi="Times New Roman" w:cs="Times New Roman"/>
          <w:sz w:val="24"/>
          <w:szCs w:val="24"/>
        </w:rPr>
        <w:t xml:space="preserve">generation (1 </w:t>
      </w:r>
      <w:r w:rsidR="00886EED">
        <w:rPr>
          <w:rFonts w:ascii="Times New Roman" w:hAnsi="Times New Roman" w:cs="Times New Roman"/>
          <w:sz w:val="24"/>
          <w:szCs w:val="24"/>
        </w:rPr>
        <w:t>year</w:t>
      </w:r>
      <w:r w:rsidR="00A334BD">
        <w:rPr>
          <w:rFonts w:ascii="Times New Roman" w:hAnsi="Times New Roman" w:cs="Times New Roman"/>
          <w:sz w:val="24"/>
          <w:szCs w:val="24"/>
        </w:rPr>
        <w:t>)</w:t>
      </w:r>
      <w:r w:rsidR="00886EED">
        <w:rPr>
          <w:rFonts w:ascii="Times New Roman" w:hAnsi="Times New Roman" w:cs="Times New Roman"/>
          <w:sz w:val="24"/>
          <w:szCs w:val="24"/>
        </w:rPr>
        <w:t xml:space="preserve"> in the model was started by</w:t>
      </w:r>
      <w:r w:rsidR="007B0BE0" w:rsidRPr="007B0BE0">
        <w:rPr>
          <w:rFonts w:ascii="Times New Roman" w:hAnsi="Times New Roman" w:cs="Times New Roman"/>
          <w:sz w:val="24"/>
          <w:szCs w:val="24"/>
        </w:rPr>
        <w:t xml:space="preserve"> simulating</w:t>
      </w:r>
      <w:r w:rsidR="006A7CAE">
        <w:rPr>
          <w:rFonts w:ascii="Times New Roman" w:hAnsi="Times New Roman" w:cs="Times New Roman"/>
          <w:sz w:val="24"/>
          <w:szCs w:val="24"/>
        </w:rPr>
        <w:t xml:space="preserve"> overwinter survival of all </w:t>
      </w:r>
      <w:r w:rsidR="00025242">
        <w:rPr>
          <w:rFonts w:ascii="Times New Roman" w:hAnsi="Times New Roman" w:cs="Times New Roman"/>
          <w:sz w:val="24"/>
          <w:szCs w:val="24"/>
        </w:rPr>
        <w:t xml:space="preserve">existing </w:t>
      </w:r>
      <w:r w:rsidR="006A7CAE">
        <w:rPr>
          <w:rFonts w:ascii="Times New Roman" w:hAnsi="Times New Roman" w:cs="Times New Roman"/>
          <w:sz w:val="24"/>
          <w:szCs w:val="24"/>
        </w:rPr>
        <w:t>rosettes</w:t>
      </w:r>
      <w:r w:rsidR="001F02FF">
        <w:rPr>
          <w:rFonts w:ascii="Times New Roman" w:hAnsi="Times New Roman" w:cs="Times New Roman"/>
          <w:sz w:val="24"/>
          <w:szCs w:val="24"/>
        </w:rPr>
        <w:t>.</w:t>
      </w:r>
      <w:bookmarkEnd w:id="372"/>
      <w:r w:rsidR="001F02FF">
        <w:rPr>
          <w:rFonts w:ascii="Times New Roman" w:hAnsi="Times New Roman" w:cs="Times New Roman"/>
          <w:sz w:val="24"/>
          <w:szCs w:val="24"/>
        </w:rPr>
        <w:t xml:space="preserve"> </w:t>
      </w:r>
      <w:r w:rsidR="00886EED">
        <w:rPr>
          <w:rFonts w:ascii="Times New Roman" w:hAnsi="Times New Roman" w:cs="Times New Roman"/>
          <w:sz w:val="24"/>
          <w:szCs w:val="24"/>
        </w:rPr>
        <w:t xml:space="preserve">After </w:t>
      </w:r>
      <w:r w:rsidR="00EC0CCC">
        <w:rPr>
          <w:rFonts w:ascii="Times New Roman" w:hAnsi="Times New Roman" w:cs="Times New Roman"/>
          <w:sz w:val="24"/>
          <w:szCs w:val="24"/>
        </w:rPr>
        <w:t>simulating each year’s demography and dispersal</w:t>
      </w:r>
      <w:r w:rsidR="007B0BE0" w:rsidRPr="007B0BE0">
        <w:rPr>
          <w:rFonts w:ascii="Times New Roman" w:hAnsi="Times New Roman" w:cs="Times New Roman"/>
          <w:sz w:val="24"/>
          <w:szCs w:val="24"/>
        </w:rPr>
        <w:t>, the</w:t>
      </w:r>
      <w:r w:rsidR="0094435A">
        <w:rPr>
          <w:rFonts w:ascii="Times New Roman" w:hAnsi="Times New Roman" w:cs="Times New Roman"/>
          <w:sz w:val="24"/>
          <w:szCs w:val="24"/>
        </w:rPr>
        <w:t xml:space="preserve"> annual</w:t>
      </w:r>
      <w:r w:rsidR="007B0BE0" w:rsidRPr="007B0BE0">
        <w:rPr>
          <w:rFonts w:ascii="Times New Roman" w:hAnsi="Times New Roman" w:cs="Times New Roman"/>
          <w:sz w:val="24"/>
          <w:szCs w:val="24"/>
        </w:rPr>
        <w:t xml:space="preserve"> </w:t>
      </w:r>
      <w:r w:rsidR="00B83832">
        <w:rPr>
          <w:rFonts w:ascii="Times New Roman" w:hAnsi="Times New Roman" w:cs="Times New Roman"/>
          <w:sz w:val="24"/>
          <w:szCs w:val="24"/>
        </w:rPr>
        <w:t>spread rate</w:t>
      </w:r>
      <w:r w:rsidR="007B0BE0" w:rsidRPr="007B0BE0">
        <w:rPr>
          <w:rFonts w:ascii="Times New Roman" w:hAnsi="Times New Roman" w:cs="Times New Roman"/>
          <w:sz w:val="24"/>
          <w:szCs w:val="24"/>
        </w:rPr>
        <w:t xml:space="preserve"> was </w:t>
      </w:r>
      <w:r w:rsidR="00C25B4E">
        <w:rPr>
          <w:rFonts w:ascii="Times New Roman" w:hAnsi="Times New Roman" w:cs="Times New Roman"/>
          <w:sz w:val="24"/>
          <w:szCs w:val="24"/>
        </w:rPr>
        <w:t>calculated</w:t>
      </w:r>
      <w:r w:rsidR="007B0BE0" w:rsidRPr="007B0BE0">
        <w:rPr>
          <w:rFonts w:ascii="Times New Roman" w:hAnsi="Times New Roman" w:cs="Times New Roman"/>
          <w:sz w:val="24"/>
          <w:szCs w:val="24"/>
        </w:rPr>
        <w:t xml:space="preserve"> as the difference in position of the individual(s) at the </w:t>
      </w:r>
      <w:r w:rsidR="007F63B2">
        <w:rPr>
          <w:rFonts w:ascii="Times New Roman" w:hAnsi="Times New Roman" w:cs="Times New Roman"/>
          <w:sz w:val="24"/>
          <w:szCs w:val="24"/>
        </w:rPr>
        <w:t>foremost</w:t>
      </w:r>
      <w:r w:rsidR="007B0BE0" w:rsidRPr="007B0BE0">
        <w:rPr>
          <w:rFonts w:ascii="Times New Roman" w:hAnsi="Times New Roman" w:cs="Times New Roman"/>
          <w:sz w:val="24"/>
          <w:szCs w:val="24"/>
        </w:rPr>
        <w:t xml:space="preserve"> point of the wave between </w:t>
      </w:r>
      <w:r w:rsidR="005F70E5">
        <w:rPr>
          <w:rFonts w:ascii="Times New Roman" w:hAnsi="Times New Roman" w:cs="Times New Roman"/>
          <w:sz w:val="24"/>
          <w:szCs w:val="24"/>
        </w:rPr>
        <w:t>that year</w:t>
      </w:r>
      <w:r w:rsidR="007B0BE0" w:rsidRPr="007B0BE0">
        <w:rPr>
          <w:rFonts w:ascii="Times New Roman" w:hAnsi="Times New Roman" w:cs="Times New Roman"/>
          <w:sz w:val="24"/>
          <w:szCs w:val="24"/>
        </w:rPr>
        <w:t xml:space="preserve"> and</w:t>
      </w:r>
      <w:r w:rsidR="0094435A">
        <w:rPr>
          <w:rFonts w:ascii="Times New Roman" w:hAnsi="Times New Roman" w:cs="Times New Roman"/>
          <w:sz w:val="24"/>
          <w:szCs w:val="24"/>
        </w:rPr>
        <w:t xml:space="preserve"> the</w:t>
      </w:r>
      <w:r w:rsidR="007B0BE0" w:rsidRPr="007B0BE0">
        <w:rPr>
          <w:rFonts w:ascii="Times New Roman" w:hAnsi="Times New Roman" w:cs="Times New Roman"/>
          <w:sz w:val="24"/>
          <w:szCs w:val="24"/>
        </w:rPr>
        <w:t xml:space="preserve"> previous year</w:t>
      </w:r>
      <w:r w:rsidR="0094435A">
        <w:rPr>
          <w:rFonts w:ascii="Times New Roman" w:hAnsi="Times New Roman" w:cs="Times New Roman"/>
          <w:sz w:val="24"/>
          <w:szCs w:val="24"/>
        </w:rPr>
        <w:t>.</w:t>
      </w:r>
      <w:r w:rsidR="007F63B2">
        <w:rPr>
          <w:rFonts w:ascii="Times New Roman" w:hAnsi="Times New Roman" w:cs="Times New Roman"/>
          <w:sz w:val="24"/>
          <w:szCs w:val="24"/>
        </w:rPr>
        <w:t xml:space="preserve"> This calculation was limited to aboveground individuals and excluded seeds.</w:t>
      </w:r>
      <w:r w:rsidR="0094435A">
        <w:rPr>
          <w:rFonts w:ascii="Times New Roman" w:hAnsi="Times New Roman" w:cs="Times New Roman"/>
          <w:sz w:val="24"/>
          <w:szCs w:val="24"/>
        </w:rPr>
        <w:t xml:space="preserve"> </w:t>
      </w:r>
      <w:r w:rsidR="00B467EB" w:rsidRPr="003005A0">
        <w:rPr>
          <w:rFonts w:ascii="Times New Roman" w:hAnsi="Times New Roman" w:cs="Times New Roman"/>
          <w:sz w:val="24"/>
          <w:szCs w:val="24"/>
        </w:rPr>
        <w:t xml:space="preserve">All </w:t>
      </w:r>
      <w:r w:rsidR="00B83832">
        <w:rPr>
          <w:rFonts w:ascii="Times New Roman" w:hAnsi="Times New Roman" w:cs="Times New Roman"/>
          <w:sz w:val="24"/>
          <w:szCs w:val="24"/>
        </w:rPr>
        <w:t>spread rate</w:t>
      </w:r>
      <w:r w:rsidR="0094435A" w:rsidRPr="003005A0">
        <w:rPr>
          <w:rFonts w:ascii="Times New Roman" w:hAnsi="Times New Roman" w:cs="Times New Roman"/>
          <w:sz w:val="24"/>
          <w:szCs w:val="24"/>
        </w:rPr>
        <w:t>s</w:t>
      </w:r>
      <w:r w:rsidR="005F70E5" w:rsidRPr="003005A0">
        <w:rPr>
          <w:rFonts w:ascii="Times New Roman" w:hAnsi="Times New Roman" w:cs="Times New Roman"/>
          <w:sz w:val="24"/>
          <w:szCs w:val="24"/>
        </w:rPr>
        <w:t xml:space="preserve"> r</w:t>
      </w:r>
      <w:r w:rsidR="0094435A" w:rsidRPr="003005A0">
        <w:rPr>
          <w:rFonts w:ascii="Times New Roman" w:hAnsi="Times New Roman" w:cs="Times New Roman"/>
          <w:sz w:val="24"/>
          <w:szCs w:val="24"/>
        </w:rPr>
        <w:t>eported here</w:t>
      </w:r>
      <w:r w:rsidR="005F70E5" w:rsidRPr="003005A0">
        <w:rPr>
          <w:rFonts w:ascii="Times New Roman" w:hAnsi="Times New Roman" w:cs="Times New Roman"/>
          <w:sz w:val="24"/>
          <w:szCs w:val="24"/>
        </w:rPr>
        <w:t>, including those used</w:t>
      </w:r>
      <w:r w:rsidR="0094435A" w:rsidRPr="003005A0">
        <w:rPr>
          <w:rFonts w:ascii="Times New Roman" w:hAnsi="Times New Roman" w:cs="Times New Roman"/>
          <w:sz w:val="24"/>
          <w:szCs w:val="24"/>
        </w:rPr>
        <w:t xml:space="preserve"> in</w:t>
      </w:r>
      <w:r w:rsidR="00EA2882">
        <w:rPr>
          <w:rFonts w:ascii="Times New Roman" w:hAnsi="Times New Roman" w:cs="Times New Roman"/>
          <w:sz w:val="24"/>
          <w:szCs w:val="24"/>
        </w:rPr>
        <w:t xml:space="preserve"> </w:t>
      </w:r>
      <w:r w:rsidR="00B467EB" w:rsidRPr="003005A0">
        <w:rPr>
          <w:rFonts w:ascii="Times New Roman" w:hAnsi="Times New Roman" w:cs="Times New Roman"/>
          <w:sz w:val="24"/>
          <w:szCs w:val="24"/>
        </w:rPr>
        <w:t>sensitivity analyses</w:t>
      </w:r>
      <w:r w:rsidR="005F70E5" w:rsidRPr="003005A0">
        <w:rPr>
          <w:rFonts w:ascii="Times New Roman" w:hAnsi="Times New Roman" w:cs="Times New Roman"/>
          <w:sz w:val="24"/>
          <w:szCs w:val="24"/>
        </w:rPr>
        <w:t xml:space="preserve">, are </w:t>
      </w:r>
      <w:r w:rsidR="0094435A" w:rsidRPr="003005A0">
        <w:rPr>
          <w:rFonts w:ascii="Times New Roman" w:hAnsi="Times New Roman" w:cs="Times New Roman"/>
          <w:sz w:val="24"/>
          <w:szCs w:val="24"/>
        </w:rPr>
        <w:t>given</w:t>
      </w:r>
      <w:r w:rsidR="005F70E5" w:rsidRPr="003005A0">
        <w:rPr>
          <w:rFonts w:ascii="Times New Roman" w:hAnsi="Times New Roman" w:cs="Times New Roman"/>
          <w:sz w:val="24"/>
          <w:szCs w:val="24"/>
        </w:rPr>
        <w:t xml:space="preserve"> </w:t>
      </w:r>
      <w:r w:rsidR="0094435A" w:rsidRPr="003005A0">
        <w:rPr>
          <w:rFonts w:ascii="Times New Roman" w:hAnsi="Times New Roman" w:cs="Times New Roman"/>
          <w:sz w:val="24"/>
          <w:szCs w:val="24"/>
        </w:rPr>
        <w:t xml:space="preserve">as </w:t>
      </w:r>
      <w:r w:rsidR="00030F38">
        <w:rPr>
          <w:rFonts w:ascii="Times New Roman" w:hAnsi="Times New Roman" w:cs="Times New Roman"/>
          <w:sz w:val="24"/>
          <w:szCs w:val="24"/>
        </w:rPr>
        <w:t>a</w:t>
      </w:r>
      <w:r w:rsidR="005F70E5" w:rsidRPr="003005A0">
        <w:rPr>
          <w:rFonts w:ascii="Times New Roman" w:hAnsi="Times New Roman" w:cs="Times New Roman"/>
          <w:sz w:val="24"/>
          <w:szCs w:val="24"/>
        </w:rPr>
        <w:t xml:space="preserve"> median value</w:t>
      </w:r>
      <w:r w:rsidR="0094435A" w:rsidRPr="003005A0">
        <w:rPr>
          <w:rFonts w:ascii="Times New Roman" w:hAnsi="Times New Roman" w:cs="Times New Roman"/>
          <w:sz w:val="24"/>
          <w:szCs w:val="24"/>
        </w:rPr>
        <w:t xml:space="preserve"> </w:t>
      </w:r>
      <w:r w:rsidR="005F70E5" w:rsidRPr="003005A0">
        <w:rPr>
          <w:rFonts w:ascii="Times New Roman" w:hAnsi="Times New Roman" w:cs="Times New Roman"/>
          <w:sz w:val="24"/>
          <w:szCs w:val="24"/>
        </w:rPr>
        <w:t xml:space="preserve">since the </w:t>
      </w:r>
      <w:r w:rsidR="00F136F6" w:rsidRPr="003005A0">
        <w:rPr>
          <w:rFonts w:ascii="Times New Roman" w:hAnsi="Times New Roman" w:cs="Times New Roman"/>
          <w:sz w:val="24"/>
          <w:szCs w:val="24"/>
        </w:rPr>
        <w:t>mean</w:t>
      </w:r>
      <w:r w:rsidR="005F70E5" w:rsidRPr="003005A0">
        <w:rPr>
          <w:rFonts w:ascii="Times New Roman" w:hAnsi="Times New Roman" w:cs="Times New Roman"/>
          <w:sz w:val="24"/>
          <w:szCs w:val="24"/>
        </w:rPr>
        <w:t xml:space="preserve"> </w:t>
      </w:r>
      <w:r w:rsidR="00B83832">
        <w:rPr>
          <w:rFonts w:ascii="Times New Roman" w:hAnsi="Times New Roman" w:cs="Times New Roman"/>
          <w:sz w:val="24"/>
          <w:szCs w:val="24"/>
        </w:rPr>
        <w:t>spread rate</w:t>
      </w:r>
      <w:r w:rsidR="005F70E5" w:rsidRPr="003005A0">
        <w:rPr>
          <w:rFonts w:ascii="Times New Roman" w:hAnsi="Times New Roman" w:cs="Times New Roman"/>
          <w:sz w:val="24"/>
          <w:szCs w:val="24"/>
        </w:rPr>
        <w:t xml:space="preserve"> </w:t>
      </w:r>
      <w:r w:rsidR="00F136F6" w:rsidRPr="003005A0">
        <w:rPr>
          <w:rFonts w:ascii="Times New Roman" w:hAnsi="Times New Roman" w:cs="Times New Roman"/>
          <w:sz w:val="24"/>
          <w:szCs w:val="24"/>
        </w:rPr>
        <w:t>was</w:t>
      </w:r>
      <w:r w:rsidR="005F70E5" w:rsidRPr="003005A0">
        <w:rPr>
          <w:rFonts w:ascii="Times New Roman" w:hAnsi="Times New Roman" w:cs="Times New Roman"/>
          <w:sz w:val="24"/>
          <w:szCs w:val="24"/>
        </w:rPr>
        <w:t xml:space="preserve"> </w:t>
      </w:r>
      <w:r w:rsidR="00530388">
        <w:rPr>
          <w:rFonts w:ascii="Times New Roman" w:hAnsi="Times New Roman" w:cs="Times New Roman"/>
          <w:sz w:val="24"/>
          <w:szCs w:val="24"/>
        </w:rPr>
        <w:t>often</w:t>
      </w:r>
      <w:r w:rsidR="00793561">
        <w:rPr>
          <w:rFonts w:ascii="Times New Roman" w:hAnsi="Times New Roman" w:cs="Times New Roman"/>
          <w:sz w:val="24"/>
          <w:szCs w:val="24"/>
        </w:rPr>
        <w:t xml:space="preserve"> </w:t>
      </w:r>
      <w:r w:rsidR="005F70E5" w:rsidRPr="003005A0">
        <w:rPr>
          <w:rFonts w:ascii="Times New Roman" w:hAnsi="Times New Roman" w:cs="Times New Roman"/>
          <w:sz w:val="24"/>
          <w:szCs w:val="24"/>
        </w:rPr>
        <w:t xml:space="preserve">heavily skewed by a small number of </w:t>
      </w:r>
      <w:r w:rsidR="0094435A" w:rsidRPr="003005A0">
        <w:rPr>
          <w:rFonts w:ascii="Times New Roman" w:hAnsi="Times New Roman" w:cs="Times New Roman"/>
          <w:sz w:val="24"/>
          <w:szCs w:val="24"/>
        </w:rPr>
        <w:t>long-distance</w:t>
      </w:r>
      <w:r w:rsidR="005F70E5" w:rsidRPr="003005A0">
        <w:rPr>
          <w:rFonts w:ascii="Times New Roman" w:hAnsi="Times New Roman" w:cs="Times New Roman"/>
          <w:sz w:val="24"/>
          <w:szCs w:val="24"/>
        </w:rPr>
        <w:t xml:space="preserve"> dispersal events.</w:t>
      </w:r>
      <w:r w:rsidR="009A03BB">
        <w:rPr>
          <w:rFonts w:ascii="Times New Roman" w:hAnsi="Times New Roman" w:cs="Times New Roman"/>
          <w:sz w:val="24"/>
          <w:szCs w:val="24"/>
        </w:rPr>
        <w:t xml:space="preserve"> </w:t>
      </w:r>
      <w:r w:rsidR="00F229A0">
        <w:rPr>
          <w:rFonts w:ascii="Times New Roman" w:hAnsi="Times New Roman" w:cs="Times New Roman"/>
          <w:sz w:val="24"/>
          <w:szCs w:val="24"/>
        </w:rPr>
        <w:t>Prior to performing any sensitivity analyses,</w:t>
      </w:r>
      <w:r w:rsidR="009A03BB">
        <w:rPr>
          <w:rFonts w:ascii="Times New Roman" w:hAnsi="Times New Roman" w:cs="Times New Roman"/>
          <w:sz w:val="24"/>
          <w:szCs w:val="24"/>
        </w:rPr>
        <w:t xml:space="preserve"> models were</w:t>
      </w:r>
      <w:r w:rsidR="00F229A0">
        <w:rPr>
          <w:rFonts w:ascii="Times New Roman" w:hAnsi="Times New Roman" w:cs="Times New Roman"/>
          <w:sz w:val="24"/>
          <w:szCs w:val="24"/>
        </w:rPr>
        <w:t xml:space="preserve"> first</w:t>
      </w:r>
      <w:r w:rsidR="009A03BB">
        <w:rPr>
          <w:rFonts w:ascii="Times New Roman" w:hAnsi="Times New Roman" w:cs="Times New Roman"/>
          <w:sz w:val="24"/>
          <w:szCs w:val="24"/>
        </w:rPr>
        <w:t xml:space="preserve"> run at </w:t>
      </w:r>
      <w:proofErr w:type="gramStart"/>
      <w:r w:rsidR="009A03BB">
        <w:rPr>
          <w:rFonts w:ascii="Times New Roman" w:hAnsi="Times New Roman" w:cs="Times New Roman"/>
          <w:sz w:val="24"/>
          <w:szCs w:val="24"/>
        </w:rPr>
        <w:t xml:space="preserve">1000 </w:t>
      </w:r>
      <w:r w:rsidR="00775CF8">
        <w:rPr>
          <w:rFonts w:ascii="Times New Roman" w:hAnsi="Times New Roman" w:cs="Times New Roman"/>
          <w:sz w:val="24"/>
          <w:szCs w:val="24"/>
        </w:rPr>
        <w:t>time</w:t>
      </w:r>
      <w:proofErr w:type="gramEnd"/>
      <w:r w:rsidR="00775CF8">
        <w:rPr>
          <w:rFonts w:ascii="Times New Roman" w:hAnsi="Times New Roman" w:cs="Times New Roman"/>
          <w:sz w:val="24"/>
          <w:szCs w:val="24"/>
        </w:rPr>
        <w:t xml:space="preserve"> steps </w:t>
      </w:r>
      <w:r w:rsidR="009A03BB">
        <w:rPr>
          <w:rFonts w:ascii="Times New Roman" w:hAnsi="Times New Roman" w:cs="Times New Roman"/>
          <w:sz w:val="24"/>
          <w:szCs w:val="24"/>
        </w:rPr>
        <w:t>for the 8 unique combinations of the following: warmed/</w:t>
      </w:r>
      <w:proofErr w:type="spellStart"/>
      <w:r w:rsidR="009A03BB">
        <w:rPr>
          <w:rFonts w:ascii="Times New Roman" w:hAnsi="Times New Roman" w:cs="Times New Roman"/>
          <w:sz w:val="24"/>
          <w:szCs w:val="24"/>
        </w:rPr>
        <w:t>unwarmed</w:t>
      </w:r>
      <w:proofErr w:type="spellEnd"/>
      <w:r w:rsidR="009A03BB">
        <w:rPr>
          <w:rFonts w:ascii="Times New Roman" w:hAnsi="Times New Roman" w:cs="Times New Roman"/>
          <w:sz w:val="24"/>
          <w:szCs w:val="24"/>
        </w:rPr>
        <w:t xml:space="preserve"> treatment, inclusion/exclusion of ant-driven seed </w:t>
      </w:r>
      <w:r w:rsidR="006D0BB9">
        <w:rPr>
          <w:rFonts w:ascii="Times New Roman" w:hAnsi="Times New Roman" w:cs="Times New Roman"/>
          <w:sz w:val="24"/>
          <w:szCs w:val="24"/>
        </w:rPr>
        <w:t>movement after removal</w:t>
      </w:r>
      <w:r w:rsidR="009A03BB">
        <w:rPr>
          <w:rFonts w:ascii="Times New Roman" w:hAnsi="Times New Roman" w:cs="Times New Roman"/>
          <w:sz w:val="24"/>
          <w:szCs w:val="24"/>
        </w:rPr>
        <w:t xml:space="preserve">, and inclusion/exclusion of ant-driven seed </w:t>
      </w:r>
      <w:r w:rsidR="006D0BB9">
        <w:rPr>
          <w:rFonts w:ascii="Times New Roman" w:hAnsi="Times New Roman" w:cs="Times New Roman"/>
          <w:sz w:val="24"/>
          <w:szCs w:val="24"/>
        </w:rPr>
        <w:t>predation after removal</w:t>
      </w:r>
      <w:r w:rsidR="009A03BB">
        <w:rPr>
          <w:rFonts w:ascii="Times New Roman" w:hAnsi="Times New Roman" w:cs="Times New Roman"/>
          <w:sz w:val="24"/>
          <w:szCs w:val="24"/>
        </w:rPr>
        <w:t>.</w:t>
      </w:r>
      <w:r w:rsidR="00F229A0">
        <w:rPr>
          <w:rFonts w:ascii="Times New Roman" w:hAnsi="Times New Roman" w:cs="Times New Roman"/>
          <w:sz w:val="24"/>
          <w:szCs w:val="24"/>
        </w:rPr>
        <w:t xml:space="preserve"> The scenario that excluded warming but included both ant-driven movement and predation after removal was treated as the base case, with </w:t>
      </w:r>
      <w:r w:rsidR="002D7E2A">
        <w:rPr>
          <w:rFonts w:ascii="Times New Roman" w:hAnsi="Times New Roman" w:cs="Times New Roman"/>
          <w:sz w:val="24"/>
          <w:szCs w:val="24"/>
        </w:rPr>
        <w:t xml:space="preserve">the </w:t>
      </w:r>
      <w:r w:rsidR="00F229A0">
        <w:rPr>
          <w:rFonts w:ascii="Times New Roman" w:hAnsi="Times New Roman" w:cs="Times New Roman"/>
          <w:sz w:val="24"/>
          <w:szCs w:val="24"/>
        </w:rPr>
        <w:t>baseline parameter values given in</w:t>
      </w:r>
      <w:r w:rsidR="00F229A0" w:rsidRPr="00F229A0">
        <w:rPr>
          <w:rFonts w:ascii="Times New Roman" w:hAnsi="Times New Roman" w:cs="Times New Roman"/>
          <w:sz w:val="24"/>
          <w:szCs w:val="24"/>
        </w:rPr>
        <w:t xml:space="preserve"> </w:t>
      </w:r>
      <w:r w:rsidR="00F229A0">
        <w:rPr>
          <w:rFonts w:ascii="Times New Roman" w:hAnsi="Times New Roman" w:cs="Times New Roman"/>
          <w:sz w:val="24"/>
          <w:szCs w:val="24"/>
        </w:rPr>
        <w:t>Appendix S1, Table S1.</w:t>
      </w:r>
    </w:p>
    <w:p w14:paraId="4B80BD2E" w14:textId="14079023" w:rsidR="00DB4305" w:rsidRPr="00F30DC8" w:rsidRDefault="006D0BB9"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w:t>
      </w:r>
      <w:r w:rsidR="00DB4305" w:rsidRPr="00B36BAB">
        <w:rPr>
          <w:rFonts w:ascii="Times New Roman" w:hAnsi="Times New Roman" w:cs="Times New Roman"/>
          <w:b/>
          <w:bCs/>
          <w:i/>
          <w:iCs/>
          <w:sz w:val="24"/>
          <w:szCs w:val="24"/>
        </w:rPr>
        <w:t>ensitivity analyses</w:t>
      </w:r>
    </w:p>
    <w:p w14:paraId="2C6D33B7" w14:textId="380C8BA3" w:rsidR="00F7293E" w:rsidRPr="007B0BE0" w:rsidRDefault="00111FC3" w:rsidP="004C2241">
      <w:pPr>
        <w:spacing w:after="0" w:line="480" w:lineRule="auto"/>
        <w:ind w:firstLine="284"/>
        <w:rPr>
          <w:rFonts w:ascii="Times New Roman" w:hAnsi="Times New Roman" w:cs="Times New Roman"/>
          <w:sz w:val="24"/>
          <w:szCs w:val="24"/>
        </w:rPr>
      </w:pPr>
      <w:bookmarkStart w:id="373" w:name="_Hlk86582434"/>
      <w:r w:rsidRPr="00111FC3">
        <w:rPr>
          <w:rFonts w:ascii="Times New Roman" w:hAnsi="Times New Roman" w:cs="Times New Roman"/>
          <w:sz w:val="24"/>
          <w:szCs w:val="24"/>
        </w:rPr>
        <w:lastRenderedPageBreak/>
        <w:t>Given that the focus of this work is on relative contributions of dispersal to spread rates, and that previous works have already explored the contributions of demographic rates (</w:t>
      </w:r>
      <w:r w:rsidR="00BD50E8">
        <w:rPr>
          <w:rFonts w:ascii="Times New Roman" w:hAnsi="Times New Roman" w:cs="Times New Roman"/>
          <w:sz w:val="24"/>
          <w:szCs w:val="24"/>
        </w:rPr>
        <w:t xml:space="preserve">e.g. </w:t>
      </w:r>
      <w:proofErr w:type="spellStart"/>
      <w:r w:rsidR="00BD50E8" w:rsidRPr="009B5233">
        <w:rPr>
          <w:rFonts w:ascii="Times New Roman" w:hAnsi="Times New Roman" w:cs="Times New Roman"/>
          <w:sz w:val="24"/>
          <w:szCs w:val="24"/>
        </w:rPr>
        <w:t>Jongejans</w:t>
      </w:r>
      <w:proofErr w:type="spellEnd"/>
      <w:r w:rsidR="00BD50E8" w:rsidRPr="009B5233">
        <w:rPr>
          <w:rFonts w:ascii="Times New Roman" w:hAnsi="Times New Roman" w:cs="Times New Roman"/>
          <w:sz w:val="24"/>
          <w:szCs w:val="24"/>
        </w:rPr>
        <w:t xml:space="preserve"> </w:t>
      </w:r>
      <w:r w:rsidR="00BD50E8" w:rsidRPr="009B5233">
        <w:rPr>
          <w:rFonts w:ascii="Times New Roman" w:hAnsi="Times New Roman" w:cs="Times New Roman"/>
          <w:i/>
          <w:iCs/>
          <w:sz w:val="24"/>
          <w:szCs w:val="24"/>
        </w:rPr>
        <w:t>et al</w:t>
      </w:r>
      <w:r w:rsidR="00BD50E8" w:rsidRPr="009B5233">
        <w:rPr>
          <w:rFonts w:ascii="Times New Roman" w:hAnsi="Times New Roman" w:cs="Times New Roman"/>
          <w:sz w:val="24"/>
          <w:szCs w:val="24"/>
        </w:rPr>
        <w:t xml:space="preserve"> 2011</w:t>
      </w:r>
      <w:r w:rsidR="00BC24F3">
        <w:rPr>
          <w:rFonts w:ascii="Times New Roman" w:hAnsi="Times New Roman" w:cs="Times New Roman"/>
          <w:sz w:val="24"/>
          <w:szCs w:val="24"/>
        </w:rPr>
        <w:t>,</w:t>
      </w:r>
      <w:r w:rsidR="00BC24F3" w:rsidRPr="009B5233">
        <w:rPr>
          <w:rFonts w:ascii="Times New Roman" w:hAnsi="Times New Roman" w:cs="Times New Roman"/>
          <w:sz w:val="24"/>
          <w:szCs w:val="24"/>
        </w:rPr>
        <w:t xml:space="preserve"> </w:t>
      </w:r>
      <w:r w:rsidR="00BD50E8" w:rsidRPr="009B5233">
        <w:rPr>
          <w:rFonts w:ascii="Times New Roman" w:hAnsi="Times New Roman" w:cs="Times New Roman"/>
          <w:sz w:val="24"/>
          <w:szCs w:val="24"/>
        </w:rPr>
        <w:t xml:space="preserve">Zhang </w:t>
      </w:r>
      <w:r w:rsidR="00BD50E8" w:rsidRPr="009B5233">
        <w:rPr>
          <w:rFonts w:ascii="Times New Roman" w:hAnsi="Times New Roman" w:cs="Times New Roman"/>
          <w:i/>
          <w:iCs/>
          <w:sz w:val="24"/>
          <w:szCs w:val="24"/>
        </w:rPr>
        <w:t>et al</w:t>
      </w:r>
      <w:r w:rsidR="00BD50E8" w:rsidRPr="009B5233">
        <w:rPr>
          <w:rFonts w:ascii="Times New Roman" w:hAnsi="Times New Roman" w:cs="Times New Roman"/>
          <w:sz w:val="24"/>
          <w:szCs w:val="24"/>
        </w:rPr>
        <w:t>. 2011</w:t>
      </w:r>
      <w:r w:rsidRPr="00111FC3">
        <w:rPr>
          <w:rFonts w:ascii="Times New Roman" w:hAnsi="Times New Roman" w:cs="Times New Roman"/>
          <w:sz w:val="24"/>
          <w:szCs w:val="24"/>
        </w:rPr>
        <w:t>), sensitivity analyses were limited to dispersal-related parameters</w:t>
      </w:r>
      <w:r w:rsidR="00E01B8D">
        <w:rPr>
          <w:rFonts w:ascii="Times New Roman" w:hAnsi="Times New Roman" w:cs="Times New Roman"/>
          <w:sz w:val="24"/>
          <w:szCs w:val="24"/>
        </w:rPr>
        <w:t xml:space="preserve"> (Appendix S1, Table S1)</w:t>
      </w:r>
      <w:r w:rsidR="005F23BA" w:rsidRPr="00111FC3">
        <w:rPr>
          <w:rFonts w:ascii="Times New Roman" w:hAnsi="Times New Roman" w:cs="Times New Roman"/>
          <w:sz w:val="24"/>
          <w:szCs w:val="24"/>
        </w:rPr>
        <w:t>.</w:t>
      </w:r>
      <w:r w:rsidR="00CB0101">
        <w:rPr>
          <w:rFonts w:ascii="Times New Roman" w:hAnsi="Times New Roman" w:cs="Times New Roman"/>
          <w:sz w:val="24"/>
          <w:szCs w:val="24"/>
        </w:rPr>
        <w:t xml:space="preserve"> </w:t>
      </w:r>
      <w:r w:rsidR="00130B96">
        <w:rPr>
          <w:rFonts w:ascii="Times New Roman" w:hAnsi="Times New Roman" w:cs="Times New Roman"/>
          <w:sz w:val="24"/>
          <w:szCs w:val="24"/>
        </w:rPr>
        <w:t xml:space="preserve">For each parameter, we </w:t>
      </w:r>
      <w:r w:rsidR="0083567A">
        <w:rPr>
          <w:rFonts w:ascii="Times New Roman" w:hAnsi="Times New Roman" w:cs="Times New Roman"/>
          <w:sz w:val="24"/>
          <w:szCs w:val="24"/>
        </w:rPr>
        <w:t>decrease</w:t>
      </w:r>
      <w:r w:rsidR="00D1096A">
        <w:rPr>
          <w:rFonts w:ascii="Times New Roman" w:hAnsi="Times New Roman" w:cs="Times New Roman"/>
          <w:sz w:val="24"/>
          <w:szCs w:val="24"/>
        </w:rPr>
        <w:t>d</w:t>
      </w:r>
      <w:r w:rsidR="0083567A">
        <w:rPr>
          <w:rFonts w:ascii="Times New Roman" w:hAnsi="Times New Roman" w:cs="Times New Roman"/>
          <w:sz w:val="24"/>
          <w:szCs w:val="24"/>
        </w:rPr>
        <w:t xml:space="preserve"> </w:t>
      </w:r>
      <w:r w:rsidR="00130B96">
        <w:rPr>
          <w:rFonts w:ascii="Times New Roman" w:hAnsi="Times New Roman" w:cs="Times New Roman"/>
          <w:sz w:val="24"/>
          <w:szCs w:val="24"/>
        </w:rPr>
        <w:t xml:space="preserve">the parameter’s </w:t>
      </w:r>
      <w:r w:rsidR="00F23367">
        <w:rPr>
          <w:rFonts w:ascii="Times New Roman" w:hAnsi="Times New Roman" w:cs="Times New Roman"/>
          <w:sz w:val="24"/>
          <w:szCs w:val="24"/>
        </w:rPr>
        <w:t xml:space="preserve">baseline </w:t>
      </w:r>
      <w:r w:rsidR="00130B96">
        <w:rPr>
          <w:rFonts w:ascii="Times New Roman" w:hAnsi="Times New Roman" w:cs="Times New Roman"/>
          <w:sz w:val="24"/>
          <w:szCs w:val="24"/>
        </w:rPr>
        <w:t xml:space="preserve">value by 20% without changing the other parameters, simulated spread over 1000 consecutive </w:t>
      </w:r>
      <w:r w:rsidR="00775CF8">
        <w:rPr>
          <w:rFonts w:ascii="Times New Roman" w:hAnsi="Times New Roman" w:cs="Times New Roman"/>
          <w:sz w:val="24"/>
          <w:szCs w:val="24"/>
        </w:rPr>
        <w:t>time steps</w:t>
      </w:r>
      <w:r w:rsidR="00130B96">
        <w:rPr>
          <w:rFonts w:ascii="Times New Roman" w:hAnsi="Times New Roman" w:cs="Times New Roman"/>
          <w:sz w:val="24"/>
          <w:szCs w:val="24"/>
        </w:rPr>
        <w:t>, and then used the resulting median spread rate to calculate elasticity such that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3088"/>
        <w:gridCol w:w="3196"/>
      </w:tblGrid>
      <w:tr w:rsidR="00105F06" w:rsidRPr="007B0BE0" w14:paraId="4735FE6C" w14:textId="77777777">
        <w:tc>
          <w:tcPr>
            <w:tcW w:w="3008" w:type="dxa"/>
          </w:tcPr>
          <w:p w14:paraId="7465B56A" w14:textId="77777777" w:rsidR="00F7293E" w:rsidRPr="007B0BE0" w:rsidRDefault="00F7293E" w:rsidP="00DB47AD">
            <w:pPr>
              <w:spacing w:line="480" w:lineRule="auto"/>
              <w:ind w:firstLine="284"/>
              <w:jc w:val="both"/>
              <w:rPr>
                <w:rFonts w:ascii="Times New Roman" w:hAnsi="Times New Roman" w:cs="Times New Roman"/>
                <w:sz w:val="24"/>
                <w:szCs w:val="24"/>
              </w:rPr>
            </w:pPr>
          </w:p>
        </w:tc>
        <w:tc>
          <w:tcPr>
            <w:tcW w:w="3117" w:type="dxa"/>
            <w:vAlign w:val="center"/>
          </w:tcPr>
          <w:p w14:paraId="7CED9DB6" w14:textId="77777777" w:rsidR="00F7293E" w:rsidRPr="007B0BE0" w:rsidRDefault="00F7293E" w:rsidP="00DB47AD">
            <w:pPr>
              <w:spacing w:line="480" w:lineRule="auto"/>
              <w:ind w:firstLine="284"/>
              <w:jc w:val="both"/>
              <w:rPr>
                <w:rFonts w:ascii="Times New Roman" w:hAnsi="Times New Roman" w:cs="Times New Roman"/>
                <w:sz w:val="24"/>
                <w:szCs w:val="24"/>
              </w:rPr>
            </w:pPr>
            <m:oMathPara>
              <m:oMath>
                <m:r>
                  <m:rPr>
                    <m:sty m:val="p"/>
                  </m:rPr>
                  <w:rPr>
                    <w:rFonts w:ascii="Cambria Math" w:hAnsi="Cambria Math" w:cs="Times New Roman"/>
                    <w:sz w:val="24"/>
                    <w:szCs w:val="24"/>
                  </w:rPr>
                  <m:t>elas</m:t>
                </m:r>
                <m:d>
                  <m:dPr>
                    <m:ctrlPr>
                      <w:rPr>
                        <w:rFonts w:ascii="Cambria Math" w:hAnsi="Cambria Math" w:cs="Times New Roman"/>
                        <w:i/>
                        <w:sz w:val="24"/>
                        <w:szCs w:val="24"/>
                      </w:rPr>
                    </m:ctrlPr>
                  </m:dPr>
                  <m:e>
                    <m:r>
                      <w:rPr>
                        <w:rFonts w:ascii="Cambria Math" w:hAnsi="Cambria Math" w:cs="Times New Roman"/>
                        <w:sz w:val="24"/>
                        <w:szCs w:val="24"/>
                      </w:rPr>
                      <m:t>p</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p</m:t>
                    </m:r>
                  </m:num>
                  <m:den>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den>
                </m:f>
                <m:f>
                  <m:fPr>
                    <m:ctrlPr>
                      <w:rPr>
                        <w:rFonts w:ascii="Cambria Math" w:hAnsi="Cambria Math" w:cs="Times New Roman"/>
                        <w:i/>
                        <w:sz w:val="24"/>
                        <w:szCs w:val="24"/>
                      </w:rPr>
                    </m:ctrlPr>
                  </m:fPr>
                  <m:num>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num>
                  <m:den>
                    <m:r>
                      <w:rPr>
                        <w:rFonts w:ascii="Cambria Math" w:hAnsi="Cambria Math" w:cs="Times New Roman"/>
                        <w:sz w:val="24"/>
                        <w:szCs w:val="24"/>
                      </w:rPr>
                      <m:t>∆p</m:t>
                    </m:r>
                  </m:den>
                </m:f>
              </m:oMath>
            </m:oMathPara>
          </w:p>
        </w:tc>
        <w:tc>
          <w:tcPr>
            <w:tcW w:w="3231" w:type="dxa"/>
            <w:vAlign w:val="center"/>
          </w:tcPr>
          <w:p w14:paraId="42C85936" w14:textId="77777777" w:rsidR="00F7293E" w:rsidRPr="007B0BE0" w:rsidRDefault="00F7293E" w:rsidP="00DB47AD">
            <w:pPr>
              <w:spacing w:line="480" w:lineRule="auto"/>
              <w:ind w:firstLine="284"/>
              <w:jc w:val="right"/>
              <w:rPr>
                <w:rFonts w:ascii="Times New Roman" w:hAnsi="Times New Roman" w:cs="Times New Roman"/>
                <w:sz w:val="24"/>
                <w:szCs w:val="24"/>
              </w:rPr>
            </w:pPr>
            <w:r w:rsidRPr="007B0BE0">
              <w:rPr>
                <w:rFonts w:ascii="Times New Roman" w:hAnsi="Times New Roman" w:cs="Times New Roman"/>
                <w:sz w:val="24"/>
                <w:szCs w:val="24"/>
              </w:rPr>
              <w:t>[3]</w:t>
            </w:r>
          </w:p>
        </w:tc>
      </w:tr>
    </w:tbl>
    <w:p w14:paraId="2B1C679D" w14:textId="08B09995" w:rsidR="00BD50E8" w:rsidRDefault="00F7293E" w:rsidP="004C2241">
      <w:pPr>
        <w:spacing w:after="0" w:line="480" w:lineRule="auto"/>
        <w:rPr>
          <w:rFonts w:ascii="Times New Roman" w:hAnsi="Times New Roman" w:cs="Times New Roman"/>
          <w:sz w:val="24"/>
          <w:szCs w:val="24"/>
        </w:rPr>
      </w:pPr>
      <w:r w:rsidRPr="007B0BE0">
        <w:rPr>
          <w:rFonts w:ascii="Times New Roman" w:hAnsi="Times New Roman" w:cs="Times New Roman"/>
          <w:sz w:val="24"/>
          <w:szCs w:val="24"/>
        </w:rPr>
        <w:t xml:space="preserve">where </w:t>
      </w:r>
      <m:oMath>
        <m:r>
          <w:rPr>
            <w:rFonts w:ascii="Cambria Math" w:hAnsi="Cambria Math" w:cs="Times New Roman"/>
            <w:sz w:val="24"/>
            <w:szCs w:val="24"/>
          </w:rPr>
          <m:t>p</m:t>
        </m:r>
      </m:oMath>
      <w:r w:rsidRPr="007B0BE0">
        <w:rPr>
          <w:rFonts w:ascii="Times New Roman" w:hAnsi="Times New Roman" w:cs="Times New Roman"/>
          <w:sz w:val="24"/>
          <w:szCs w:val="24"/>
        </w:rPr>
        <w:t xml:space="preserve"> is the</w:t>
      </w:r>
      <w:r>
        <w:rPr>
          <w:rFonts w:ascii="Times New Roman" w:hAnsi="Times New Roman" w:cs="Times New Roman"/>
          <w:sz w:val="24"/>
          <w:szCs w:val="24"/>
        </w:rPr>
        <w:t xml:space="preserve"> value of the</w:t>
      </w:r>
      <w:r w:rsidRPr="007B0BE0">
        <w:rPr>
          <w:rFonts w:ascii="Times New Roman" w:hAnsi="Times New Roman" w:cs="Times New Roman"/>
          <w:sz w:val="24"/>
          <w:szCs w:val="24"/>
        </w:rPr>
        <w:t xml:space="preserve"> parameter in question, </w:t>
      </w:r>
      <m:oMath>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oMath>
      <w:r w:rsidRPr="007B0BE0">
        <w:rPr>
          <w:rFonts w:ascii="Times New Roman" w:hAnsi="Times New Roman" w:cs="Times New Roman"/>
          <w:sz w:val="24"/>
          <w:szCs w:val="24"/>
        </w:rPr>
        <w:t xml:space="preserve"> is the estimated </w:t>
      </w:r>
      <w:r>
        <w:rPr>
          <w:rFonts w:ascii="Times New Roman" w:hAnsi="Times New Roman" w:cs="Times New Roman"/>
          <w:sz w:val="24"/>
          <w:szCs w:val="24"/>
        </w:rPr>
        <w:t>spread rate</w:t>
      </w:r>
      <w:r w:rsidRPr="007B0BE0">
        <w:rPr>
          <w:rFonts w:ascii="Times New Roman" w:hAnsi="Times New Roman" w:cs="Times New Roman"/>
          <w:sz w:val="24"/>
          <w:szCs w:val="24"/>
        </w:rPr>
        <w:t xml:space="preserve"> without changes in parameter, and </w:t>
      </w:r>
      <m:oMath>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m:t>
            </m:r>
          </m:sup>
        </m:sSup>
      </m:oMath>
      <w:r w:rsidRPr="007B0BE0">
        <w:rPr>
          <w:rFonts w:ascii="Times New Roman" w:hAnsi="Times New Roman" w:cs="Times New Roman"/>
          <w:sz w:val="24"/>
          <w:szCs w:val="24"/>
        </w:rPr>
        <w:t xml:space="preserve"> is the change in </w:t>
      </w:r>
      <w:r>
        <w:rPr>
          <w:rFonts w:ascii="Times New Roman" w:hAnsi="Times New Roman" w:cs="Times New Roman"/>
          <w:sz w:val="24"/>
          <w:szCs w:val="24"/>
        </w:rPr>
        <w:t>spread rate</w:t>
      </w:r>
      <w:r w:rsidRPr="007B0BE0">
        <w:rPr>
          <w:rFonts w:ascii="Times New Roman" w:hAnsi="Times New Roman" w:cs="Times New Roman"/>
          <w:sz w:val="24"/>
          <w:szCs w:val="24"/>
        </w:rPr>
        <w:t xml:space="preserve"> resulting from the change in parameter </w:t>
      </w:r>
      <m:oMath>
        <m:r>
          <w:rPr>
            <w:rFonts w:ascii="Cambria Math" w:hAnsi="Cambria Math" w:cs="Times New Roman"/>
            <w:sz w:val="24"/>
            <w:szCs w:val="24"/>
          </w:rPr>
          <m:t>∆p</m:t>
        </m:r>
      </m:oMath>
      <w:r w:rsidRPr="007B0BE0">
        <w:rPr>
          <w:rFonts w:ascii="Times New Roman" w:hAnsi="Times New Roman" w:cs="Times New Roman"/>
          <w:sz w:val="24"/>
          <w:szCs w:val="24"/>
        </w:rPr>
        <w:t xml:space="preserve">. </w:t>
      </w:r>
      <w:r w:rsidR="00130B96">
        <w:rPr>
          <w:rFonts w:ascii="Times New Roman" w:hAnsi="Times New Roman" w:cs="Times New Roman"/>
          <w:sz w:val="24"/>
          <w:szCs w:val="24"/>
        </w:rPr>
        <w:t>After all elasticities were calculated,</w:t>
      </w:r>
      <w:r w:rsidRPr="007B0BE0">
        <w:rPr>
          <w:rFonts w:ascii="Times New Roman" w:hAnsi="Times New Roman" w:cs="Times New Roman"/>
          <w:sz w:val="24"/>
          <w:szCs w:val="24"/>
        </w:rPr>
        <w:t xml:space="preserve"> values were then rescaled by dividing by the sum of their absolute values, </w:t>
      </w:r>
      <w:proofErr w:type="gramStart"/>
      <w:r w:rsidRPr="007B0BE0">
        <w:rPr>
          <w:rFonts w:ascii="Times New Roman" w:hAnsi="Times New Roman" w:cs="Times New Roman"/>
          <w:sz w:val="24"/>
          <w:szCs w:val="24"/>
        </w:rPr>
        <w:t>similar to</w:t>
      </w:r>
      <w:proofErr w:type="gramEnd"/>
      <w:r w:rsidRPr="007B0BE0">
        <w:rPr>
          <w:rFonts w:ascii="Times New Roman" w:hAnsi="Times New Roman" w:cs="Times New Roman"/>
          <w:sz w:val="24"/>
          <w:szCs w:val="24"/>
        </w:rPr>
        <w:t xml:space="preserve"> the technique used by </w:t>
      </w:r>
      <w:proofErr w:type="spellStart"/>
      <w:r w:rsidRPr="007B0BE0">
        <w:rPr>
          <w:rFonts w:ascii="Times New Roman" w:hAnsi="Times New Roman" w:cs="Times New Roman"/>
          <w:sz w:val="24"/>
          <w:szCs w:val="24"/>
        </w:rPr>
        <w:t>Jongejans</w:t>
      </w:r>
      <w:proofErr w:type="spellEnd"/>
      <w:r w:rsidRPr="007B0BE0">
        <w:rPr>
          <w:rFonts w:ascii="Times New Roman" w:hAnsi="Times New Roman" w:cs="Times New Roman"/>
          <w:sz w:val="24"/>
          <w:szCs w:val="24"/>
        </w:rPr>
        <w:t xml:space="preserve"> </w:t>
      </w:r>
      <w:r w:rsidRPr="007B0BE0">
        <w:rPr>
          <w:rFonts w:ascii="Times New Roman" w:hAnsi="Times New Roman" w:cs="Times New Roman"/>
          <w:i/>
          <w:iCs/>
          <w:sz w:val="24"/>
          <w:szCs w:val="24"/>
        </w:rPr>
        <w:t>et al.</w:t>
      </w:r>
      <w:r w:rsidRPr="007B0BE0">
        <w:rPr>
          <w:rFonts w:ascii="Times New Roman" w:hAnsi="Times New Roman" w:cs="Times New Roman"/>
          <w:sz w:val="24"/>
          <w:szCs w:val="24"/>
        </w:rPr>
        <w:t xml:space="preserve"> (</w:t>
      </w:r>
      <w:r>
        <w:rPr>
          <w:rFonts w:ascii="Times New Roman" w:hAnsi="Times New Roman" w:cs="Times New Roman"/>
          <w:sz w:val="24"/>
          <w:szCs w:val="24"/>
        </w:rPr>
        <w:t>2011</w:t>
      </w:r>
      <w:r w:rsidRPr="007B0BE0">
        <w:rPr>
          <w:rFonts w:ascii="Times New Roman" w:hAnsi="Times New Roman" w:cs="Times New Roman"/>
          <w:sz w:val="24"/>
          <w:szCs w:val="24"/>
        </w:rPr>
        <w:t>).</w:t>
      </w:r>
      <w:r w:rsidR="00130B96">
        <w:rPr>
          <w:rFonts w:ascii="Times New Roman" w:hAnsi="Times New Roman" w:cs="Times New Roman"/>
          <w:sz w:val="24"/>
          <w:szCs w:val="24"/>
        </w:rPr>
        <w:t xml:space="preserve"> Maximum </w:t>
      </w:r>
      <w:r w:rsidR="00CE0D78">
        <w:rPr>
          <w:rFonts w:ascii="Times New Roman" w:hAnsi="Times New Roman" w:cs="Times New Roman"/>
          <w:sz w:val="24"/>
          <w:szCs w:val="24"/>
        </w:rPr>
        <w:t xml:space="preserve">adult </w:t>
      </w:r>
      <w:r w:rsidR="00130B96">
        <w:rPr>
          <w:rFonts w:ascii="Times New Roman" w:hAnsi="Times New Roman" w:cs="Times New Roman"/>
          <w:sz w:val="24"/>
          <w:szCs w:val="24"/>
        </w:rPr>
        <w:t xml:space="preserve">thistle density per meter, </w:t>
      </w:r>
      <w:r w:rsidR="00EA3799">
        <w:rPr>
          <w:rFonts w:ascii="Times New Roman" w:hAnsi="Times New Roman" w:cs="Times New Roman"/>
          <w:sz w:val="24"/>
          <w:szCs w:val="24"/>
        </w:rPr>
        <w:t>though</w:t>
      </w:r>
      <w:r w:rsidR="00130B96">
        <w:rPr>
          <w:rFonts w:ascii="Times New Roman" w:hAnsi="Times New Roman" w:cs="Times New Roman"/>
          <w:sz w:val="24"/>
          <w:szCs w:val="24"/>
        </w:rPr>
        <w:t xml:space="preserve"> not a dispersal-related parameter, was also included in these analyses</w:t>
      </w:r>
      <w:r w:rsidR="00CE0D78">
        <w:rPr>
          <w:rFonts w:ascii="Times New Roman" w:hAnsi="Times New Roman" w:cs="Times New Roman"/>
          <w:sz w:val="24"/>
          <w:szCs w:val="24"/>
        </w:rPr>
        <w:t xml:space="preserve"> to</w:t>
      </w:r>
      <w:r w:rsidR="00130B96">
        <w:rPr>
          <w:rFonts w:ascii="Times New Roman" w:hAnsi="Times New Roman" w:cs="Times New Roman"/>
          <w:sz w:val="24"/>
          <w:szCs w:val="24"/>
        </w:rPr>
        <w:t xml:space="preserve"> determine whether</w:t>
      </w:r>
      <w:r w:rsidR="00563520">
        <w:rPr>
          <w:rFonts w:ascii="Times New Roman" w:hAnsi="Times New Roman" w:cs="Times New Roman"/>
          <w:sz w:val="24"/>
          <w:szCs w:val="24"/>
        </w:rPr>
        <w:t xml:space="preserve"> this</w:t>
      </w:r>
      <w:r w:rsidR="00130B96">
        <w:rPr>
          <w:rFonts w:ascii="Times New Roman" w:hAnsi="Times New Roman" w:cs="Times New Roman"/>
          <w:sz w:val="24"/>
          <w:szCs w:val="24"/>
        </w:rPr>
        <w:t xml:space="preserve"> </w:t>
      </w:r>
      <w:proofErr w:type="gramStart"/>
      <w:r w:rsidR="00CE0D78">
        <w:rPr>
          <w:rFonts w:ascii="Times New Roman" w:hAnsi="Times New Roman" w:cs="Times New Roman"/>
          <w:sz w:val="24"/>
          <w:szCs w:val="24"/>
        </w:rPr>
        <w:t>poorly-known</w:t>
      </w:r>
      <w:proofErr w:type="gramEnd"/>
      <w:r w:rsidR="00CE0D78">
        <w:rPr>
          <w:rFonts w:ascii="Times New Roman" w:hAnsi="Times New Roman" w:cs="Times New Roman"/>
          <w:sz w:val="24"/>
          <w:szCs w:val="24"/>
        </w:rPr>
        <w:t xml:space="preserve"> </w:t>
      </w:r>
      <w:r w:rsidR="00130B96">
        <w:rPr>
          <w:rFonts w:ascii="Times New Roman" w:hAnsi="Times New Roman" w:cs="Times New Roman"/>
          <w:sz w:val="24"/>
          <w:szCs w:val="24"/>
        </w:rPr>
        <w:t xml:space="preserve">parameter </w:t>
      </w:r>
      <w:r w:rsidR="00CE0D78">
        <w:rPr>
          <w:rFonts w:ascii="Times New Roman" w:hAnsi="Times New Roman" w:cs="Times New Roman"/>
          <w:sz w:val="24"/>
          <w:szCs w:val="24"/>
        </w:rPr>
        <w:t>affects spread rate estimates</w:t>
      </w:r>
      <w:r w:rsidR="00130B96">
        <w:rPr>
          <w:rFonts w:ascii="Times New Roman" w:hAnsi="Times New Roman" w:cs="Times New Roman"/>
          <w:sz w:val="24"/>
          <w:szCs w:val="24"/>
        </w:rPr>
        <w:t>.</w:t>
      </w:r>
      <w:r>
        <w:rPr>
          <w:rFonts w:ascii="Times New Roman" w:hAnsi="Times New Roman" w:cs="Times New Roman"/>
          <w:sz w:val="24"/>
          <w:szCs w:val="24"/>
        </w:rPr>
        <w:t xml:space="preserve"> </w:t>
      </w:r>
    </w:p>
    <w:p w14:paraId="363A3686" w14:textId="79D5562B" w:rsidR="00072FF3" w:rsidRDefault="00772534" w:rsidP="00E01B8D">
      <w:pPr>
        <w:spacing w:after="0" w:line="480" w:lineRule="auto"/>
        <w:ind w:firstLine="284"/>
        <w:rPr>
          <w:rFonts w:ascii="Times New Roman" w:eastAsiaTheme="minorEastAsia" w:hAnsi="Times New Roman" w:cs="Times New Roman"/>
          <w:sz w:val="24"/>
          <w:szCs w:val="24"/>
        </w:rPr>
      </w:pPr>
      <w:r>
        <w:rPr>
          <w:rFonts w:ascii="Times New Roman" w:hAnsi="Times New Roman" w:cs="Times New Roman"/>
          <w:sz w:val="24"/>
          <w:szCs w:val="24"/>
        </w:rPr>
        <w:t>Additional perturbations</w:t>
      </w:r>
      <w:r w:rsidR="00F23367">
        <w:rPr>
          <w:rFonts w:ascii="Times New Roman" w:hAnsi="Times New Roman" w:cs="Times New Roman"/>
          <w:sz w:val="24"/>
          <w:szCs w:val="24"/>
        </w:rPr>
        <w:t xml:space="preserve"> to baseline values</w:t>
      </w:r>
      <w:r>
        <w:rPr>
          <w:rFonts w:ascii="Times New Roman" w:hAnsi="Times New Roman" w:cs="Times New Roman"/>
          <w:sz w:val="24"/>
          <w:szCs w:val="24"/>
        </w:rPr>
        <w:t xml:space="preserve"> were performed for</w:t>
      </w:r>
      <w:r w:rsidR="00BD50E8">
        <w:rPr>
          <w:rFonts w:ascii="Times New Roman" w:hAnsi="Times New Roman" w:cs="Times New Roman"/>
          <w:sz w:val="24"/>
          <w:szCs w:val="24"/>
        </w:rPr>
        <w:t xml:space="preserve"> each of the</w:t>
      </w:r>
      <w:r w:rsidR="005F23BA">
        <w:rPr>
          <w:rFonts w:ascii="Times New Roman" w:hAnsi="Times New Roman" w:cs="Times New Roman"/>
          <w:sz w:val="24"/>
          <w:szCs w:val="24"/>
        </w:rPr>
        <w:t xml:space="preserve"> 13 dispersal-related parameters</w:t>
      </w:r>
      <w:r>
        <w:rPr>
          <w:rFonts w:ascii="Times New Roman" w:hAnsi="Times New Roman" w:cs="Times New Roman"/>
          <w:sz w:val="24"/>
          <w:szCs w:val="24"/>
        </w:rPr>
        <w:t xml:space="preserve"> </w:t>
      </w:r>
      <w:r w:rsidR="00CE0D78">
        <w:rPr>
          <w:rFonts w:ascii="Times New Roman" w:hAnsi="Times New Roman" w:cs="Times New Roman"/>
          <w:sz w:val="24"/>
          <w:szCs w:val="24"/>
        </w:rPr>
        <w:t xml:space="preserve">and maximum thistle density </w:t>
      </w:r>
      <w:r>
        <w:rPr>
          <w:rFonts w:ascii="Times New Roman" w:hAnsi="Times New Roman" w:cs="Times New Roman"/>
          <w:sz w:val="24"/>
          <w:szCs w:val="24"/>
        </w:rPr>
        <w:t xml:space="preserve">to investigate </w:t>
      </w:r>
      <w:proofErr w:type="gramStart"/>
      <w:r>
        <w:rPr>
          <w:rFonts w:ascii="Times New Roman" w:hAnsi="Times New Roman" w:cs="Times New Roman"/>
          <w:sz w:val="24"/>
          <w:szCs w:val="24"/>
        </w:rPr>
        <w:t>whether</w:t>
      </w:r>
      <w:r w:rsidR="00084136">
        <w:rPr>
          <w:rFonts w:ascii="Times New Roman" w:hAnsi="Times New Roman" w:cs="Times New Roman"/>
          <w:sz w:val="24"/>
          <w:szCs w:val="24"/>
        </w:rPr>
        <w:t xml:space="preserve"> or not</w:t>
      </w:r>
      <w:proofErr w:type="gramEnd"/>
      <w:r>
        <w:rPr>
          <w:rFonts w:ascii="Times New Roman" w:hAnsi="Times New Roman" w:cs="Times New Roman"/>
          <w:sz w:val="24"/>
          <w:szCs w:val="24"/>
        </w:rPr>
        <w:t xml:space="preserve"> parameter effects on spread rates were linear, and how strongly </w:t>
      </w:r>
      <w:r w:rsidR="00EA3799">
        <w:rPr>
          <w:rFonts w:ascii="Times New Roman" w:hAnsi="Times New Roman" w:cs="Times New Roman"/>
          <w:sz w:val="24"/>
          <w:szCs w:val="24"/>
        </w:rPr>
        <w:t xml:space="preserve">these </w:t>
      </w:r>
      <w:r>
        <w:rPr>
          <w:rFonts w:ascii="Times New Roman" w:hAnsi="Times New Roman" w:cs="Times New Roman"/>
          <w:sz w:val="24"/>
          <w:szCs w:val="24"/>
        </w:rPr>
        <w:t>rates changed over a much wider range of parameter values</w:t>
      </w:r>
      <w:r w:rsidR="005F23BA">
        <w:rPr>
          <w:rFonts w:ascii="Times New Roman" w:hAnsi="Times New Roman" w:cs="Times New Roman"/>
          <w:sz w:val="24"/>
          <w:szCs w:val="24"/>
        </w:rPr>
        <w:t xml:space="preserve">. </w:t>
      </w:r>
      <w:r w:rsidR="00084136">
        <w:rPr>
          <w:rFonts w:ascii="Times New Roman" w:hAnsi="Times New Roman" w:cs="Times New Roman"/>
          <w:sz w:val="24"/>
          <w:szCs w:val="24"/>
        </w:rPr>
        <w:t>For the 3 probabilistic parameters</w:t>
      </w:r>
      <w:r w:rsidR="005F23BA">
        <w:rPr>
          <w:rFonts w:ascii="Times New Roman" w:hAnsi="Times New Roman" w:cs="Times New Roman"/>
          <w:sz w:val="24"/>
          <w:szCs w:val="24"/>
        </w:rPr>
        <w:t>, perturbations were performed</w:t>
      </w:r>
      <w:r w:rsidR="00F23367">
        <w:rPr>
          <w:rFonts w:ascii="Times New Roman" w:hAnsi="Times New Roman" w:cs="Times New Roman"/>
          <w:sz w:val="24"/>
          <w:szCs w:val="24"/>
        </w:rPr>
        <w:t xml:space="preserve"> in increments of 0.1</w:t>
      </w:r>
      <w:r w:rsidR="005F23BA">
        <w:rPr>
          <w:rFonts w:ascii="Times New Roman" w:hAnsi="Times New Roman" w:cs="Times New Roman"/>
          <w:sz w:val="24"/>
          <w:szCs w:val="24"/>
        </w:rPr>
        <w:t xml:space="preserve"> across the interval [0, 1</w:t>
      </w:r>
      <w:r w:rsidR="00F23367">
        <w:rPr>
          <w:rFonts w:ascii="Times New Roman" w:hAnsi="Times New Roman" w:cs="Times New Roman"/>
          <w:sz w:val="24"/>
          <w:szCs w:val="24"/>
        </w:rPr>
        <w:t>].</w:t>
      </w:r>
      <w:r w:rsidR="005F23BA">
        <w:rPr>
          <w:rFonts w:ascii="Times New Roman" w:hAnsi="Times New Roman" w:cs="Times New Roman"/>
          <w:sz w:val="24"/>
          <w:szCs w:val="24"/>
        </w:rPr>
        <w:t xml:space="preserve"> The other </w:t>
      </w:r>
      <w:r w:rsidR="00A67CF6">
        <w:rPr>
          <w:rFonts w:ascii="Times New Roman" w:hAnsi="Times New Roman" w:cs="Times New Roman"/>
          <w:sz w:val="24"/>
          <w:szCs w:val="24"/>
        </w:rPr>
        <w:t xml:space="preserve">10 </w:t>
      </w:r>
      <w:r w:rsidR="005F23BA">
        <w:rPr>
          <w:rFonts w:ascii="Times New Roman" w:hAnsi="Times New Roman" w:cs="Times New Roman"/>
          <w:sz w:val="24"/>
          <w:szCs w:val="24"/>
        </w:rPr>
        <w:t xml:space="preserve">parameters </w:t>
      </w:r>
      <w:r w:rsidR="00084136">
        <w:rPr>
          <w:rFonts w:ascii="Times New Roman" w:hAnsi="Times New Roman" w:cs="Times New Roman"/>
          <w:sz w:val="24"/>
          <w:szCs w:val="24"/>
        </w:rPr>
        <w:t xml:space="preserve">did not have an upper </w:t>
      </w:r>
      <w:r w:rsidR="00A67CF6">
        <w:rPr>
          <w:rFonts w:ascii="Times New Roman" w:hAnsi="Times New Roman" w:cs="Times New Roman"/>
          <w:sz w:val="24"/>
          <w:szCs w:val="24"/>
        </w:rPr>
        <w:t>bound</w:t>
      </w:r>
      <w:r w:rsidR="005F23BA">
        <w:rPr>
          <w:rFonts w:ascii="Times New Roman" w:hAnsi="Times New Roman" w:cs="Times New Roman"/>
          <w:sz w:val="24"/>
          <w:szCs w:val="24"/>
        </w:rPr>
        <w:t xml:space="preserve">, and were </w:t>
      </w:r>
      <w:r w:rsidR="00BD50E8">
        <w:rPr>
          <w:rFonts w:ascii="Times New Roman" w:hAnsi="Times New Roman" w:cs="Times New Roman"/>
          <w:sz w:val="24"/>
          <w:szCs w:val="24"/>
        </w:rPr>
        <w:t xml:space="preserve">thus </w:t>
      </w:r>
      <w:r w:rsidR="005F23BA">
        <w:rPr>
          <w:rFonts w:ascii="Times New Roman" w:hAnsi="Times New Roman" w:cs="Times New Roman"/>
          <w:sz w:val="24"/>
          <w:szCs w:val="24"/>
        </w:rPr>
        <w:t xml:space="preserve">perturbed </w:t>
      </w:r>
      <w:bookmarkStart w:id="374" w:name="_Hlk166098108"/>
      <w:r w:rsidR="00F23367">
        <w:rPr>
          <w:rFonts w:ascii="Times New Roman" w:hAnsi="Times New Roman" w:cs="Times New Roman"/>
          <w:sz w:val="24"/>
          <w:szCs w:val="24"/>
        </w:rPr>
        <w:t xml:space="preserve">in </w:t>
      </w:r>
      <w:r w:rsidR="00F23367">
        <w:rPr>
          <w:rFonts w:ascii="Times New Roman" w:eastAsiaTheme="minorEastAsia" w:hAnsi="Times New Roman" w:cs="Times New Roman"/>
          <w:sz w:val="24"/>
          <w:szCs w:val="24"/>
        </w:rPr>
        <w:t>increments of 10%, up to</w:t>
      </w:r>
      <w:r w:rsidR="00F23367">
        <w:rPr>
          <w:rFonts w:ascii="Times New Roman" w:hAnsi="Times New Roman" w:cs="Times New Roman"/>
          <w:sz w:val="24"/>
          <w:szCs w:val="24"/>
        </w:rPr>
        <w:t xml:space="preserve"> </w:t>
      </w:r>
      <m:oMath>
        <m:r>
          <w:rPr>
            <w:rFonts w:ascii="Cambria Math" w:hAnsi="Cambria Math" w:cs="Times New Roman"/>
            <w:sz w:val="24"/>
            <w:szCs w:val="24"/>
          </w:rPr>
          <m:t>±</m:t>
        </m:r>
      </m:oMath>
      <w:r w:rsidR="005F23BA">
        <w:rPr>
          <w:rFonts w:ascii="Times New Roman" w:eastAsiaTheme="minorEastAsia" w:hAnsi="Times New Roman" w:cs="Times New Roman"/>
          <w:sz w:val="24"/>
          <w:szCs w:val="24"/>
        </w:rPr>
        <w:t>50%</w:t>
      </w:r>
      <w:bookmarkEnd w:id="374"/>
      <w:r w:rsidR="005F23BA">
        <w:rPr>
          <w:rFonts w:ascii="Times New Roman" w:eastAsiaTheme="minorEastAsia" w:hAnsi="Times New Roman" w:cs="Times New Roman"/>
          <w:sz w:val="24"/>
          <w:szCs w:val="24"/>
        </w:rPr>
        <w:t xml:space="preserve"> of</w:t>
      </w:r>
      <w:r w:rsidR="00D758B0">
        <w:rPr>
          <w:rFonts w:ascii="Times New Roman" w:eastAsiaTheme="minorEastAsia" w:hAnsi="Times New Roman" w:cs="Times New Roman"/>
          <w:sz w:val="24"/>
          <w:szCs w:val="24"/>
        </w:rPr>
        <w:t xml:space="preserve"> their</w:t>
      </w:r>
      <w:r w:rsidR="005F23BA">
        <w:rPr>
          <w:rFonts w:ascii="Times New Roman" w:eastAsiaTheme="minorEastAsia" w:hAnsi="Times New Roman" w:cs="Times New Roman"/>
          <w:sz w:val="24"/>
          <w:szCs w:val="24"/>
        </w:rPr>
        <w:t xml:space="preserve"> </w:t>
      </w:r>
      <w:r w:rsidR="00F23367">
        <w:rPr>
          <w:rFonts w:ascii="Times New Roman" w:hAnsi="Times New Roman" w:cs="Times New Roman"/>
          <w:sz w:val="24"/>
          <w:szCs w:val="24"/>
        </w:rPr>
        <w:t xml:space="preserve">baseline </w:t>
      </w:r>
      <w:r w:rsidR="005F23BA">
        <w:rPr>
          <w:rFonts w:ascii="Times New Roman" w:eastAsiaTheme="minorEastAsia" w:hAnsi="Times New Roman" w:cs="Times New Roman"/>
          <w:sz w:val="24"/>
          <w:szCs w:val="24"/>
        </w:rPr>
        <w:t>value</w:t>
      </w:r>
      <w:r w:rsidR="00D758B0">
        <w:rPr>
          <w:rFonts w:ascii="Times New Roman" w:eastAsiaTheme="minorEastAsia" w:hAnsi="Times New Roman" w:cs="Times New Roman"/>
          <w:sz w:val="24"/>
          <w:szCs w:val="24"/>
        </w:rPr>
        <w:t>s</w:t>
      </w:r>
      <w:r w:rsidR="00F23367">
        <w:rPr>
          <w:rFonts w:ascii="Times New Roman" w:eastAsiaTheme="minorEastAsia" w:hAnsi="Times New Roman" w:cs="Times New Roman"/>
          <w:sz w:val="24"/>
          <w:szCs w:val="24"/>
        </w:rPr>
        <w:t>.</w:t>
      </w:r>
      <w:r w:rsidR="00EA3799">
        <w:rPr>
          <w:rFonts w:ascii="Times New Roman" w:eastAsiaTheme="minorEastAsia" w:hAnsi="Times New Roman" w:cs="Times New Roman"/>
          <w:sz w:val="24"/>
          <w:szCs w:val="24"/>
        </w:rPr>
        <w:t xml:space="preserve"> Perturbations for each parameter were performed </w:t>
      </w:r>
      <w:r w:rsidR="00CE0D78">
        <w:rPr>
          <w:rFonts w:ascii="Times New Roman" w:eastAsiaTheme="minorEastAsia" w:hAnsi="Times New Roman" w:cs="Times New Roman"/>
          <w:sz w:val="24"/>
          <w:szCs w:val="24"/>
        </w:rPr>
        <w:t>independently (i.e.,</w:t>
      </w:r>
      <w:r w:rsidR="00EA3799">
        <w:rPr>
          <w:rFonts w:ascii="Times New Roman" w:eastAsiaTheme="minorEastAsia" w:hAnsi="Times New Roman" w:cs="Times New Roman"/>
          <w:sz w:val="24"/>
          <w:szCs w:val="24"/>
        </w:rPr>
        <w:t xml:space="preserve"> without changing other parameters</w:t>
      </w:r>
      <w:r w:rsidR="00CE0D78">
        <w:rPr>
          <w:rFonts w:ascii="Times New Roman" w:eastAsiaTheme="minorEastAsia" w:hAnsi="Times New Roman" w:cs="Times New Roman"/>
          <w:sz w:val="24"/>
          <w:szCs w:val="24"/>
        </w:rPr>
        <w:t>)</w:t>
      </w:r>
      <w:r w:rsidR="00EA3799">
        <w:rPr>
          <w:rFonts w:ascii="Times New Roman" w:eastAsiaTheme="minorEastAsia" w:hAnsi="Times New Roman" w:cs="Times New Roman"/>
          <w:sz w:val="24"/>
          <w:szCs w:val="24"/>
        </w:rPr>
        <w:t xml:space="preserve">, at a replication size of 100 consecutive </w:t>
      </w:r>
      <w:r w:rsidR="00775CF8">
        <w:rPr>
          <w:rFonts w:ascii="Times New Roman" w:eastAsiaTheme="minorEastAsia" w:hAnsi="Times New Roman" w:cs="Times New Roman"/>
          <w:sz w:val="24"/>
          <w:szCs w:val="24"/>
        </w:rPr>
        <w:t>time steps</w:t>
      </w:r>
      <w:r w:rsidR="00EA3799">
        <w:rPr>
          <w:rFonts w:ascii="Times New Roman" w:eastAsiaTheme="minorEastAsia" w:hAnsi="Times New Roman" w:cs="Times New Roman"/>
          <w:sz w:val="24"/>
          <w:szCs w:val="24"/>
        </w:rPr>
        <w:t xml:space="preserve"> per perturbation.</w:t>
      </w:r>
    </w:p>
    <w:p w14:paraId="65DDDB8C" w14:textId="28F7C44A" w:rsidR="00DB4305" w:rsidRDefault="00072FF3" w:rsidP="00E01B8D">
      <w:pPr>
        <w:spacing w:after="0" w:line="480" w:lineRule="auto"/>
        <w:jc w:val="both"/>
        <w:rPr>
          <w:rFonts w:ascii="Times New Roman" w:hAnsi="Times New Roman" w:cs="Times New Roman"/>
          <w:sz w:val="24"/>
          <w:szCs w:val="24"/>
        </w:rPr>
      </w:pPr>
      <w:r>
        <w:rPr>
          <w:rFonts w:ascii="Times New Roman" w:eastAsiaTheme="minorEastAsia" w:hAnsi="Times New Roman" w:cs="Times New Roman"/>
          <w:b/>
          <w:bCs/>
          <w:sz w:val="24"/>
          <w:szCs w:val="24"/>
        </w:rPr>
        <w:t>Results</w:t>
      </w:r>
    </w:p>
    <w:p w14:paraId="47590884" w14:textId="6EEFA079" w:rsidR="005E0BA9" w:rsidRDefault="005E0BA9" w:rsidP="00E01B8D">
      <w:pPr>
        <w:spacing w:after="0" w:line="48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Baseline scenario</w:t>
      </w:r>
      <w:r w:rsidR="009D7044">
        <w:rPr>
          <w:rFonts w:ascii="Times New Roman" w:hAnsi="Times New Roman" w:cs="Times New Roman"/>
          <w:b/>
          <w:bCs/>
          <w:i/>
          <w:iCs/>
          <w:sz w:val="24"/>
          <w:szCs w:val="24"/>
        </w:rPr>
        <w:t>s</w:t>
      </w:r>
    </w:p>
    <w:p w14:paraId="7585A38B" w14:textId="56B33A4F" w:rsidR="002C7102" w:rsidRDefault="00DB148A"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lastRenderedPageBreak/>
        <w:t>Spread rates</w:t>
      </w:r>
      <w:r w:rsidR="00AF457B">
        <w:rPr>
          <w:rFonts w:ascii="Times New Roman" w:hAnsi="Times New Roman" w:cs="Times New Roman"/>
          <w:sz w:val="24"/>
          <w:szCs w:val="24"/>
        </w:rPr>
        <w:t xml:space="preserve"> simulated under warmed conditions were </w:t>
      </w:r>
      <w:r w:rsidR="00193C45">
        <w:rPr>
          <w:rFonts w:ascii="Times New Roman" w:hAnsi="Times New Roman" w:cs="Times New Roman"/>
          <w:sz w:val="24"/>
          <w:szCs w:val="24"/>
        </w:rPr>
        <w:t xml:space="preserve">approximately </w:t>
      </w:r>
      <w:r w:rsidR="004B44A8">
        <w:rPr>
          <w:rFonts w:ascii="Times New Roman" w:hAnsi="Times New Roman" w:cs="Times New Roman"/>
          <w:sz w:val="24"/>
          <w:szCs w:val="24"/>
        </w:rPr>
        <w:t>twice as high as</w:t>
      </w:r>
      <w:r w:rsidR="00AF457B">
        <w:rPr>
          <w:rFonts w:ascii="Times New Roman" w:hAnsi="Times New Roman" w:cs="Times New Roman"/>
          <w:sz w:val="24"/>
          <w:szCs w:val="24"/>
        </w:rPr>
        <w:t xml:space="preserve"> those under ambient temperatures, with this </w:t>
      </w:r>
      <w:r w:rsidR="003D7F62">
        <w:rPr>
          <w:rFonts w:ascii="Times New Roman" w:hAnsi="Times New Roman" w:cs="Times New Roman"/>
          <w:sz w:val="24"/>
          <w:szCs w:val="24"/>
        </w:rPr>
        <w:t>phenomenon</w:t>
      </w:r>
      <w:r w:rsidR="00AF457B">
        <w:rPr>
          <w:rFonts w:ascii="Times New Roman" w:hAnsi="Times New Roman" w:cs="Times New Roman"/>
          <w:sz w:val="24"/>
          <w:szCs w:val="24"/>
        </w:rPr>
        <w:t xml:space="preserve"> observed across </w:t>
      </w:r>
      <w:r w:rsidR="004551EA">
        <w:rPr>
          <w:rFonts w:ascii="Times New Roman" w:hAnsi="Times New Roman" w:cs="Times New Roman"/>
          <w:sz w:val="24"/>
          <w:szCs w:val="24"/>
        </w:rPr>
        <w:t xml:space="preserve">all </w:t>
      </w:r>
      <w:r w:rsidR="00AF457B">
        <w:rPr>
          <w:rFonts w:ascii="Times New Roman" w:hAnsi="Times New Roman" w:cs="Times New Roman"/>
          <w:sz w:val="24"/>
          <w:szCs w:val="24"/>
        </w:rPr>
        <w:t>scenarios</w:t>
      </w:r>
      <w:r w:rsidR="006B69AD">
        <w:rPr>
          <w:rFonts w:ascii="Times New Roman" w:hAnsi="Times New Roman" w:cs="Times New Roman"/>
          <w:sz w:val="24"/>
          <w:szCs w:val="24"/>
        </w:rPr>
        <w:t xml:space="preserve"> (Table 1)</w:t>
      </w:r>
      <w:r w:rsidR="00AF457B">
        <w:rPr>
          <w:rFonts w:ascii="Times New Roman" w:hAnsi="Times New Roman" w:cs="Times New Roman"/>
          <w:sz w:val="24"/>
          <w:szCs w:val="24"/>
        </w:rPr>
        <w:t xml:space="preserve">. </w:t>
      </w:r>
      <w:r w:rsidR="005E0BA9">
        <w:rPr>
          <w:rFonts w:ascii="Times New Roman" w:hAnsi="Times New Roman" w:cs="Times New Roman"/>
          <w:sz w:val="24"/>
          <w:szCs w:val="24"/>
        </w:rPr>
        <w:t xml:space="preserve">Here, </w:t>
      </w:r>
      <w:r w:rsidR="003C7BD8">
        <w:rPr>
          <w:rFonts w:ascii="Times New Roman" w:hAnsi="Times New Roman" w:cs="Times New Roman"/>
          <w:sz w:val="24"/>
          <w:szCs w:val="24"/>
        </w:rPr>
        <w:t xml:space="preserve">an approximately 0.6 </w:t>
      </w:r>
      <w:r w:rsidR="003C7BD8">
        <w:rPr>
          <w:rFonts w:ascii="Calibri" w:hAnsi="Calibri" w:cs="Calibri"/>
          <w:sz w:val="24"/>
          <w:szCs w:val="24"/>
        </w:rPr>
        <w:t>°</w:t>
      </w:r>
      <w:r w:rsidR="003C7BD8">
        <w:rPr>
          <w:rFonts w:ascii="Times New Roman" w:hAnsi="Times New Roman" w:cs="Times New Roman"/>
          <w:sz w:val="24"/>
          <w:szCs w:val="24"/>
        </w:rPr>
        <w:t>C increase in growing</w:t>
      </w:r>
      <w:r w:rsidR="00AF457B">
        <w:rPr>
          <w:rFonts w:ascii="Times New Roman" w:hAnsi="Times New Roman" w:cs="Times New Roman"/>
          <w:sz w:val="24"/>
          <w:szCs w:val="24"/>
        </w:rPr>
        <w:t xml:space="preserve"> temperature </w:t>
      </w:r>
      <w:r w:rsidR="00E037E7">
        <w:rPr>
          <w:rFonts w:ascii="Times New Roman" w:hAnsi="Times New Roman" w:cs="Times New Roman"/>
          <w:sz w:val="24"/>
          <w:szCs w:val="24"/>
        </w:rPr>
        <w:t xml:space="preserve">increased median spread rate from </w:t>
      </w:r>
      <w:r w:rsidR="0075750F">
        <w:rPr>
          <w:rFonts w:ascii="Times New Roman" w:hAnsi="Times New Roman" w:cs="Times New Roman"/>
          <w:sz w:val="24"/>
          <w:szCs w:val="24"/>
        </w:rPr>
        <w:t>16.5</w:t>
      </w:r>
      <w:r w:rsidR="00C73BB2">
        <w:rPr>
          <w:rFonts w:ascii="Times New Roman" w:hAnsi="Times New Roman" w:cs="Times New Roman"/>
          <w:sz w:val="24"/>
          <w:szCs w:val="24"/>
        </w:rPr>
        <w:t xml:space="preserve"> m/yr </w:t>
      </w:r>
      <w:r w:rsidR="00E037E7">
        <w:rPr>
          <w:rFonts w:ascii="Times New Roman" w:hAnsi="Times New Roman" w:cs="Times New Roman"/>
          <w:sz w:val="24"/>
          <w:szCs w:val="24"/>
        </w:rPr>
        <w:t xml:space="preserve">to </w:t>
      </w:r>
      <w:r w:rsidR="0075750F">
        <w:rPr>
          <w:rFonts w:ascii="Times New Roman" w:hAnsi="Times New Roman" w:cs="Times New Roman"/>
          <w:sz w:val="24"/>
          <w:szCs w:val="24"/>
        </w:rPr>
        <w:t>32.2</w:t>
      </w:r>
      <w:r w:rsidR="00C73BB2">
        <w:rPr>
          <w:rFonts w:ascii="Times New Roman" w:hAnsi="Times New Roman" w:cs="Times New Roman"/>
          <w:sz w:val="24"/>
          <w:szCs w:val="24"/>
        </w:rPr>
        <w:t xml:space="preserve"> m/yr</w:t>
      </w:r>
      <w:r w:rsidR="00925825">
        <w:rPr>
          <w:rFonts w:ascii="Times New Roman" w:hAnsi="Times New Roman" w:cs="Times New Roman"/>
          <w:sz w:val="24"/>
          <w:szCs w:val="24"/>
        </w:rPr>
        <w:t xml:space="preserve"> </w:t>
      </w:r>
      <w:r w:rsidR="00AF457B">
        <w:rPr>
          <w:rFonts w:ascii="Times New Roman" w:hAnsi="Times New Roman" w:cs="Times New Roman"/>
          <w:sz w:val="24"/>
          <w:szCs w:val="24"/>
        </w:rPr>
        <w:t>when including</w:t>
      </w:r>
      <w:r w:rsidR="003D7F62">
        <w:rPr>
          <w:rFonts w:ascii="Times New Roman" w:hAnsi="Times New Roman" w:cs="Times New Roman"/>
          <w:sz w:val="24"/>
          <w:szCs w:val="24"/>
        </w:rPr>
        <w:t xml:space="preserve"> </w:t>
      </w:r>
      <w:r w:rsidR="00C73BB2">
        <w:rPr>
          <w:rFonts w:ascii="Times New Roman" w:hAnsi="Times New Roman" w:cs="Times New Roman"/>
          <w:sz w:val="24"/>
          <w:szCs w:val="24"/>
        </w:rPr>
        <w:t>ant-driven</w:t>
      </w:r>
      <w:r w:rsidR="005E0BA9">
        <w:rPr>
          <w:rFonts w:ascii="Times New Roman" w:hAnsi="Times New Roman" w:cs="Times New Roman"/>
          <w:sz w:val="24"/>
          <w:szCs w:val="24"/>
        </w:rPr>
        <w:t xml:space="preserve"> </w:t>
      </w:r>
      <w:r w:rsidR="00E037E7">
        <w:rPr>
          <w:rFonts w:ascii="Times New Roman" w:hAnsi="Times New Roman" w:cs="Times New Roman"/>
          <w:sz w:val="24"/>
          <w:szCs w:val="24"/>
        </w:rPr>
        <w:t>seed movement</w:t>
      </w:r>
      <w:r w:rsidR="00AF457B">
        <w:rPr>
          <w:rFonts w:ascii="Times New Roman" w:hAnsi="Times New Roman" w:cs="Times New Roman"/>
          <w:sz w:val="24"/>
          <w:szCs w:val="24"/>
        </w:rPr>
        <w:t xml:space="preserve"> and</w:t>
      </w:r>
      <w:r w:rsidR="00C73BB2">
        <w:rPr>
          <w:rFonts w:ascii="Times New Roman" w:hAnsi="Times New Roman" w:cs="Times New Roman"/>
          <w:sz w:val="24"/>
          <w:szCs w:val="24"/>
        </w:rPr>
        <w:t xml:space="preserve"> </w:t>
      </w:r>
      <w:r w:rsidR="00E94154">
        <w:rPr>
          <w:rFonts w:ascii="Times New Roman" w:hAnsi="Times New Roman" w:cs="Times New Roman"/>
          <w:sz w:val="24"/>
          <w:szCs w:val="24"/>
        </w:rPr>
        <w:t>predation</w:t>
      </w:r>
      <w:r w:rsidR="00842009">
        <w:rPr>
          <w:rFonts w:ascii="Times New Roman" w:hAnsi="Times New Roman" w:cs="Times New Roman"/>
          <w:sz w:val="24"/>
          <w:szCs w:val="24"/>
        </w:rPr>
        <w:t>. W</w:t>
      </w:r>
      <w:r w:rsidR="00C73BB2">
        <w:rPr>
          <w:rFonts w:ascii="Times New Roman" w:hAnsi="Times New Roman" w:cs="Times New Roman"/>
          <w:sz w:val="24"/>
          <w:szCs w:val="24"/>
        </w:rPr>
        <w:t xml:space="preserve">hen neither </w:t>
      </w:r>
      <w:r w:rsidR="003D7F62">
        <w:rPr>
          <w:rFonts w:ascii="Times New Roman" w:hAnsi="Times New Roman" w:cs="Times New Roman"/>
          <w:sz w:val="24"/>
          <w:szCs w:val="24"/>
        </w:rPr>
        <w:t>of these</w:t>
      </w:r>
      <w:r w:rsidR="003C7BD8">
        <w:rPr>
          <w:rFonts w:ascii="Times New Roman" w:hAnsi="Times New Roman" w:cs="Times New Roman"/>
          <w:sz w:val="24"/>
          <w:szCs w:val="24"/>
        </w:rPr>
        <w:t xml:space="preserve"> </w:t>
      </w:r>
      <w:r w:rsidR="00E94154">
        <w:rPr>
          <w:rFonts w:ascii="Times New Roman" w:hAnsi="Times New Roman" w:cs="Times New Roman"/>
          <w:sz w:val="24"/>
          <w:szCs w:val="24"/>
        </w:rPr>
        <w:t xml:space="preserve">two </w:t>
      </w:r>
      <w:r w:rsidR="003C7BD8">
        <w:rPr>
          <w:rFonts w:ascii="Times New Roman" w:hAnsi="Times New Roman" w:cs="Times New Roman"/>
          <w:sz w:val="24"/>
          <w:szCs w:val="24"/>
        </w:rPr>
        <w:t xml:space="preserve">ant-driven processes </w:t>
      </w:r>
      <w:r w:rsidR="003D7F62">
        <w:rPr>
          <w:rFonts w:ascii="Times New Roman" w:hAnsi="Times New Roman" w:cs="Times New Roman"/>
          <w:sz w:val="24"/>
          <w:szCs w:val="24"/>
        </w:rPr>
        <w:t>were</w:t>
      </w:r>
      <w:r w:rsidR="00C73BB2">
        <w:rPr>
          <w:rFonts w:ascii="Times New Roman" w:hAnsi="Times New Roman" w:cs="Times New Roman"/>
          <w:sz w:val="24"/>
          <w:szCs w:val="24"/>
        </w:rPr>
        <w:t xml:space="preserve"> included, which is characteristic of previous studies on </w:t>
      </w:r>
      <w:r w:rsidR="006B69AD">
        <w:rPr>
          <w:rFonts w:ascii="Times New Roman" w:hAnsi="Times New Roman" w:cs="Times New Roman"/>
          <w:i/>
          <w:iCs/>
          <w:sz w:val="24"/>
          <w:szCs w:val="24"/>
        </w:rPr>
        <w:t xml:space="preserve">C. </w:t>
      </w:r>
      <w:r w:rsidR="00C73BB2">
        <w:rPr>
          <w:rFonts w:ascii="Times New Roman" w:hAnsi="Times New Roman" w:cs="Times New Roman"/>
          <w:i/>
          <w:iCs/>
          <w:sz w:val="24"/>
          <w:szCs w:val="24"/>
        </w:rPr>
        <w:t>nutans</w:t>
      </w:r>
      <w:r w:rsidR="00C73BB2">
        <w:rPr>
          <w:rFonts w:ascii="Times New Roman" w:hAnsi="Times New Roman" w:cs="Times New Roman"/>
          <w:sz w:val="24"/>
          <w:szCs w:val="24"/>
        </w:rPr>
        <w:t xml:space="preserve"> spread, </w:t>
      </w:r>
      <w:r w:rsidR="00E037E7">
        <w:rPr>
          <w:rFonts w:ascii="Times New Roman" w:hAnsi="Times New Roman" w:cs="Times New Roman"/>
          <w:sz w:val="24"/>
          <w:szCs w:val="24"/>
        </w:rPr>
        <w:t>warming increased spread rates</w:t>
      </w:r>
      <w:r w:rsidR="006B69AD">
        <w:rPr>
          <w:rFonts w:ascii="Times New Roman" w:hAnsi="Times New Roman" w:cs="Times New Roman"/>
          <w:sz w:val="24"/>
          <w:szCs w:val="24"/>
        </w:rPr>
        <w:t xml:space="preserve"> from</w:t>
      </w:r>
      <w:r w:rsidR="00E037E7">
        <w:rPr>
          <w:rFonts w:ascii="Times New Roman" w:hAnsi="Times New Roman" w:cs="Times New Roman"/>
          <w:sz w:val="24"/>
          <w:szCs w:val="24"/>
        </w:rPr>
        <w:t xml:space="preserve"> </w:t>
      </w:r>
      <w:r w:rsidR="0075750F">
        <w:rPr>
          <w:rFonts w:ascii="Times New Roman" w:hAnsi="Times New Roman" w:cs="Times New Roman"/>
          <w:sz w:val="24"/>
          <w:szCs w:val="24"/>
        </w:rPr>
        <w:t>70.3</w:t>
      </w:r>
      <w:r w:rsidR="005F3B84">
        <w:rPr>
          <w:rFonts w:ascii="Times New Roman" w:hAnsi="Times New Roman" w:cs="Times New Roman"/>
          <w:sz w:val="24"/>
          <w:szCs w:val="24"/>
        </w:rPr>
        <w:t xml:space="preserve"> m/yr to </w:t>
      </w:r>
      <w:r w:rsidR="0075750F">
        <w:rPr>
          <w:rFonts w:ascii="Times New Roman" w:hAnsi="Times New Roman" w:cs="Times New Roman"/>
          <w:sz w:val="24"/>
          <w:szCs w:val="24"/>
        </w:rPr>
        <w:t>137.1</w:t>
      </w:r>
      <w:r w:rsidR="005F3B84">
        <w:rPr>
          <w:rFonts w:ascii="Times New Roman" w:hAnsi="Times New Roman" w:cs="Times New Roman"/>
          <w:sz w:val="24"/>
          <w:szCs w:val="24"/>
        </w:rPr>
        <w:t xml:space="preserve"> m/yr</w:t>
      </w:r>
      <w:r w:rsidR="005E0BA9">
        <w:rPr>
          <w:rFonts w:ascii="Times New Roman" w:hAnsi="Times New Roman" w:cs="Times New Roman"/>
          <w:sz w:val="24"/>
          <w:szCs w:val="24"/>
        </w:rPr>
        <w:t>.</w:t>
      </w:r>
      <w:r w:rsidR="002C7102">
        <w:rPr>
          <w:rFonts w:ascii="Times New Roman" w:hAnsi="Times New Roman" w:cs="Times New Roman"/>
          <w:sz w:val="24"/>
          <w:szCs w:val="24"/>
        </w:rPr>
        <w:t xml:space="preserve"> Similar </w:t>
      </w:r>
      <w:r w:rsidR="006B69AD">
        <w:rPr>
          <w:rFonts w:ascii="Times New Roman" w:hAnsi="Times New Roman" w:cs="Times New Roman"/>
          <w:sz w:val="24"/>
          <w:szCs w:val="24"/>
        </w:rPr>
        <w:t xml:space="preserve">warming-induced </w:t>
      </w:r>
      <w:r w:rsidR="002C7102">
        <w:rPr>
          <w:rFonts w:ascii="Times New Roman" w:hAnsi="Times New Roman" w:cs="Times New Roman"/>
          <w:sz w:val="24"/>
          <w:szCs w:val="24"/>
        </w:rPr>
        <w:t xml:space="preserve">increases in median </w:t>
      </w:r>
      <w:r>
        <w:rPr>
          <w:rFonts w:ascii="Times New Roman" w:hAnsi="Times New Roman" w:cs="Times New Roman"/>
          <w:sz w:val="24"/>
          <w:szCs w:val="24"/>
        </w:rPr>
        <w:t xml:space="preserve">spread rate </w:t>
      </w:r>
      <w:r w:rsidR="002C7102">
        <w:rPr>
          <w:rFonts w:ascii="Times New Roman" w:hAnsi="Times New Roman" w:cs="Times New Roman"/>
          <w:sz w:val="24"/>
          <w:szCs w:val="24"/>
        </w:rPr>
        <w:t xml:space="preserve">were observed </w:t>
      </w:r>
      <w:r w:rsidR="003C7BD8">
        <w:rPr>
          <w:rFonts w:ascii="Times New Roman" w:hAnsi="Times New Roman" w:cs="Times New Roman"/>
          <w:sz w:val="24"/>
          <w:szCs w:val="24"/>
        </w:rPr>
        <w:t xml:space="preserve">in </w:t>
      </w:r>
      <w:r w:rsidR="002C7102">
        <w:rPr>
          <w:rFonts w:ascii="Times New Roman" w:hAnsi="Times New Roman" w:cs="Times New Roman"/>
          <w:sz w:val="24"/>
          <w:szCs w:val="24"/>
        </w:rPr>
        <w:t>scenarios</w:t>
      </w:r>
      <w:r w:rsidR="00803FC4">
        <w:rPr>
          <w:rFonts w:ascii="Times New Roman" w:hAnsi="Times New Roman" w:cs="Times New Roman"/>
          <w:sz w:val="24"/>
          <w:szCs w:val="24"/>
        </w:rPr>
        <w:t xml:space="preserve"> </w:t>
      </w:r>
      <w:r w:rsidR="003D7F62">
        <w:rPr>
          <w:rFonts w:ascii="Times New Roman" w:hAnsi="Times New Roman" w:cs="Times New Roman"/>
          <w:sz w:val="24"/>
          <w:szCs w:val="24"/>
        </w:rPr>
        <w:t>where</w:t>
      </w:r>
      <w:r w:rsidR="00803FC4">
        <w:rPr>
          <w:rFonts w:ascii="Times New Roman" w:hAnsi="Times New Roman" w:cs="Times New Roman"/>
          <w:sz w:val="24"/>
          <w:szCs w:val="24"/>
        </w:rPr>
        <w:t xml:space="preserve"> ant-driven</w:t>
      </w:r>
      <w:r w:rsidR="00E94154">
        <w:rPr>
          <w:rFonts w:ascii="Times New Roman" w:hAnsi="Times New Roman" w:cs="Times New Roman"/>
          <w:sz w:val="24"/>
          <w:szCs w:val="24"/>
        </w:rPr>
        <w:t xml:space="preserve"> </w:t>
      </w:r>
      <w:r w:rsidR="006B69AD">
        <w:rPr>
          <w:rFonts w:ascii="Times New Roman" w:hAnsi="Times New Roman" w:cs="Times New Roman"/>
          <w:sz w:val="24"/>
          <w:szCs w:val="24"/>
        </w:rPr>
        <w:t>seed movement</w:t>
      </w:r>
      <w:r w:rsidR="00803FC4">
        <w:rPr>
          <w:rFonts w:ascii="Times New Roman" w:hAnsi="Times New Roman" w:cs="Times New Roman"/>
          <w:sz w:val="24"/>
          <w:szCs w:val="24"/>
        </w:rPr>
        <w:t xml:space="preserve"> was excluded but </w:t>
      </w:r>
      <w:r w:rsidR="00E94154">
        <w:rPr>
          <w:rFonts w:ascii="Times New Roman" w:hAnsi="Times New Roman" w:cs="Times New Roman"/>
          <w:sz w:val="24"/>
          <w:szCs w:val="24"/>
        </w:rPr>
        <w:t xml:space="preserve">seed </w:t>
      </w:r>
      <w:r w:rsidR="00803FC4">
        <w:rPr>
          <w:rFonts w:ascii="Times New Roman" w:hAnsi="Times New Roman" w:cs="Times New Roman"/>
          <w:sz w:val="24"/>
          <w:szCs w:val="24"/>
        </w:rPr>
        <w:t xml:space="preserve">predation </w:t>
      </w:r>
      <w:r w:rsidR="003C7BD8">
        <w:rPr>
          <w:rFonts w:ascii="Times New Roman" w:hAnsi="Times New Roman" w:cs="Times New Roman"/>
          <w:sz w:val="24"/>
          <w:szCs w:val="24"/>
        </w:rPr>
        <w:t>included</w:t>
      </w:r>
      <w:r w:rsidR="003D7F62">
        <w:rPr>
          <w:rFonts w:ascii="Times New Roman" w:hAnsi="Times New Roman" w:cs="Times New Roman"/>
          <w:sz w:val="24"/>
          <w:szCs w:val="24"/>
        </w:rPr>
        <w:t xml:space="preserve"> </w:t>
      </w:r>
      <w:r w:rsidR="00803FC4">
        <w:rPr>
          <w:rFonts w:ascii="Times New Roman" w:hAnsi="Times New Roman" w:cs="Times New Roman"/>
          <w:sz w:val="24"/>
          <w:szCs w:val="24"/>
        </w:rPr>
        <w:t>(</w:t>
      </w:r>
      <w:r w:rsidR="0075750F">
        <w:rPr>
          <w:rFonts w:ascii="Times New Roman" w:hAnsi="Times New Roman" w:cs="Times New Roman"/>
          <w:sz w:val="24"/>
          <w:szCs w:val="24"/>
        </w:rPr>
        <w:t>19.</w:t>
      </w:r>
      <w:r w:rsidR="001E7B71">
        <w:rPr>
          <w:rFonts w:ascii="Times New Roman" w:hAnsi="Times New Roman" w:cs="Times New Roman"/>
          <w:sz w:val="24"/>
          <w:szCs w:val="24"/>
        </w:rPr>
        <w:t>3</w:t>
      </w:r>
      <w:r w:rsidR="00803FC4">
        <w:rPr>
          <w:rFonts w:ascii="Times New Roman" w:hAnsi="Times New Roman" w:cs="Times New Roman"/>
          <w:sz w:val="24"/>
          <w:szCs w:val="24"/>
        </w:rPr>
        <w:t xml:space="preserve"> m/yr to </w:t>
      </w:r>
      <w:r w:rsidR="0075750F">
        <w:rPr>
          <w:rFonts w:ascii="Times New Roman" w:hAnsi="Times New Roman" w:cs="Times New Roman"/>
          <w:sz w:val="24"/>
          <w:szCs w:val="24"/>
        </w:rPr>
        <w:t>38.</w:t>
      </w:r>
      <w:r w:rsidR="001E7B71">
        <w:rPr>
          <w:rFonts w:ascii="Times New Roman" w:hAnsi="Times New Roman" w:cs="Times New Roman"/>
          <w:sz w:val="24"/>
          <w:szCs w:val="24"/>
        </w:rPr>
        <w:t>2</w:t>
      </w:r>
      <w:r w:rsidR="00803FC4">
        <w:rPr>
          <w:rFonts w:ascii="Times New Roman" w:hAnsi="Times New Roman" w:cs="Times New Roman"/>
          <w:sz w:val="24"/>
          <w:szCs w:val="24"/>
        </w:rPr>
        <w:t xml:space="preserve"> m/yr), and</w:t>
      </w:r>
      <w:r w:rsidR="00BA136D">
        <w:rPr>
          <w:rFonts w:ascii="Times New Roman" w:hAnsi="Times New Roman" w:cs="Times New Roman"/>
          <w:sz w:val="24"/>
          <w:szCs w:val="24"/>
        </w:rPr>
        <w:t xml:space="preserve"> </w:t>
      </w:r>
      <w:r w:rsidR="003C7BD8">
        <w:rPr>
          <w:rFonts w:ascii="Times New Roman" w:hAnsi="Times New Roman" w:cs="Times New Roman"/>
          <w:sz w:val="24"/>
          <w:szCs w:val="24"/>
        </w:rPr>
        <w:t xml:space="preserve">where </w:t>
      </w:r>
      <w:r w:rsidR="00BA136D">
        <w:rPr>
          <w:rFonts w:ascii="Times New Roman" w:hAnsi="Times New Roman" w:cs="Times New Roman"/>
          <w:sz w:val="24"/>
          <w:szCs w:val="24"/>
        </w:rPr>
        <w:t xml:space="preserve">ant-driven </w:t>
      </w:r>
      <w:r w:rsidR="006B69AD">
        <w:rPr>
          <w:rFonts w:ascii="Times New Roman" w:hAnsi="Times New Roman" w:cs="Times New Roman"/>
          <w:sz w:val="24"/>
          <w:szCs w:val="24"/>
        </w:rPr>
        <w:t xml:space="preserve">seed movement </w:t>
      </w:r>
      <w:r w:rsidR="00BA136D">
        <w:rPr>
          <w:rFonts w:ascii="Times New Roman" w:hAnsi="Times New Roman" w:cs="Times New Roman"/>
          <w:sz w:val="24"/>
          <w:szCs w:val="24"/>
        </w:rPr>
        <w:t xml:space="preserve">was included but </w:t>
      </w:r>
      <w:r w:rsidR="006B69AD">
        <w:rPr>
          <w:rFonts w:ascii="Times New Roman" w:hAnsi="Times New Roman" w:cs="Times New Roman"/>
          <w:sz w:val="24"/>
          <w:szCs w:val="24"/>
        </w:rPr>
        <w:t>seed</w:t>
      </w:r>
      <w:r w:rsidR="00BA136D">
        <w:rPr>
          <w:rFonts w:ascii="Times New Roman" w:hAnsi="Times New Roman" w:cs="Times New Roman"/>
          <w:sz w:val="24"/>
          <w:szCs w:val="24"/>
        </w:rPr>
        <w:t xml:space="preserve"> predation was </w:t>
      </w:r>
      <w:r w:rsidR="003C7BD8">
        <w:rPr>
          <w:rFonts w:ascii="Times New Roman" w:hAnsi="Times New Roman" w:cs="Times New Roman"/>
          <w:sz w:val="24"/>
          <w:szCs w:val="24"/>
        </w:rPr>
        <w:t>excluded</w:t>
      </w:r>
      <w:r w:rsidR="00BA136D">
        <w:rPr>
          <w:rFonts w:ascii="Times New Roman" w:hAnsi="Times New Roman" w:cs="Times New Roman"/>
          <w:sz w:val="24"/>
          <w:szCs w:val="24"/>
        </w:rPr>
        <w:t xml:space="preserve"> (</w:t>
      </w:r>
      <w:r w:rsidR="0075750F">
        <w:rPr>
          <w:rFonts w:ascii="Times New Roman" w:hAnsi="Times New Roman" w:cs="Times New Roman"/>
          <w:sz w:val="24"/>
          <w:szCs w:val="24"/>
        </w:rPr>
        <w:t>52.</w:t>
      </w:r>
      <w:r w:rsidR="001E7B71">
        <w:rPr>
          <w:rFonts w:ascii="Times New Roman" w:hAnsi="Times New Roman" w:cs="Times New Roman"/>
          <w:sz w:val="24"/>
          <w:szCs w:val="24"/>
        </w:rPr>
        <w:t>2</w:t>
      </w:r>
      <w:r w:rsidR="00BA136D" w:rsidRPr="00CC51FE">
        <w:rPr>
          <w:rFonts w:ascii="Times New Roman" w:hAnsi="Times New Roman" w:cs="Times New Roman"/>
          <w:sz w:val="24"/>
          <w:szCs w:val="24"/>
        </w:rPr>
        <w:t xml:space="preserve"> m/yr to </w:t>
      </w:r>
      <w:r w:rsidR="0075750F">
        <w:rPr>
          <w:rFonts w:ascii="Times New Roman" w:hAnsi="Times New Roman" w:cs="Times New Roman"/>
          <w:sz w:val="24"/>
          <w:szCs w:val="24"/>
        </w:rPr>
        <w:t>97.9</w:t>
      </w:r>
      <w:r w:rsidR="00BA136D" w:rsidRPr="00CC51FE">
        <w:rPr>
          <w:rFonts w:ascii="Times New Roman" w:hAnsi="Times New Roman" w:cs="Times New Roman"/>
          <w:sz w:val="24"/>
          <w:szCs w:val="24"/>
        </w:rPr>
        <w:t xml:space="preserve"> m/yr</w:t>
      </w:r>
      <w:r w:rsidR="00BA136D">
        <w:rPr>
          <w:rFonts w:ascii="Times New Roman" w:hAnsi="Times New Roman" w:cs="Times New Roman"/>
          <w:sz w:val="24"/>
          <w:szCs w:val="24"/>
        </w:rPr>
        <w:t>).</w:t>
      </w:r>
      <w:r w:rsidR="00F66FC8">
        <w:rPr>
          <w:rFonts w:ascii="Times New Roman" w:hAnsi="Times New Roman" w:cs="Times New Roman"/>
          <w:sz w:val="24"/>
          <w:szCs w:val="24"/>
        </w:rPr>
        <w:t xml:space="preserve"> All other parameters held equal, </w:t>
      </w:r>
      <w:r w:rsidR="00F83C6E">
        <w:rPr>
          <w:rFonts w:ascii="Times New Roman" w:hAnsi="Times New Roman" w:cs="Times New Roman"/>
          <w:sz w:val="24"/>
          <w:szCs w:val="24"/>
        </w:rPr>
        <w:t xml:space="preserve">the </w:t>
      </w:r>
      <w:r w:rsidR="00F66FC8">
        <w:rPr>
          <w:rFonts w:ascii="Times New Roman" w:hAnsi="Times New Roman" w:cs="Times New Roman"/>
          <w:sz w:val="24"/>
          <w:szCs w:val="24"/>
        </w:rPr>
        <w:t xml:space="preserve">warming-induced increases in spread rate were caused by increases in </w:t>
      </w:r>
      <w:r w:rsidR="00E26875">
        <w:rPr>
          <w:rFonts w:ascii="Times New Roman" w:hAnsi="Times New Roman" w:cs="Times New Roman"/>
          <w:sz w:val="24"/>
          <w:szCs w:val="24"/>
        </w:rPr>
        <w:t>6</w:t>
      </w:r>
      <w:r w:rsidR="00F66FC8">
        <w:rPr>
          <w:rFonts w:ascii="Times New Roman" w:hAnsi="Times New Roman" w:cs="Times New Roman"/>
          <w:sz w:val="24"/>
          <w:szCs w:val="24"/>
        </w:rPr>
        <w:t xml:space="preserve"> parameters: intercept </w:t>
      </w:r>
      <w:r w:rsidR="00F66FC8" w:rsidRPr="00F66FC8">
        <w:rPr>
          <w:rFonts w:ascii="Times New Roman" w:hAnsi="Times New Roman" w:cs="Times New Roman"/>
          <w:sz w:val="24"/>
          <w:szCs w:val="24"/>
        </w:rPr>
        <w:t>rosette size after growth</w:t>
      </w:r>
      <w:r w:rsidR="00F66FC8">
        <w:rPr>
          <w:rFonts w:ascii="Times New Roman" w:hAnsi="Times New Roman" w:cs="Times New Roman"/>
          <w:sz w:val="24"/>
          <w:szCs w:val="24"/>
        </w:rPr>
        <w:t xml:space="preserve">, intercept number of flower heads, </w:t>
      </w:r>
      <w:r w:rsidR="00E26875">
        <w:rPr>
          <w:rFonts w:ascii="Times New Roman" w:hAnsi="Times New Roman" w:cs="Times New Roman"/>
          <w:sz w:val="24"/>
          <w:szCs w:val="24"/>
        </w:rPr>
        <w:t>intercept flower head height, probability of establishment from seed, probability of establishment from the seed bank, and probability of seed release from flower heads.</w:t>
      </w:r>
      <w:r w:rsidR="00F66FC8">
        <w:rPr>
          <w:rFonts w:ascii="Times New Roman" w:hAnsi="Times New Roman" w:cs="Times New Roman"/>
          <w:sz w:val="24"/>
          <w:szCs w:val="24"/>
        </w:rPr>
        <w:t xml:space="preserve"> </w:t>
      </w:r>
      <w:r w:rsidR="00E26875">
        <w:rPr>
          <w:rFonts w:ascii="Times New Roman" w:hAnsi="Times New Roman" w:cs="Times New Roman"/>
          <w:sz w:val="24"/>
          <w:szCs w:val="24"/>
        </w:rPr>
        <w:t>More details on the impact of warming on these parameters can be found in Appendix S1, Table S1.</w:t>
      </w:r>
    </w:p>
    <w:p w14:paraId="495E4AF7" w14:textId="46CCC4ED" w:rsidR="005F3B84" w:rsidRDefault="005F3B84"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Seed predation </w:t>
      </w:r>
      <w:r w:rsidR="00AF16AD">
        <w:rPr>
          <w:rFonts w:ascii="Times New Roman" w:hAnsi="Times New Roman" w:cs="Times New Roman"/>
          <w:sz w:val="24"/>
          <w:szCs w:val="24"/>
        </w:rPr>
        <w:t xml:space="preserve">by </w:t>
      </w:r>
      <w:r>
        <w:rPr>
          <w:rFonts w:ascii="Times New Roman" w:hAnsi="Times New Roman" w:cs="Times New Roman"/>
          <w:sz w:val="24"/>
          <w:szCs w:val="24"/>
        </w:rPr>
        <w:t xml:space="preserve">ants </w:t>
      </w:r>
      <w:r w:rsidR="000C1357">
        <w:rPr>
          <w:rFonts w:ascii="Times New Roman" w:hAnsi="Times New Roman" w:cs="Times New Roman"/>
          <w:sz w:val="24"/>
          <w:szCs w:val="24"/>
        </w:rPr>
        <w:t xml:space="preserve">also </w:t>
      </w:r>
      <w:r>
        <w:rPr>
          <w:rFonts w:ascii="Times New Roman" w:hAnsi="Times New Roman" w:cs="Times New Roman"/>
          <w:sz w:val="24"/>
          <w:szCs w:val="24"/>
        </w:rPr>
        <w:t xml:space="preserve">had a </w:t>
      </w:r>
      <w:r w:rsidR="003C7BD8">
        <w:rPr>
          <w:rFonts w:ascii="Times New Roman" w:hAnsi="Times New Roman" w:cs="Times New Roman"/>
          <w:sz w:val="24"/>
          <w:szCs w:val="24"/>
        </w:rPr>
        <w:t>strong</w:t>
      </w:r>
      <w:r>
        <w:rPr>
          <w:rFonts w:ascii="Times New Roman" w:hAnsi="Times New Roman" w:cs="Times New Roman"/>
          <w:sz w:val="24"/>
          <w:szCs w:val="24"/>
        </w:rPr>
        <w:t xml:space="preserve"> impact on </w:t>
      </w:r>
      <w:r w:rsidR="00DB148A">
        <w:rPr>
          <w:rFonts w:ascii="Times New Roman" w:hAnsi="Times New Roman" w:cs="Times New Roman"/>
          <w:sz w:val="24"/>
          <w:szCs w:val="24"/>
        </w:rPr>
        <w:t>spread</w:t>
      </w:r>
      <w:r w:rsidR="000C1357">
        <w:rPr>
          <w:rFonts w:ascii="Times New Roman" w:hAnsi="Times New Roman" w:cs="Times New Roman"/>
          <w:sz w:val="24"/>
          <w:szCs w:val="24"/>
        </w:rPr>
        <w:t xml:space="preserve">. For the </w:t>
      </w:r>
      <w:proofErr w:type="spellStart"/>
      <w:r w:rsidR="000C1357">
        <w:rPr>
          <w:rFonts w:ascii="Times New Roman" w:hAnsi="Times New Roman" w:cs="Times New Roman"/>
          <w:sz w:val="24"/>
          <w:szCs w:val="24"/>
        </w:rPr>
        <w:t>unwarmed</w:t>
      </w:r>
      <w:proofErr w:type="spellEnd"/>
      <w:r w:rsidR="000C1357">
        <w:rPr>
          <w:rFonts w:ascii="Times New Roman" w:hAnsi="Times New Roman" w:cs="Times New Roman"/>
          <w:sz w:val="24"/>
          <w:szCs w:val="24"/>
        </w:rPr>
        <w:t xml:space="preserve"> scenario where ant-driven movement of seeds was included, excluding predation </w:t>
      </w:r>
      <w:r>
        <w:rPr>
          <w:rFonts w:ascii="Times New Roman" w:hAnsi="Times New Roman" w:cs="Times New Roman"/>
          <w:sz w:val="24"/>
          <w:szCs w:val="24"/>
        </w:rPr>
        <w:t>increas</w:t>
      </w:r>
      <w:r w:rsidR="000C1357">
        <w:rPr>
          <w:rFonts w:ascii="Times New Roman" w:hAnsi="Times New Roman" w:cs="Times New Roman"/>
          <w:sz w:val="24"/>
          <w:szCs w:val="24"/>
        </w:rPr>
        <w:t>ed the</w:t>
      </w:r>
      <w:r>
        <w:rPr>
          <w:rFonts w:ascii="Times New Roman" w:hAnsi="Times New Roman" w:cs="Times New Roman"/>
          <w:sz w:val="24"/>
          <w:szCs w:val="24"/>
        </w:rPr>
        <w:t xml:space="preserve"> median </w:t>
      </w:r>
      <w:r w:rsidR="000C1357">
        <w:rPr>
          <w:rFonts w:ascii="Times New Roman" w:hAnsi="Times New Roman" w:cs="Times New Roman"/>
          <w:sz w:val="24"/>
          <w:szCs w:val="24"/>
        </w:rPr>
        <w:t xml:space="preserve">simulated </w:t>
      </w:r>
      <w:r w:rsidR="00DB148A">
        <w:rPr>
          <w:rFonts w:ascii="Times New Roman" w:hAnsi="Times New Roman" w:cs="Times New Roman"/>
          <w:sz w:val="24"/>
          <w:szCs w:val="24"/>
        </w:rPr>
        <w:t xml:space="preserve">spread rate </w:t>
      </w:r>
      <w:r w:rsidR="000C1357">
        <w:rPr>
          <w:rFonts w:ascii="Times New Roman" w:hAnsi="Times New Roman" w:cs="Times New Roman"/>
          <w:sz w:val="24"/>
          <w:szCs w:val="24"/>
        </w:rPr>
        <w:t xml:space="preserve">from </w:t>
      </w:r>
      <w:r w:rsidR="00F40429">
        <w:rPr>
          <w:rFonts w:ascii="Times New Roman" w:hAnsi="Times New Roman" w:cs="Times New Roman"/>
          <w:sz w:val="24"/>
          <w:szCs w:val="24"/>
        </w:rPr>
        <w:t>16.5</w:t>
      </w:r>
      <w:r>
        <w:rPr>
          <w:rFonts w:ascii="Times New Roman" w:hAnsi="Times New Roman" w:cs="Times New Roman"/>
          <w:sz w:val="24"/>
          <w:szCs w:val="24"/>
        </w:rPr>
        <w:t xml:space="preserve"> m/yr to </w:t>
      </w:r>
      <w:r w:rsidR="00F40429">
        <w:rPr>
          <w:rFonts w:ascii="Times New Roman" w:hAnsi="Times New Roman" w:cs="Times New Roman"/>
          <w:sz w:val="24"/>
          <w:szCs w:val="24"/>
        </w:rPr>
        <w:t>52.</w:t>
      </w:r>
      <w:r w:rsidR="001E7B71">
        <w:rPr>
          <w:rFonts w:ascii="Times New Roman" w:hAnsi="Times New Roman" w:cs="Times New Roman"/>
          <w:sz w:val="24"/>
          <w:szCs w:val="24"/>
        </w:rPr>
        <w:t>2</w:t>
      </w:r>
      <w:r>
        <w:rPr>
          <w:rFonts w:ascii="Times New Roman" w:hAnsi="Times New Roman" w:cs="Times New Roman"/>
          <w:sz w:val="24"/>
          <w:szCs w:val="24"/>
        </w:rPr>
        <w:t xml:space="preserve"> m/yr</w:t>
      </w:r>
      <w:bookmarkStart w:id="375" w:name="_Hlk165926313"/>
      <w:r w:rsidR="000C1357">
        <w:rPr>
          <w:rFonts w:ascii="Times New Roman" w:hAnsi="Times New Roman" w:cs="Times New Roman"/>
          <w:sz w:val="24"/>
          <w:szCs w:val="24"/>
        </w:rPr>
        <w:t>; an increase from</w:t>
      </w:r>
      <w:r w:rsidR="00DB148A">
        <w:rPr>
          <w:rFonts w:ascii="Times New Roman" w:hAnsi="Times New Roman" w:cs="Times New Roman"/>
          <w:sz w:val="24"/>
          <w:szCs w:val="24"/>
        </w:rPr>
        <w:t xml:space="preserve"> </w:t>
      </w:r>
      <w:r w:rsidR="00F40429">
        <w:rPr>
          <w:rFonts w:ascii="Times New Roman" w:hAnsi="Times New Roman" w:cs="Times New Roman"/>
          <w:sz w:val="24"/>
          <w:szCs w:val="24"/>
        </w:rPr>
        <w:t>32.2</w:t>
      </w:r>
      <w:r>
        <w:rPr>
          <w:rFonts w:ascii="Times New Roman" w:hAnsi="Times New Roman" w:cs="Times New Roman"/>
          <w:sz w:val="24"/>
          <w:szCs w:val="24"/>
        </w:rPr>
        <w:t xml:space="preserve"> m/yr to </w:t>
      </w:r>
      <w:r w:rsidR="00F40429">
        <w:rPr>
          <w:rFonts w:ascii="Times New Roman" w:hAnsi="Times New Roman" w:cs="Times New Roman"/>
          <w:sz w:val="24"/>
          <w:szCs w:val="24"/>
        </w:rPr>
        <w:t xml:space="preserve">97.9 </w:t>
      </w:r>
      <w:r>
        <w:rPr>
          <w:rFonts w:ascii="Times New Roman" w:hAnsi="Times New Roman" w:cs="Times New Roman"/>
          <w:sz w:val="24"/>
          <w:szCs w:val="24"/>
        </w:rPr>
        <w:t>m/yr</w:t>
      </w:r>
      <w:bookmarkEnd w:id="375"/>
      <w:r>
        <w:rPr>
          <w:rFonts w:ascii="Times New Roman" w:hAnsi="Times New Roman" w:cs="Times New Roman"/>
          <w:sz w:val="24"/>
          <w:szCs w:val="24"/>
        </w:rPr>
        <w:t xml:space="preserve"> was observed when comparing the same scenario</w:t>
      </w:r>
      <w:r w:rsidR="003C7BD8">
        <w:rPr>
          <w:rFonts w:ascii="Times New Roman" w:hAnsi="Times New Roman" w:cs="Times New Roman"/>
          <w:sz w:val="24"/>
          <w:szCs w:val="24"/>
        </w:rPr>
        <w:t xml:space="preserve">s </w:t>
      </w:r>
      <w:r>
        <w:rPr>
          <w:rFonts w:ascii="Times New Roman" w:hAnsi="Times New Roman" w:cs="Times New Roman"/>
          <w:sz w:val="24"/>
          <w:szCs w:val="24"/>
        </w:rPr>
        <w:t>under warmed conditions.</w:t>
      </w:r>
      <w:r w:rsidR="00CC51FE">
        <w:rPr>
          <w:rFonts w:ascii="Times New Roman" w:hAnsi="Times New Roman" w:cs="Times New Roman"/>
          <w:sz w:val="24"/>
          <w:szCs w:val="24"/>
        </w:rPr>
        <w:t xml:space="preserve"> Similarly,</w:t>
      </w:r>
      <w:r w:rsidR="00141D3E">
        <w:rPr>
          <w:rFonts w:ascii="Times New Roman" w:hAnsi="Times New Roman" w:cs="Times New Roman"/>
          <w:sz w:val="24"/>
          <w:szCs w:val="24"/>
        </w:rPr>
        <w:t xml:space="preserve"> for the </w:t>
      </w:r>
      <w:proofErr w:type="spellStart"/>
      <w:r w:rsidR="00141D3E">
        <w:rPr>
          <w:rFonts w:ascii="Times New Roman" w:hAnsi="Times New Roman" w:cs="Times New Roman"/>
          <w:sz w:val="24"/>
          <w:szCs w:val="24"/>
        </w:rPr>
        <w:t>unwarmed</w:t>
      </w:r>
      <w:proofErr w:type="spellEnd"/>
      <w:r w:rsidR="00141D3E">
        <w:rPr>
          <w:rFonts w:ascii="Times New Roman" w:hAnsi="Times New Roman" w:cs="Times New Roman"/>
          <w:sz w:val="24"/>
          <w:szCs w:val="24"/>
        </w:rPr>
        <w:t xml:space="preserve"> scenario</w:t>
      </w:r>
      <w:r w:rsidR="00CC51FE">
        <w:rPr>
          <w:rFonts w:ascii="Times New Roman" w:hAnsi="Times New Roman" w:cs="Times New Roman"/>
          <w:sz w:val="24"/>
          <w:szCs w:val="24"/>
        </w:rPr>
        <w:t xml:space="preserve"> </w:t>
      </w:r>
      <w:r w:rsidR="00141D3E">
        <w:rPr>
          <w:rFonts w:ascii="Times New Roman" w:hAnsi="Times New Roman" w:cs="Times New Roman"/>
          <w:sz w:val="24"/>
          <w:szCs w:val="24"/>
        </w:rPr>
        <w:t xml:space="preserve">where </w:t>
      </w:r>
      <w:r w:rsidR="00CC51FE">
        <w:rPr>
          <w:rFonts w:ascii="Times New Roman" w:hAnsi="Times New Roman" w:cs="Times New Roman"/>
          <w:sz w:val="24"/>
          <w:szCs w:val="24"/>
        </w:rPr>
        <w:t xml:space="preserve">ant-driven </w:t>
      </w:r>
      <w:r w:rsidR="000C1357">
        <w:rPr>
          <w:rFonts w:ascii="Times New Roman" w:hAnsi="Times New Roman" w:cs="Times New Roman"/>
          <w:sz w:val="24"/>
          <w:szCs w:val="24"/>
        </w:rPr>
        <w:t>movement of seeds</w:t>
      </w:r>
      <w:r w:rsidR="00141D3E">
        <w:rPr>
          <w:rFonts w:ascii="Times New Roman" w:hAnsi="Times New Roman" w:cs="Times New Roman"/>
          <w:sz w:val="24"/>
          <w:szCs w:val="24"/>
        </w:rPr>
        <w:t xml:space="preserve"> was excluded</w:t>
      </w:r>
      <w:r w:rsidR="00CC51FE">
        <w:rPr>
          <w:rFonts w:ascii="Times New Roman" w:hAnsi="Times New Roman" w:cs="Times New Roman"/>
          <w:sz w:val="24"/>
          <w:szCs w:val="24"/>
        </w:rPr>
        <w:t xml:space="preserve">, </w:t>
      </w:r>
      <w:r w:rsidR="000C1357">
        <w:rPr>
          <w:rFonts w:ascii="Times New Roman" w:hAnsi="Times New Roman" w:cs="Times New Roman"/>
          <w:sz w:val="24"/>
          <w:szCs w:val="24"/>
        </w:rPr>
        <w:t>excluding predation increased the median spread rate from</w:t>
      </w:r>
      <w:r w:rsidR="000C1357" w:rsidDel="000C1357">
        <w:rPr>
          <w:rFonts w:ascii="Times New Roman" w:hAnsi="Times New Roman" w:cs="Times New Roman"/>
          <w:sz w:val="24"/>
          <w:szCs w:val="24"/>
        </w:rPr>
        <w:t xml:space="preserve"> </w:t>
      </w:r>
      <w:r w:rsidR="00F40429">
        <w:rPr>
          <w:rFonts w:ascii="Times New Roman" w:hAnsi="Times New Roman" w:cs="Times New Roman"/>
          <w:sz w:val="24"/>
          <w:szCs w:val="24"/>
        </w:rPr>
        <w:t>19.</w:t>
      </w:r>
      <w:r w:rsidR="001E7B71">
        <w:rPr>
          <w:rFonts w:ascii="Times New Roman" w:hAnsi="Times New Roman" w:cs="Times New Roman"/>
          <w:sz w:val="24"/>
          <w:szCs w:val="24"/>
        </w:rPr>
        <w:t>3</w:t>
      </w:r>
      <w:r w:rsidR="004B44A8">
        <w:rPr>
          <w:rFonts w:ascii="Times New Roman" w:hAnsi="Times New Roman" w:cs="Times New Roman"/>
          <w:sz w:val="24"/>
          <w:szCs w:val="24"/>
        </w:rPr>
        <w:t xml:space="preserve"> m/yr to </w:t>
      </w:r>
      <w:r w:rsidR="00F40429">
        <w:rPr>
          <w:rFonts w:ascii="Times New Roman" w:hAnsi="Times New Roman" w:cs="Times New Roman"/>
          <w:sz w:val="24"/>
          <w:szCs w:val="24"/>
        </w:rPr>
        <w:t>70</w:t>
      </w:r>
      <w:r w:rsidR="004B44A8">
        <w:rPr>
          <w:rFonts w:ascii="Times New Roman" w:hAnsi="Times New Roman" w:cs="Times New Roman"/>
          <w:sz w:val="24"/>
          <w:szCs w:val="24"/>
        </w:rPr>
        <w:t>.3 m/yr</w:t>
      </w:r>
      <w:r w:rsidR="00141D3E">
        <w:rPr>
          <w:rFonts w:ascii="Times New Roman" w:hAnsi="Times New Roman" w:cs="Times New Roman"/>
          <w:sz w:val="24"/>
          <w:szCs w:val="24"/>
        </w:rPr>
        <w:t xml:space="preserve">; an increase from </w:t>
      </w:r>
      <w:r w:rsidR="00F40429">
        <w:rPr>
          <w:rFonts w:ascii="Times New Roman" w:hAnsi="Times New Roman" w:cs="Times New Roman"/>
          <w:sz w:val="24"/>
          <w:szCs w:val="24"/>
        </w:rPr>
        <w:t>38.</w:t>
      </w:r>
      <w:r w:rsidR="001E7B71">
        <w:rPr>
          <w:rFonts w:ascii="Times New Roman" w:hAnsi="Times New Roman" w:cs="Times New Roman"/>
          <w:sz w:val="24"/>
          <w:szCs w:val="24"/>
        </w:rPr>
        <w:t>2</w:t>
      </w:r>
      <w:r w:rsidR="004B44A8">
        <w:rPr>
          <w:rFonts w:ascii="Times New Roman" w:hAnsi="Times New Roman" w:cs="Times New Roman"/>
          <w:sz w:val="24"/>
          <w:szCs w:val="24"/>
        </w:rPr>
        <w:t xml:space="preserve"> m/yr to </w:t>
      </w:r>
      <w:r w:rsidR="00F40429">
        <w:rPr>
          <w:rFonts w:ascii="Times New Roman" w:hAnsi="Times New Roman" w:cs="Times New Roman"/>
          <w:sz w:val="24"/>
          <w:szCs w:val="24"/>
        </w:rPr>
        <w:t>137.1</w:t>
      </w:r>
      <w:r w:rsidR="004B44A8">
        <w:rPr>
          <w:rFonts w:ascii="Times New Roman" w:hAnsi="Times New Roman" w:cs="Times New Roman"/>
          <w:sz w:val="24"/>
          <w:szCs w:val="24"/>
        </w:rPr>
        <w:t xml:space="preserve"> m/yr</w:t>
      </w:r>
      <w:r w:rsidR="00141D3E">
        <w:rPr>
          <w:rFonts w:ascii="Times New Roman" w:hAnsi="Times New Roman" w:cs="Times New Roman"/>
          <w:sz w:val="24"/>
          <w:szCs w:val="24"/>
        </w:rPr>
        <w:t xml:space="preserve"> was observed when comparing the same scenarios but under warmed conditions</w:t>
      </w:r>
      <w:r w:rsidR="004B44A8">
        <w:rPr>
          <w:rFonts w:ascii="Times New Roman" w:hAnsi="Times New Roman" w:cs="Times New Roman"/>
          <w:sz w:val="24"/>
          <w:szCs w:val="24"/>
        </w:rPr>
        <w:t>.</w:t>
      </w:r>
    </w:p>
    <w:p w14:paraId="175D6D5A" w14:textId="2B02DE82" w:rsidR="009D7044" w:rsidRDefault="00601C2A"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Interestingly, a</w:t>
      </w:r>
      <w:r w:rsidR="003C7A3F">
        <w:rPr>
          <w:rFonts w:ascii="Times New Roman" w:hAnsi="Times New Roman" w:cs="Times New Roman"/>
          <w:sz w:val="24"/>
          <w:szCs w:val="24"/>
        </w:rPr>
        <w:t xml:space="preserve">nt-driven seed </w:t>
      </w:r>
      <w:r w:rsidR="00AD1EE2">
        <w:rPr>
          <w:rFonts w:ascii="Times New Roman" w:hAnsi="Times New Roman" w:cs="Times New Roman"/>
          <w:sz w:val="24"/>
          <w:szCs w:val="24"/>
        </w:rPr>
        <w:t>movement</w:t>
      </w:r>
      <w:r w:rsidR="003C7A3F">
        <w:rPr>
          <w:rFonts w:ascii="Times New Roman" w:hAnsi="Times New Roman" w:cs="Times New Roman"/>
          <w:sz w:val="24"/>
          <w:szCs w:val="24"/>
        </w:rPr>
        <w:t xml:space="preserve"> </w:t>
      </w:r>
      <w:r>
        <w:rPr>
          <w:rFonts w:ascii="Times New Roman" w:hAnsi="Times New Roman" w:cs="Times New Roman"/>
          <w:sz w:val="24"/>
          <w:szCs w:val="24"/>
        </w:rPr>
        <w:t>was shown to reduce</w:t>
      </w:r>
      <w:r w:rsidR="003C7A3F">
        <w:rPr>
          <w:rFonts w:ascii="Times New Roman" w:hAnsi="Times New Roman" w:cs="Times New Roman"/>
          <w:sz w:val="24"/>
          <w:szCs w:val="24"/>
        </w:rPr>
        <w:t xml:space="preserve"> median spread rates</w:t>
      </w:r>
      <w:r w:rsidR="005E0BA9">
        <w:rPr>
          <w:rFonts w:ascii="Times New Roman" w:hAnsi="Times New Roman" w:cs="Times New Roman"/>
          <w:sz w:val="24"/>
          <w:szCs w:val="24"/>
        </w:rPr>
        <w:t xml:space="preserve">. In </w:t>
      </w:r>
      <w:r w:rsidR="00CB791B">
        <w:rPr>
          <w:rFonts w:ascii="Times New Roman" w:hAnsi="Times New Roman" w:cs="Times New Roman"/>
          <w:sz w:val="24"/>
          <w:szCs w:val="24"/>
        </w:rPr>
        <w:t>the scenario</w:t>
      </w:r>
      <w:r w:rsidR="0079532C">
        <w:rPr>
          <w:rFonts w:ascii="Times New Roman" w:hAnsi="Times New Roman" w:cs="Times New Roman"/>
          <w:sz w:val="24"/>
          <w:szCs w:val="24"/>
        </w:rPr>
        <w:t>s</w:t>
      </w:r>
      <w:r w:rsidR="00CB791B">
        <w:rPr>
          <w:rFonts w:ascii="Times New Roman" w:hAnsi="Times New Roman" w:cs="Times New Roman"/>
          <w:sz w:val="24"/>
          <w:szCs w:val="24"/>
        </w:rPr>
        <w:t xml:space="preserve"> </w:t>
      </w:r>
      <w:r w:rsidR="004551EA">
        <w:rPr>
          <w:rFonts w:ascii="Times New Roman" w:hAnsi="Times New Roman" w:cs="Times New Roman"/>
          <w:sz w:val="24"/>
          <w:szCs w:val="24"/>
        </w:rPr>
        <w:t>with</w:t>
      </w:r>
      <w:r w:rsidR="00E94154">
        <w:rPr>
          <w:rFonts w:ascii="Times New Roman" w:hAnsi="Times New Roman" w:cs="Times New Roman"/>
          <w:sz w:val="24"/>
          <w:szCs w:val="24"/>
        </w:rPr>
        <w:t xml:space="preserve"> predation</w:t>
      </w:r>
      <w:r w:rsidR="005E0BA9">
        <w:rPr>
          <w:rFonts w:ascii="Times New Roman" w:hAnsi="Times New Roman" w:cs="Times New Roman"/>
          <w:sz w:val="24"/>
          <w:szCs w:val="24"/>
        </w:rPr>
        <w:t xml:space="preserve">, </w:t>
      </w:r>
      <w:r w:rsidR="00912A3D">
        <w:rPr>
          <w:rFonts w:ascii="Times New Roman" w:hAnsi="Times New Roman" w:cs="Times New Roman"/>
          <w:sz w:val="24"/>
          <w:szCs w:val="24"/>
        </w:rPr>
        <w:t xml:space="preserve">the </w:t>
      </w:r>
      <w:r w:rsidR="00AD1EE2">
        <w:rPr>
          <w:rFonts w:ascii="Times New Roman" w:hAnsi="Times New Roman" w:cs="Times New Roman"/>
          <w:sz w:val="24"/>
          <w:szCs w:val="24"/>
        </w:rPr>
        <w:t xml:space="preserve">inclusion </w:t>
      </w:r>
      <w:r w:rsidR="00912A3D">
        <w:rPr>
          <w:rFonts w:ascii="Times New Roman" w:hAnsi="Times New Roman" w:cs="Times New Roman"/>
          <w:sz w:val="24"/>
          <w:szCs w:val="24"/>
        </w:rPr>
        <w:t xml:space="preserve">of </w:t>
      </w:r>
      <w:r w:rsidR="00E94154">
        <w:rPr>
          <w:rFonts w:ascii="Times New Roman" w:hAnsi="Times New Roman" w:cs="Times New Roman"/>
          <w:sz w:val="24"/>
          <w:szCs w:val="24"/>
        </w:rPr>
        <w:t xml:space="preserve">ant-driven </w:t>
      </w:r>
      <w:r w:rsidR="00912A3D">
        <w:rPr>
          <w:rFonts w:ascii="Times New Roman" w:hAnsi="Times New Roman" w:cs="Times New Roman"/>
          <w:sz w:val="24"/>
          <w:szCs w:val="24"/>
        </w:rPr>
        <w:t xml:space="preserve">seed movement </w:t>
      </w:r>
      <w:r w:rsidR="00AD1EE2">
        <w:rPr>
          <w:rFonts w:ascii="Times New Roman" w:hAnsi="Times New Roman" w:cs="Times New Roman"/>
          <w:sz w:val="24"/>
          <w:szCs w:val="24"/>
        </w:rPr>
        <w:t>decreased</w:t>
      </w:r>
      <w:r w:rsidR="00912A3D">
        <w:rPr>
          <w:rFonts w:ascii="Times New Roman" w:hAnsi="Times New Roman" w:cs="Times New Roman"/>
          <w:sz w:val="24"/>
          <w:szCs w:val="24"/>
        </w:rPr>
        <w:t xml:space="preserve"> spread rate</w:t>
      </w:r>
      <w:r w:rsidR="00DB148A">
        <w:rPr>
          <w:rFonts w:ascii="Times New Roman" w:hAnsi="Times New Roman" w:cs="Times New Roman"/>
          <w:sz w:val="24"/>
          <w:szCs w:val="24"/>
        </w:rPr>
        <w:t xml:space="preserve"> </w:t>
      </w:r>
      <w:r w:rsidR="00912A3D">
        <w:rPr>
          <w:rFonts w:ascii="Times New Roman" w:hAnsi="Times New Roman" w:cs="Times New Roman"/>
          <w:sz w:val="24"/>
          <w:szCs w:val="24"/>
        </w:rPr>
        <w:t xml:space="preserve">under </w:t>
      </w:r>
      <w:r w:rsidR="00912A3D">
        <w:rPr>
          <w:rFonts w:ascii="Times New Roman" w:hAnsi="Times New Roman" w:cs="Times New Roman"/>
          <w:sz w:val="24"/>
          <w:szCs w:val="24"/>
        </w:rPr>
        <w:lastRenderedPageBreak/>
        <w:t xml:space="preserve">both </w:t>
      </w:r>
      <w:proofErr w:type="spellStart"/>
      <w:r w:rsidR="00E94154">
        <w:rPr>
          <w:rFonts w:ascii="Times New Roman" w:hAnsi="Times New Roman" w:cs="Times New Roman"/>
          <w:sz w:val="24"/>
          <w:szCs w:val="24"/>
        </w:rPr>
        <w:t>unwarmed</w:t>
      </w:r>
      <w:proofErr w:type="spellEnd"/>
      <w:r w:rsidR="00E94154">
        <w:rPr>
          <w:rFonts w:ascii="Times New Roman" w:hAnsi="Times New Roman" w:cs="Times New Roman"/>
          <w:sz w:val="24"/>
          <w:szCs w:val="24"/>
        </w:rPr>
        <w:t xml:space="preserve"> </w:t>
      </w:r>
      <w:r w:rsidR="00912A3D">
        <w:rPr>
          <w:rFonts w:ascii="Times New Roman" w:hAnsi="Times New Roman" w:cs="Times New Roman"/>
          <w:sz w:val="24"/>
          <w:szCs w:val="24"/>
        </w:rPr>
        <w:t>(</w:t>
      </w:r>
      <w:r w:rsidR="003C7A3F">
        <w:rPr>
          <w:rFonts w:ascii="Times New Roman" w:hAnsi="Times New Roman" w:cs="Times New Roman"/>
          <w:sz w:val="24"/>
          <w:szCs w:val="24"/>
        </w:rPr>
        <w:t>19.</w:t>
      </w:r>
      <w:r w:rsidR="001E7B71">
        <w:rPr>
          <w:rFonts w:ascii="Times New Roman" w:hAnsi="Times New Roman" w:cs="Times New Roman"/>
          <w:sz w:val="24"/>
          <w:szCs w:val="24"/>
        </w:rPr>
        <w:t>3</w:t>
      </w:r>
      <w:r w:rsidR="00912A3D">
        <w:rPr>
          <w:rFonts w:ascii="Times New Roman" w:hAnsi="Times New Roman" w:cs="Times New Roman"/>
          <w:sz w:val="24"/>
          <w:szCs w:val="24"/>
        </w:rPr>
        <w:t xml:space="preserve"> m/yr to </w:t>
      </w:r>
      <w:r w:rsidR="003C7A3F">
        <w:rPr>
          <w:rFonts w:ascii="Times New Roman" w:hAnsi="Times New Roman" w:cs="Times New Roman"/>
          <w:sz w:val="24"/>
          <w:szCs w:val="24"/>
        </w:rPr>
        <w:t>16.5</w:t>
      </w:r>
      <w:r w:rsidR="00912A3D">
        <w:rPr>
          <w:rFonts w:ascii="Times New Roman" w:hAnsi="Times New Roman" w:cs="Times New Roman"/>
          <w:sz w:val="24"/>
          <w:szCs w:val="24"/>
        </w:rPr>
        <w:t xml:space="preserve"> m/yr) and warmed (</w:t>
      </w:r>
      <w:r w:rsidR="003C7A3F">
        <w:rPr>
          <w:rFonts w:ascii="Times New Roman" w:hAnsi="Times New Roman" w:cs="Times New Roman"/>
          <w:sz w:val="24"/>
          <w:szCs w:val="24"/>
        </w:rPr>
        <w:t>38.</w:t>
      </w:r>
      <w:r w:rsidR="001E7B71">
        <w:rPr>
          <w:rFonts w:ascii="Times New Roman" w:hAnsi="Times New Roman" w:cs="Times New Roman"/>
          <w:sz w:val="24"/>
          <w:szCs w:val="24"/>
        </w:rPr>
        <w:t>2</w:t>
      </w:r>
      <w:r w:rsidR="00912A3D">
        <w:rPr>
          <w:rFonts w:ascii="Times New Roman" w:hAnsi="Times New Roman" w:cs="Times New Roman"/>
          <w:sz w:val="24"/>
          <w:szCs w:val="24"/>
        </w:rPr>
        <w:t xml:space="preserve"> m/yr to </w:t>
      </w:r>
      <w:r w:rsidR="003C7A3F">
        <w:rPr>
          <w:rFonts w:ascii="Times New Roman" w:hAnsi="Times New Roman" w:cs="Times New Roman"/>
          <w:sz w:val="24"/>
          <w:szCs w:val="24"/>
        </w:rPr>
        <w:t>32.2</w:t>
      </w:r>
      <w:r w:rsidR="00912A3D">
        <w:rPr>
          <w:rFonts w:ascii="Times New Roman" w:hAnsi="Times New Roman" w:cs="Times New Roman"/>
          <w:sz w:val="24"/>
          <w:szCs w:val="24"/>
        </w:rPr>
        <w:t xml:space="preserve"> m/yr) </w:t>
      </w:r>
      <w:r w:rsidR="00E94154">
        <w:rPr>
          <w:rFonts w:ascii="Times New Roman" w:hAnsi="Times New Roman" w:cs="Times New Roman"/>
          <w:sz w:val="24"/>
          <w:szCs w:val="24"/>
        </w:rPr>
        <w:t>conditions</w:t>
      </w:r>
      <w:r w:rsidR="00912A3D">
        <w:rPr>
          <w:rFonts w:ascii="Times New Roman" w:hAnsi="Times New Roman" w:cs="Times New Roman"/>
          <w:sz w:val="24"/>
          <w:szCs w:val="24"/>
        </w:rPr>
        <w:t xml:space="preserve">. </w:t>
      </w:r>
      <w:r w:rsidR="00E94154">
        <w:rPr>
          <w:rFonts w:ascii="Times New Roman" w:hAnsi="Times New Roman" w:cs="Times New Roman"/>
          <w:sz w:val="24"/>
          <w:szCs w:val="24"/>
        </w:rPr>
        <w:t xml:space="preserve">Similarly, in </w:t>
      </w:r>
      <w:r w:rsidR="00CB791B">
        <w:rPr>
          <w:rFonts w:ascii="Times New Roman" w:hAnsi="Times New Roman" w:cs="Times New Roman"/>
          <w:sz w:val="24"/>
          <w:szCs w:val="24"/>
        </w:rPr>
        <w:t>scenario</w:t>
      </w:r>
      <w:r w:rsidR="0079532C">
        <w:rPr>
          <w:rFonts w:ascii="Times New Roman" w:hAnsi="Times New Roman" w:cs="Times New Roman"/>
          <w:sz w:val="24"/>
          <w:szCs w:val="24"/>
        </w:rPr>
        <w:t>s</w:t>
      </w:r>
      <w:r w:rsidR="00CB791B">
        <w:rPr>
          <w:rFonts w:ascii="Times New Roman" w:hAnsi="Times New Roman" w:cs="Times New Roman"/>
          <w:sz w:val="24"/>
          <w:szCs w:val="24"/>
        </w:rPr>
        <w:t xml:space="preserve"> </w:t>
      </w:r>
      <w:r w:rsidR="004551EA">
        <w:rPr>
          <w:rFonts w:ascii="Times New Roman" w:hAnsi="Times New Roman" w:cs="Times New Roman"/>
          <w:sz w:val="24"/>
          <w:szCs w:val="24"/>
        </w:rPr>
        <w:t>without</w:t>
      </w:r>
      <w:r w:rsidR="00E94154">
        <w:rPr>
          <w:rFonts w:ascii="Times New Roman" w:hAnsi="Times New Roman" w:cs="Times New Roman"/>
          <w:sz w:val="24"/>
          <w:szCs w:val="24"/>
        </w:rPr>
        <w:t xml:space="preserve"> predation, </w:t>
      </w:r>
      <w:r w:rsidR="00946CFC">
        <w:rPr>
          <w:rFonts w:ascii="Times New Roman" w:hAnsi="Times New Roman" w:cs="Times New Roman"/>
          <w:sz w:val="24"/>
          <w:szCs w:val="24"/>
        </w:rPr>
        <w:t xml:space="preserve">the exclusion of ant-driven movement again </w:t>
      </w:r>
      <w:r>
        <w:rPr>
          <w:rFonts w:ascii="Times New Roman" w:hAnsi="Times New Roman" w:cs="Times New Roman"/>
          <w:sz w:val="24"/>
          <w:szCs w:val="24"/>
        </w:rPr>
        <w:t>reduced</w:t>
      </w:r>
      <w:r w:rsidR="00946CFC">
        <w:rPr>
          <w:rFonts w:ascii="Times New Roman" w:hAnsi="Times New Roman" w:cs="Times New Roman"/>
          <w:sz w:val="24"/>
          <w:szCs w:val="24"/>
        </w:rPr>
        <w:t xml:space="preserve"> spread rate under both </w:t>
      </w:r>
      <w:proofErr w:type="spellStart"/>
      <w:r w:rsidR="00946CFC">
        <w:rPr>
          <w:rFonts w:ascii="Times New Roman" w:hAnsi="Times New Roman" w:cs="Times New Roman"/>
          <w:sz w:val="24"/>
          <w:szCs w:val="24"/>
        </w:rPr>
        <w:t>unwarmed</w:t>
      </w:r>
      <w:proofErr w:type="spellEnd"/>
      <w:r w:rsidR="00DB148A">
        <w:rPr>
          <w:rFonts w:ascii="Times New Roman" w:hAnsi="Times New Roman" w:cs="Times New Roman"/>
          <w:sz w:val="24"/>
          <w:szCs w:val="24"/>
        </w:rPr>
        <w:t xml:space="preserve"> </w:t>
      </w:r>
      <w:r w:rsidR="00E94154">
        <w:rPr>
          <w:rFonts w:ascii="Times New Roman" w:hAnsi="Times New Roman" w:cs="Times New Roman"/>
          <w:sz w:val="24"/>
          <w:szCs w:val="24"/>
        </w:rPr>
        <w:t>(</w:t>
      </w:r>
      <w:r w:rsidR="003C7A3F">
        <w:rPr>
          <w:rFonts w:ascii="Times New Roman" w:hAnsi="Times New Roman" w:cs="Times New Roman"/>
          <w:sz w:val="24"/>
          <w:szCs w:val="24"/>
        </w:rPr>
        <w:t>70.3</w:t>
      </w:r>
      <w:r w:rsidR="00E94154">
        <w:rPr>
          <w:rFonts w:ascii="Times New Roman" w:hAnsi="Times New Roman" w:cs="Times New Roman"/>
          <w:sz w:val="24"/>
          <w:szCs w:val="24"/>
        </w:rPr>
        <w:t xml:space="preserve"> m/yr to </w:t>
      </w:r>
      <w:r w:rsidR="003C7A3F">
        <w:rPr>
          <w:rFonts w:ascii="Times New Roman" w:hAnsi="Times New Roman" w:cs="Times New Roman"/>
          <w:sz w:val="24"/>
          <w:szCs w:val="24"/>
        </w:rPr>
        <w:t>52.</w:t>
      </w:r>
      <w:r w:rsidR="001E7B71">
        <w:rPr>
          <w:rFonts w:ascii="Times New Roman" w:hAnsi="Times New Roman" w:cs="Times New Roman"/>
          <w:sz w:val="24"/>
          <w:szCs w:val="24"/>
        </w:rPr>
        <w:t>2</w:t>
      </w:r>
      <w:r w:rsidR="00E94154">
        <w:rPr>
          <w:rFonts w:ascii="Times New Roman" w:hAnsi="Times New Roman" w:cs="Times New Roman"/>
          <w:sz w:val="24"/>
          <w:szCs w:val="24"/>
        </w:rPr>
        <w:t xml:space="preserve"> m/yr) </w:t>
      </w:r>
      <w:r w:rsidR="00946CFC">
        <w:rPr>
          <w:rFonts w:ascii="Times New Roman" w:hAnsi="Times New Roman" w:cs="Times New Roman"/>
          <w:sz w:val="24"/>
          <w:szCs w:val="24"/>
        </w:rPr>
        <w:t xml:space="preserve">and </w:t>
      </w:r>
      <w:r w:rsidR="00E94154">
        <w:rPr>
          <w:rFonts w:ascii="Times New Roman" w:hAnsi="Times New Roman" w:cs="Times New Roman"/>
          <w:sz w:val="24"/>
          <w:szCs w:val="24"/>
        </w:rPr>
        <w:t xml:space="preserve">warmed </w:t>
      </w:r>
      <w:r w:rsidR="00946CFC">
        <w:rPr>
          <w:rFonts w:ascii="Times New Roman" w:hAnsi="Times New Roman" w:cs="Times New Roman"/>
          <w:sz w:val="24"/>
          <w:szCs w:val="24"/>
        </w:rPr>
        <w:t>(</w:t>
      </w:r>
      <w:r w:rsidR="003C7A3F">
        <w:rPr>
          <w:rFonts w:ascii="Times New Roman" w:hAnsi="Times New Roman" w:cs="Times New Roman"/>
          <w:sz w:val="24"/>
          <w:szCs w:val="24"/>
        </w:rPr>
        <w:t>137.1</w:t>
      </w:r>
      <w:r w:rsidR="00E8349F">
        <w:rPr>
          <w:rFonts w:ascii="Times New Roman" w:hAnsi="Times New Roman" w:cs="Times New Roman"/>
          <w:sz w:val="24"/>
          <w:szCs w:val="24"/>
        </w:rPr>
        <w:t xml:space="preserve"> </w:t>
      </w:r>
      <w:r w:rsidR="00946CFC">
        <w:rPr>
          <w:rFonts w:ascii="Times New Roman" w:hAnsi="Times New Roman" w:cs="Times New Roman"/>
          <w:sz w:val="24"/>
          <w:szCs w:val="24"/>
        </w:rPr>
        <w:t xml:space="preserve">m/yr to </w:t>
      </w:r>
      <w:r w:rsidR="003C7A3F">
        <w:rPr>
          <w:rFonts w:ascii="Times New Roman" w:hAnsi="Times New Roman" w:cs="Times New Roman"/>
          <w:sz w:val="24"/>
          <w:szCs w:val="24"/>
        </w:rPr>
        <w:t>97.9</w:t>
      </w:r>
      <w:r w:rsidR="00946CFC">
        <w:rPr>
          <w:rFonts w:ascii="Times New Roman" w:hAnsi="Times New Roman" w:cs="Times New Roman"/>
          <w:sz w:val="24"/>
          <w:szCs w:val="24"/>
        </w:rPr>
        <w:t xml:space="preserve"> m/yr) </w:t>
      </w:r>
      <w:r w:rsidR="00E94154">
        <w:rPr>
          <w:rFonts w:ascii="Times New Roman" w:hAnsi="Times New Roman" w:cs="Times New Roman"/>
          <w:sz w:val="24"/>
          <w:szCs w:val="24"/>
        </w:rPr>
        <w:t>conditions</w:t>
      </w:r>
      <w:r w:rsidR="00946CFC">
        <w:rPr>
          <w:rFonts w:ascii="Times New Roman" w:hAnsi="Times New Roman" w:cs="Times New Roman"/>
          <w:sz w:val="24"/>
          <w:szCs w:val="24"/>
        </w:rPr>
        <w:t>.</w:t>
      </w:r>
      <w:r w:rsidR="00DD5C18">
        <w:rPr>
          <w:rFonts w:ascii="Times New Roman" w:hAnsi="Times New Roman" w:cs="Times New Roman"/>
          <w:sz w:val="24"/>
          <w:szCs w:val="24"/>
        </w:rPr>
        <w:t xml:space="preserve"> These decreases were</w:t>
      </w:r>
      <w:r w:rsidR="00AD1EE2">
        <w:rPr>
          <w:rFonts w:ascii="Times New Roman" w:hAnsi="Times New Roman" w:cs="Times New Roman"/>
          <w:sz w:val="24"/>
          <w:szCs w:val="24"/>
        </w:rPr>
        <w:t xml:space="preserve"> likely due to </w:t>
      </w:r>
      <w:r w:rsidR="00DD5C18">
        <w:rPr>
          <w:rFonts w:ascii="Times New Roman" w:hAnsi="Times New Roman" w:cs="Times New Roman"/>
          <w:sz w:val="24"/>
          <w:szCs w:val="24"/>
        </w:rPr>
        <w:t>ant-driven seed movement inflating seed densities near ant nests</w:t>
      </w:r>
      <w:r w:rsidR="004551EA">
        <w:rPr>
          <w:rFonts w:ascii="Times New Roman" w:hAnsi="Times New Roman" w:cs="Times New Roman"/>
          <w:sz w:val="24"/>
          <w:szCs w:val="24"/>
        </w:rPr>
        <w:t>, where density dependence restricted population size, and thus spread (see Appendix</w:t>
      </w:r>
      <w:r w:rsidR="00325189">
        <w:rPr>
          <w:rFonts w:ascii="Times New Roman" w:hAnsi="Times New Roman" w:cs="Times New Roman"/>
          <w:sz w:val="24"/>
          <w:szCs w:val="24"/>
        </w:rPr>
        <w:t xml:space="preserve"> S1</w:t>
      </w:r>
      <w:r w:rsidR="004551EA">
        <w:rPr>
          <w:rFonts w:ascii="Times New Roman" w:hAnsi="Times New Roman" w:cs="Times New Roman"/>
          <w:sz w:val="24"/>
          <w:szCs w:val="24"/>
        </w:rPr>
        <w:t xml:space="preserve"> for details).</w:t>
      </w:r>
      <w:r w:rsidR="00DD5C18">
        <w:rPr>
          <w:rFonts w:ascii="Times New Roman" w:hAnsi="Times New Roman" w:cs="Times New Roman"/>
          <w:sz w:val="24"/>
          <w:szCs w:val="24"/>
        </w:rPr>
        <w:t xml:space="preserve"> </w:t>
      </w:r>
    </w:p>
    <w:p w14:paraId="5700CFE6" w14:textId="77777777" w:rsidR="009D7044" w:rsidRDefault="009D7044" w:rsidP="004C224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Sensitivity analyses</w:t>
      </w:r>
    </w:p>
    <w:p w14:paraId="296D7078" w14:textId="60990978" w:rsidR="009D7044" w:rsidRDefault="00CC7D46" w:rsidP="0070177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Sensitivity analyses</w:t>
      </w:r>
      <w:r w:rsidR="009D7044" w:rsidRPr="003B5DA6">
        <w:rPr>
          <w:rFonts w:ascii="Times New Roman" w:hAnsi="Times New Roman" w:cs="Times New Roman"/>
          <w:sz w:val="24"/>
          <w:szCs w:val="24"/>
        </w:rPr>
        <w:t xml:space="preserve"> indicated notable differences in the relative importance of </w:t>
      </w:r>
      <w:r w:rsidR="00B061B7">
        <w:rPr>
          <w:rFonts w:ascii="Times New Roman" w:hAnsi="Times New Roman" w:cs="Times New Roman"/>
          <w:sz w:val="24"/>
          <w:szCs w:val="24"/>
        </w:rPr>
        <w:t xml:space="preserve">various </w:t>
      </w:r>
      <w:r w:rsidR="009D7044" w:rsidRPr="003B5DA6">
        <w:rPr>
          <w:rFonts w:ascii="Times New Roman" w:hAnsi="Times New Roman" w:cs="Times New Roman"/>
          <w:sz w:val="24"/>
          <w:szCs w:val="24"/>
        </w:rPr>
        <w:t xml:space="preserve">wind- and ant-driven dispersal parameters. Estimated elasticities </w:t>
      </w:r>
      <w:r w:rsidR="00B061B7">
        <w:rPr>
          <w:rFonts w:ascii="Times New Roman" w:hAnsi="Times New Roman" w:cs="Times New Roman"/>
          <w:sz w:val="24"/>
          <w:szCs w:val="24"/>
        </w:rPr>
        <w:t xml:space="preserve">of the </w:t>
      </w:r>
      <w:r w:rsidR="009D7044" w:rsidRPr="003B5DA6">
        <w:rPr>
          <w:rFonts w:ascii="Times New Roman" w:hAnsi="Times New Roman" w:cs="Times New Roman"/>
          <w:sz w:val="24"/>
          <w:szCs w:val="24"/>
        </w:rPr>
        <w:t xml:space="preserve">standard deviations of both flower head height and terminal velocity, </w:t>
      </w:r>
      <w:r w:rsidR="00B061B7">
        <w:rPr>
          <w:rFonts w:ascii="Times New Roman" w:hAnsi="Times New Roman" w:cs="Times New Roman"/>
          <w:sz w:val="24"/>
          <w:szCs w:val="24"/>
        </w:rPr>
        <w:t xml:space="preserve">the surrounding vegetation height, </w:t>
      </w:r>
      <w:r w:rsidR="009D7044" w:rsidRPr="003B5DA6">
        <w:rPr>
          <w:rFonts w:ascii="Times New Roman" w:hAnsi="Times New Roman" w:cs="Times New Roman"/>
          <w:sz w:val="24"/>
          <w:szCs w:val="24"/>
        </w:rPr>
        <w:t>ant nest density</w:t>
      </w:r>
      <w:r w:rsidR="00B061B7">
        <w:rPr>
          <w:rFonts w:ascii="Times New Roman" w:hAnsi="Times New Roman" w:cs="Times New Roman"/>
          <w:sz w:val="24"/>
          <w:szCs w:val="24"/>
        </w:rPr>
        <w:t>,</w:t>
      </w:r>
      <w:r w:rsidR="009D7044" w:rsidRPr="003B5DA6">
        <w:rPr>
          <w:rFonts w:ascii="Times New Roman" w:hAnsi="Times New Roman" w:cs="Times New Roman"/>
          <w:sz w:val="24"/>
          <w:szCs w:val="24"/>
        </w:rPr>
        <w:t xml:space="preserve"> and maximum search distance from ant nests, were low relative to those of other parameters (Figure </w:t>
      </w:r>
      <w:r w:rsidR="00FC38F2">
        <w:rPr>
          <w:rFonts w:ascii="Times New Roman" w:hAnsi="Times New Roman" w:cs="Times New Roman"/>
          <w:sz w:val="24"/>
          <w:szCs w:val="24"/>
        </w:rPr>
        <w:t>2</w:t>
      </w:r>
      <w:r w:rsidR="009D7044" w:rsidRPr="003B5DA6">
        <w:rPr>
          <w:rFonts w:ascii="Times New Roman" w:hAnsi="Times New Roman" w:cs="Times New Roman"/>
          <w:sz w:val="24"/>
          <w:szCs w:val="24"/>
        </w:rPr>
        <w:t>).</w:t>
      </w:r>
      <w:r w:rsidR="00A711F2">
        <w:rPr>
          <w:rFonts w:ascii="Times New Roman" w:hAnsi="Times New Roman" w:cs="Times New Roman"/>
          <w:sz w:val="24"/>
          <w:szCs w:val="24"/>
        </w:rPr>
        <w:t xml:space="preserve"> </w:t>
      </w:r>
      <w:r w:rsidR="00B061B7">
        <w:rPr>
          <w:rFonts w:ascii="Times New Roman" w:hAnsi="Times New Roman" w:cs="Times New Roman"/>
          <w:sz w:val="24"/>
          <w:szCs w:val="24"/>
        </w:rPr>
        <w:t xml:space="preserve">On the other hand, </w:t>
      </w:r>
      <w:r w:rsidR="00B061B7">
        <w:rPr>
          <w:rFonts w:ascii="Times New Roman" w:eastAsiaTheme="minorEastAsia" w:hAnsi="Times New Roman" w:cs="Times New Roman"/>
          <w:sz w:val="24"/>
          <w:szCs w:val="24"/>
        </w:rPr>
        <w:t>p</w:t>
      </w:r>
      <w:r w:rsidR="00B061B7" w:rsidRPr="003B5DA6">
        <w:rPr>
          <w:rFonts w:ascii="Times New Roman" w:eastAsiaTheme="minorEastAsia" w:hAnsi="Times New Roman" w:cs="Times New Roman"/>
          <w:sz w:val="24"/>
          <w:szCs w:val="24"/>
        </w:rPr>
        <w:t xml:space="preserve">robability </w:t>
      </w:r>
      <w:r w:rsidR="00A711F2" w:rsidRPr="003B5DA6">
        <w:rPr>
          <w:rFonts w:ascii="Times New Roman" w:eastAsiaTheme="minorEastAsia" w:hAnsi="Times New Roman" w:cs="Times New Roman"/>
          <w:sz w:val="24"/>
          <w:szCs w:val="24"/>
        </w:rPr>
        <w:t xml:space="preserve">of seed removal by ants </w:t>
      </w:r>
      <w:r w:rsidR="00526B98">
        <w:rPr>
          <w:rFonts w:ascii="Times New Roman" w:eastAsiaTheme="minorEastAsia" w:hAnsi="Times New Roman" w:cs="Times New Roman"/>
          <w:sz w:val="24"/>
          <w:szCs w:val="24"/>
        </w:rPr>
        <w:t>and the probability of subsequent predation both had high</w:t>
      </w:r>
      <w:r w:rsidR="00A711F2">
        <w:rPr>
          <w:rFonts w:ascii="Times New Roman" w:eastAsiaTheme="minorEastAsia" w:hAnsi="Times New Roman" w:cs="Times New Roman"/>
          <w:sz w:val="24"/>
          <w:szCs w:val="24"/>
        </w:rPr>
        <w:t xml:space="preserve"> </w:t>
      </w:r>
      <w:r w:rsidR="00B061B7">
        <w:rPr>
          <w:rFonts w:ascii="Times New Roman" w:eastAsiaTheme="minorEastAsia" w:hAnsi="Times New Roman" w:cs="Times New Roman"/>
          <w:sz w:val="24"/>
          <w:szCs w:val="24"/>
        </w:rPr>
        <w:t xml:space="preserve">relative </w:t>
      </w:r>
      <w:r w:rsidR="00177840">
        <w:rPr>
          <w:rFonts w:ascii="Times New Roman" w:eastAsiaTheme="minorEastAsia" w:hAnsi="Times New Roman" w:cs="Times New Roman"/>
          <w:sz w:val="24"/>
          <w:szCs w:val="24"/>
        </w:rPr>
        <w:t>elasticities</w:t>
      </w:r>
      <w:r w:rsidR="00A711F2">
        <w:rPr>
          <w:rFonts w:ascii="Times New Roman" w:eastAsiaTheme="minorEastAsia" w:hAnsi="Times New Roman" w:cs="Times New Roman"/>
          <w:sz w:val="24"/>
          <w:szCs w:val="24"/>
        </w:rPr>
        <w:t>.</w:t>
      </w:r>
      <w:r w:rsidR="009D7044" w:rsidRPr="003B5DA6">
        <w:rPr>
          <w:rFonts w:ascii="Times New Roman" w:hAnsi="Times New Roman" w:cs="Times New Roman"/>
          <w:sz w:val="24"/>
          <w:szCs w:val="24"/>
        </w:rPr>
        <w:t xml:space="preserve"> The </w:t>
      </w:r>
      <w:r w:rsidR="00526B98">
        <w:rPr>
          <w:rFonts w:ascii="Times New Roman" w:hAnsi="Times New Roman" w:cs="Times New Roman"/>
          <w:sz w:val="24"/>
          <w:szCs w:val="24"/>
        </w:rPr>
        <w:t xml:space="preserve">relative </w:t>
      </w:r>
      <w:r w:rsidR="009D7044" w:rsidRPr="003B5DA6">
        <w:rPr>
          <w:rFonts w:ascii="Times New Roman" w:hAnsi="Times New Roman" w:cs="Times New Roman"/>
          <w:sz w:val="24"/>
          <w:szCs w:val="24"/>
        </w:rPr>
        <w:t>elasticity of mean seed terminal velocity was</w:t>
      </w:r>
      <w:r w:rsidR="00A711F2">
        <w:rPr>
          <w:rFonts w:ascii="Times New Roman" w:hAnsi="Times New Roman" w:cs="Times New Roman"/>
          <w:sz w:val="24"/>
          <w:szCs w:val="24"/>
        </w:rPr>
        <w:t xml:space="preserve"> also</w:t>
      </w:r>
      <w:r w:rsidR="009D7044" w:rsidRPr="003B5DA6">
        <w:rPr>
          <w:rFonts w:ascii="Times New Roman" w:hAnsi="Times New Roman" w:cs="Times New Roman"/>
          <w:sz w:val="24"/>
          <w:szCs w:val="24"/>
        </w:rPr>
        <w:t xml:space="preserve"> high, likely because the </w:t>
      </w:r>
      <w:r w:rsidR="00A711F2">
        <w:rPr>
          <w:rFonts w:ascii="Times New Roman" w:hAnsi="Times New Roman" w:cs="Times New Roman"/>
          <w:sz w:val="24"/>
          <w:szCs w:val="24"/>
        </w:rPr>
        <w:t>baseline</w:t>
      </w:r>
      <w:r w:rsidR="009D7044" w:rsidRPr="003B5DA6">
        <w:rPr>
          <w:rFonts w:ascii="Times New Roman" w:hAnsi="Times New Roman" w:cs="Times New Roman"/>
          <w:sz w:val="24"/>
          <w:szCs w:val="24"/>
        </w:rPr>
        <w:t xml:space="preserve"> value of this parameter lies on the part of </w:t>
      </w:r>
      <w:r w:rsidR="008615D2">
        <w:rPr>
          <w:rFonts w:ascii="Times New Roman" w:hAnsi="Times New Roman" w:cs="Times New Roman"/>
          <w:sz w:val="24"/>
          <w:szCs w:val="24"/>
        </w:rPr>
        <w:t>its</w:t>
      </w:r>
      <w:r w:rsidR="009D7044" w:rsidRPr="003B5DA6">
        <w:rPr>
          <w:rFonts w:ascii="Times New Roman" w:hAnsi="Times New Roman" w:cs="Times New Roman"/>
          <w:sz w:val="24"/>
          <w:szCs w:val="24"/>
        </w:rPr>
        <w:t xml:space="preserve"> </w:t>
      </w:r>
      <w:r w:rsidR="008615D2">
        <w:rPr>
          <w:rFonts w:ascii="Times New Roman" w:hAnsi="Times New Roman" w:cs="Times New Roman"/>
          <w:sz w:val="24"/>
          <w:szCs w:val="24"/>
        </w:rPr>
        <w:t xml:space="preserve">response </w:t>
      </w:r>
      <w:r w:rsidR="009D7044" w:rsidRPr="003B5DA6">
        <w:rPr>
          <w:rFonts w:ascii="Times New Roman" w:hAnsi="Times New Roman" w:cs="Times New Roman"/>
          <w:sz w:val="24"/>
          <w:szCs w:val="24"/>
        </w:rPr>
        <w:t xml:space="preserve">curve shown in </w:t>
      </w:r>
      <w:r w:rsidR="009D7044" w:rsidRPr="003B5DA6">
        <w:rPr>
          <w:rFonts w:ascii="Times New Roman" w:eastAsiaTheme="minorEastAsia" w:hAnsi="Times New Roman" w:cs="Times New Roman"/>
          <w:sz w:val="24"/>
          <w:szCs w:val="24"/>
        </w:rPr>
        <w:t xml:space="preserve">Figure </w:t>
      </w:r>
      <w:r w:rsidR="00FC38F2">
        <w:rPr>
          <w:rFonts w:ascii="Times New Roman" w:eastAsiaTheme="minorEastAsia" w:hAnsi="Times New Roman" w:cs="Times New Roman"/>
          <w:sz w:val="24"/>
          <w:szCs w:val="24"/>
        </w:rPr>
        <w:t>3</w:t>
      </w:r>
      <w:r w:rsidR="009D7044" w:rsidRPr="003B5DA6">
        <w:rPr>
          <w:rFonts w:ascii="Times New Roman" w:eastAsiaTheme="minorEastAsia" w:hAnsi="Times New Roman" w:cs="Times New Roman"/>
          <w:sz w:val="24"/>
          <w:szCs w:val="24"/>
        </w:rPr>
        <w:t xml:space="preserve"> where consistent decreases in terminal velocity start to cause increasingly large effects on simulated spread rates. </w:t>
      </w:r>
    </w:p>
    <w:p w14:paraId="7AEC78ED" w14:textId="731747A7" w:rsidR="00295E72" w:rsidRDefault="00977E40" w:rsidP="0070177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Significant </w:t>
      </w:r>
      <w:r w:rsidR="00ED1A7E">
        <w:rPr>
          <w:rFonts w:ascii="Times New Roman" w:hAnsi="Times New Roman" w:cs="Times New Roman"/>
          <w:sz w:val="24"/>
          <w:szCs w:val="24"/>
        </w:rPr>
        <w:t xml:space="preserve">linear </w:t>
      </w:r>
      <w:r w:rsidR="00E31A7F">
        <w:rPr>
          <w:rFonts w:ascii="Times New Roman" w:hAnsi="Times New Roman" w:cs="Times New Roman"/>
          <w:sz w:val="24"/>
          <w:szCs w:val="24"/>
        </w:rPr>
        <w:t xml:space="preserve">correlations with median </w:t>
      </w:r>
      <w:r w:rsidR="00DB148A">
        <w:rPr>
          <w:rFonts w:ascii="Times New Roman" w:hAnsi="Times New Roman" w:cs="Times New Roman"/>
          <w:sz w:val="24"/>
          <w:szCs w:val="24"/>
        </w:rPr>
        <w:t xml:space="preserve">spread rate </w:t>
      </w:r>
      <w:r w:rsidR="00E31A7F">
        <w:rPr>
          <w:rFonts w:ascii="Times New Roman" w:hAnsi="Times New Roman" w:cs="Times New Roman"/>
          <w:sz w:val="24"/>
          <w:szCs w:val="24"/>
        </w:rPr>
        <w:t>were observed for</w:t>
      </w:r>
      <w:r w:rsidR="00346A53">
        <w:rPr>
          <w:rFonts w:ascii="Times New Roman" w:hAnsi="Times New Roman" w:cs="Times New Roman"/>
          <w:sz w:val="24"/>
          <w:szCs w:val="24"/>
        </w:rPr>
        <w:t xml:space="preserve"> </w:t>
      </w:r>
      <w:r>
        <w:rPr>
          <w:rFonts w:ascii="Times New Roman" w:hAnsi="Times New Roman" w:cs="Times New Roman"/>
          <w:sz w:val="24"/>
          <w:szCs w:val="24"/>
        </w:rPr>
        <w:t>the 3</w:t>
      </w:r>
      <w:r w:rsidR="00FC38F2">
        <w:rPr>
          <w:rFonts w:ascii="Times New Roman" w:hAnsi="Times New Roman" w:cs="Times New Roman"/>
          <w:sz w:val="24"/>
          <w:szCs w:val="24"/>
        </w:rPr>
        <w:t xml:space="preserve"> </w:t>
      </w:r>
      <w:r w:rsidR="00295E72">
        <w:rPr>
          <w:rFonts w:ascii="Times New Roman" w:hAnsi="Times New Roman" w:cs="Times New Roman"/>
          <w:sz w:val="24"/>
          <w:szCs w:val="24"/>
        </w:rPr>
        <w:t xml:space="preserve">probabilistic dispersal parameters. </w:t>
      </w:r>
      <w:r>
        <w:rPr>
          <w:rFonts w:ascii="Times New Roman" w:hAnsi="Times New Roman" w:cs="Times New Roman"/>
          <w:sz w:val="24"/>
          <w:szCs w:val="24"/>
        </w:rPr>
        <w:t xml:space="preserve">The probability </w:t>
      </w:r>
      <w:r w:rsidR="00295E72">
        <w:rPr>
          <w:rFonts w:ascii="Times New Roman" w:hAnsi="Times New Roman" w:cs="Times New Roman"/>
          <w:sz w:val="24"/>
          <w:szCs w:val="24"/>
        </w:rPr>
        <w:t>of seed removal by ants was negatively correlated with</w:t>
      </w:r>
      <w:r w:rsidR="00E31A7F">
        <w:rPr>
          <w:rFonts w:ascii="Times New Roman" w:hAnsi="Times New Roman" w:cs="Times New Roman"/>
          <w:sz w:val="24"/>
          <w:szCs w:val="24"/>
        </w:rPr>
        <w:t xml:space="preserve"> median</w:t>
      </w:r>
      <w:r w:rsidR="00295E72">
        <w:rPr>
          <w:rFonts w:ascii="Times New Roman" w:hAnsi="Times New Roman" w:cs="Times New Roman"/>
          <w:sz w:val="24"/>
          <w:szCs w:val="24"/>
        </w:rPr>
        <w:t xml:space="preserve"> </w:t>
      </w:r>
      <w:r w:rsidR="00DB148A">
        <w:rPr>
          <w:rFonts w:ascii="Times New Roman" w:hAnsi="Times New Roman" w:cs="Times New Roman"/>
          <w:sz w:val="24"/>
          <w:szCs w:val="24"/>
        </w:rPr>
        <w:t xml:space="preserve">spread rate </w:t>
      </w:r>
      <w:r w:rsidR="00295E72">
        <w:rPr>
          <w:rFonts w:ascii="Times New Roman" w:hAnsi="Times New Roman" w:cs="Times New Roman"/>
          <w:sz w:val="24"/>
          <w:szCs w:val="24"/>
        </w:rPr>
        <w:t>(</w:t>
      </w:r>
      <m:oMath>
        <m:r>
          <w:rPr>
            <w:rFonts w:ascii="Cambria Math" w:hAnsi="Cambria Math" w:cs="Times New Roman"/>
            <w:sz w:val="24"/>
            <w:szCs w:val="24"/>
          </w:rPr>
          <m:t>r</m:t>
        </m:r>
      </m:oMath>
      <w:r w:rsidR="00295E72">
        <w:rPr>
          <w:rFonts w:ascii="Times New Roman" w:hAnsi="Times New Roman" w:cs="Times New Roman"/>
          <w:sz w:val="24"/>
          <w:szCs w:val="24"/>
        </w:rPr>
        <w:t xml:space="preserve"> = -0.</w:t>
      </w:r>
      <w:r w:rsidR="00526B98">
        <w:rPr>
          <w:rFonts w:ascii="Times New Roman" w:hAnsi="Times New Roman" w:cs="Times New Roman"/>
          <w:sz w:val="24"/>
          <w:szCs w:val="24"/>
        </w:rPr>
        <w:t>986</w:t>
      </w:r>
      <w:r w:rsidR="00295E72">
        <w:rPr>
          <w:rFonts w:ascii="Times New Roman" w:hAnsi="Times New Roman" w:cs="Times New Roman"/>
          <w:sz w:val="24"/>
          <w:szCs w:val="24"/>
        </w:rPr>
        <w:t xml:space="preserve">, </w:t>
      </w:r>
      <m:oMath>
        <m:r>
          <w:rPr>
            <w:rFonts w:ascii="Cambria Math" w:hAnsi="Cambria Math" w:cs="Times New Roman"/>
            <w:sz w:val="24"/>
            <w:szCs w:val="24"/>
          </w:rPr>
          <m:t>p</m:t>
        </m:r>
      </m:oMath>
      <w:r w:rsidR="00295E72">
        <w:rPr>
          <w:rFonts w:ascii="Times New Roman" w:hAnsi="Times New Roman" w:cs="Times New Roman"/>
          <w:sz w:val="24"/>
          <w:szCs w:val="24"/>
        </w:rPr>
        <w:t xml:space="preserve"> &lt; 0.001),</w:t>
      </w:r>
      <w:r w:rsidR="006A7166">
        <w:rPr>
          <w:rFonts w:ascii="Times New Roman" w:hAnsi="Times New Roman" w:cs="Times New Roman"/>
          <w:sz w:val="24"/>
          <w:szCs w:val="24"/>
        </w:rPr>
        <w:t xml:space="preserve"> as was the probability of seed predation when removed by ants (</w:t>
      </w:r>
      <m:oMath>
        <m:r>
          <w:rPr>
            <w:rFonts w:ascii="Cambria Math" w:hAnsi="Cambria Math" w:cs="Times New Roman"/>
            <w:sz w:val="24"/>
            <w:szCs w:val="24"/>
          </w:rPr>
          <m:t>r</m:t>
        </m:r>
      </m:oMath>
      <w:r w:rsidR="006A7166">
        <w:rPr>
          <w:rFonts w:ascii="Times New Roman" w:hAnsi="Times New Roman" w:cs="Times New Roman"/>
          <w:sz w:val="24"/>
          <w:szCs w:val="24"/>
        </w:rPr>
        <w:t xml:space="preserve"> = -0.970, </w:t>
      </w:r>
      <m:oMath>
        <m:r>
          <w:rPr>
            <w:rFonts w:ascii="Cambria Math" w:hAnsi="Cambria Math" w:cs="Times New Roman"/>
            <w:sz w:val="24"/>
            <w:szCs w:val="24"/>
          </w:rPr>
          <m:t>p</m:t>
        </m:r>
      </m:oMath>
      <w:r w:rsidR="006A7166">
        <w:rPr>
          <w:rFonts w:ascii="Times New Roman" w:hAnsi="Times New Roman" w:cs="Times New Roman"/>
          <w:sz w:val="24"/>
          <w:szCs w:val="24"/>
        </w:rPr>
        <w:t xml:space="preserve"> &lt; 0.001),</w:t>
      </w:r>
      <w:r w:rsidR="00295E72">
        <w:rPr>
          <w:rFonts w:ascii="Times New Roman" w:hAnsi="Times New Roman" w:cs="Times New Roman"/>
          <w:sz w:val="24"/>
          <w:szCs w:val="24"/>
        </w:rPr>
        <w:t xml:space="preserve"> </w:t>
      </w:r>
      <w:r w:rsidR="006A7166">
        <w:rPr>
          <w:rFonts w:ascii="Times New Roman" w:hAnsi="Times New Roman" w:cs="Times New Roman"/>
          <w:sz w:val="24"/>
          <w:szCs w:val="24"/>
        </w:rPr>
        <w:t xml:space="preserve">since </w:t>
      </w:r>
      <w:r>
        <w:rPr>
          <w:rFonts w:ascii="Times New Roman" w:hAnsi="Times New Roman" w:cs="Times New Roman"/>
          <w:sz w:val="24"/>
          <w:szCs w:val="24"/>
        </w:rPr>
        <w:t>more</w:t>
      </w:r>
      <w:r w:rsidR="00295E72">
        <w:rPr>
          <w:rFonts w:ascii="Times New Roman" w:hAnsi="Times New Roman" w:cs="Times New Roman"/>
          <w:sz w:val="24"/>
          <w:szCs w:val="24"/>
        </w:rPr>
        <w:t xml:space="preserve"> seeds removed by ants </w:t>
      </w:r>
      <w:r w:rsidR="00E31A7F">
        <w:rPr>
          <w:rFonts w:ascii="Times New Roman" w:hAnsi="Times New Roman" w:cs="Times New Roman"/>
          <w:sz w:val="24"/>
          <w:szCs w:val="24"/>
        </w:rPr>
        <w:t>resulted in</w:t>
      </w:r>
      <w:r w:rsidR="00295E72">
        <w:rPr>
          <w:rFonts w:ascii="Times New Roman" w:hAnsi="Times New Roman" w:cs="Times New Roman"/>
          <w:sz w:val="24"/>
          <w:szCs w:val="24"/>
        </w:rPr>
        <w:t xml:space="preserve"> larger numbers of seeds exposed to predation</w:t>
      </w:r>
      <w:r w:rsidR="00E31A7F">
        <w:rPr>
          <w:rFonts w:ascii="Times New Roman" w:hAnsi="Times New Roman" w:cs="Times New Roman"/>
          <w:sz w:val="24"/>
          <w:szCs w:val="24"/>
        </w:rPr>
        <w:t xml:space="preserve"> and thus fewer seeds that could potentially establish</w:t>
      </w:r>
      <w:r w:rsidR="00295E72">
        <w:rPr>
          <w:rFonts w:ascii="Times New Roman" w:hAnsi="Times New Roman" w:cs="Times New Roman"/>
          <w:sz w:val="24"/>
          <w:szCs w:val="24"/>
        </w:rPr>
        <w:t>.</w:t>
      </w:r>
      <w:r w:rsidR="00E31A7F">
        <w:rPr>
          <w:rFonts w:ascii="Times New Roman" w:hAnsi="Times New Roman" w:cs="Times New Roman"/>
          <w:sz w:val="24"/>
          <w:szCs w:val="24"/>
        </w:rPr>
        <w:t xml:space="preserve"> </w:t>
      </w:r>
      <w:r w:rsidR="006A7166">
        <w:rPr>
          <w:rFonts w:ascii="Times New Roman" w:hAnsi="Times New Roman" w:cs="Times New Roman"/>
          <w:sz w:val="24"/>
          <w:szCs w:val="24"/>
        </w:rPr>
        <w:t xml:space="preserve">The probability </w:t>
      </w:r>
      <w:r w:rsidR="00E31A7F">
        <w:rPr>
          <w:rFonts w:ascii="Times New Roman" w:hAnsi="Times New Roman" w:cs="Times New Roman"/>
          <w:sz w:val="24"/>
          <w:szCs w:val="24"/>
        </w:rPr>
        <w:t>of seed release</w:t>
      </w:r>
      <w:r w:rsidR="006A7166">
        <w:rPr>
          <w:rFonts w:ascii="Times New Roman" w:hAnsi="Times New Roman" w:cs="Times New Roman"/>
          <w:sz w:val="24"/>
          <w:szCs w:val="24"/>
        </w:rPr>
        <w:t xml:space="preserve"> from flower heads</w:t>
      </w:r>
      <w:r w:rsidR="00E31A7F">
        <w:rPr>
          <w:rFonts w:ascii="Times New Roman" w:hAnsi="Times New Roman" w:cs="Times New Roman"/>
          <w:sz w:val="24"/>
          <w:szCs w:val="24"/>
        </w:rPr>
        <w:t xml:space="preserve"> was positively correlated with median </w:t>
      </w:r>
      <w:r w:rsidR="00DB148A">
        <w:rPr>
          <w:rFonts w:ascii="Times New Roman" w:hAnsi="Times New Roman" w:cs="Times New Roman"/>
          <w:sz w:val="24"/>
          <w:szCs w:val="24"/>
        </w:rPr>
        <w:t xml:space="preserve">spread rate </w:t>
      </w:r>
      <w:r w:rsidR="00E31A7F">
        <w:rPr>
          <w:rFonts w:ascii="Times New Roman" w:hAnsi="Times New Roman" w:cs="Times New Roman"/>
          <w:sz w:val="24"/>
          <w:szCs w:val="24"/>
        </w:rPr>
        <w:t>(</w:t>
      </w:r>
      <m:oMath>
        <m:r>
          <w:rPr>
            <w:rFonts w:ascii="Cambria Math" w:hAnsi="Cambria Math" w:cs="Times New Roman"/>
            <w:sz w:val="24"/>
            <w:szCs w:val="24"/>
          </w:rPr>
          <m:t>r</m:t>
        </m:r>
      </m:oMath>
      <w:r w:rsidR="00E31A7F">
        <w:rPr>
          <w:rFonts w:ascii="Times New Roman" w:hAnsi="Times New Roman" w:cs="Times New Roman"/>
          <w:sz w:val="24"/>
          <w:szCs w:val="24"/>
        </w:rPr>
        <w:t xml:space="preserve"> = 0.</w:t>
      </w:r>
      <w:r>
        <w:rPr>
          <w:rFonts w:ascii="Times New Roman" w:hAnsi="Times New Roman" w:cs="Times New Roman"/>
          <w:sz w:val="24"/>
          <w:szCs w:val="24"/>
        </w:rPr>
        <w:t>972</w:t>
      </w:r>
      <w:r w:rsidR="00E31A7F">
        <w:rPr>
          <w:rFonts w:ascii="Times New Roman" w:hAnsi="Times New Roman" w:cs="Times New Roman"/>
          <w:sz w:val="24"/>
          <w:szCs w:val="24"/>
        </w:rPr>
        <w:t xml:space="preserve">, </w:t>
      </w:r>
      <m:oMath>
        <m:r>
          <w:rPr>
            <w:rFonts w:ascii="Cambria Math" w:hAnsi="Cambria Math" w:cs="Times New Roman"/>
            <w:sz w:val="24"/>
            <w:szCs w:val="24"/>
          </w:rPr>
          <m:t>p</m:t>
        </m:r>
      </m:oMath>
      <w:r w:rsidR="00E31A7F">
        <w:rPr>
          <w:rFonts w:ascii="Times New Roman" w:hAnsi="Times New Roman" w:cs="Times New Roman"/>
          <w:sz w:val="24"/>
          <w:szCs w:val="24"/>
        </w:rPr>
        <w:t xml:space="preserve"> &lt; 0.001), where more seeds released</w:t>
      </w:r>
      <w:r w:rsidR="00216E6F">
        <w:rPr>
          <w:rFonts w:ascii="Times New Roman" w:hAnsi="Times New Roman" w:cs="Times New Roman"/>
          <w:sz w:val="24"/>
          <w:szCs w:val="24"/>
        </w:rPr>
        <w:t xml:space="preserve"> </w:t>
      </w:r>
      <w:r w:rsidR="00E31A7F">
        <w:rPr>
          <w:rFonts w:ascii="Times New Roman" w:hAnsi="Times New Roman" w:cs="Times New Roman"/>
          <w:sz w:val="24"/>
          <w:szCs w:val="24"/>
        </w:rPr>
        <w:t xml:space="preserve">resulted in </w:t>
      </w:r>
      <w:r w:rsidR="00216E6F">
        <w:rPr>
          <w:rFonts w:ascii="Times New Roman" w:hAnsi="Times New Roman" w:cs="Times New Roman"/>
          <w:sz w:val="24"/>
          <w:szCs w:val="24"/>
        </w:rPr>
        <w:t xml:space="preserve">a </w:t>
      </w:r>
      <w:r w:rsidR="00E31A7F">
        <w:rPr>
          <w:rFonts w:ascii="Times New Roman" w:hAnsi="Times New Roman" w:cs="Times New Roman"/>
          <w:sz w:val="24"/>
          <w:szCs w:val="24"/>
        </w:rPr>
        <w:t xml:space="preserve">higher occurrence of nonzero </w:t>
      </w:r>
      <w:r w:rsidR="00E31A7F">
        <w:rPr>
          <w:rFonts w:ascii="Times New Roman" w:hAnsi="Times New Roman" w:cs="Times New Roman"/>
          <w:sz w:val="24"/>
          <w:szCs w:val="24"/>
        </w:rPr>
        <w:lastRenderedPageBreak/>
        <w:t xml:space="preserve">dispersal distances and thus higher </w:t>
      </w:r>
      <w:r w:rsidR="00DB148A">
        <w:rPr>
          <w:rFonts w:ascii="Times New Roman" w:hAnsi="Times New Roman" w:cs="Times New Roman"/>
          <w:sz w:val="24"/>
          <w:szCs w:val="24"/>
        </w:rPr>
        <w:t>spread rate</w:t>
      </w:r>
      <w:r w:rsidR="00E31A7F">
        <w:rPr>
          <w:rFonts w:ascii="Times New Roman" w:hAnsi="Times New Roman" w:cs="Times New Roman"/>
          <w:sz w:val="24"/>
          <w:szCs w:val="24"/>
        </w:rPr>
        <w:t>.</w:t>
      </w:r>
      <w:r w:rsidR="00D479B0" w:rsidRPr="00D479B0">
        <w:rPr>
          <w:rFonts w:ascii="Times New Roman" w:eastAsiaTheme="minorEastAsia" w:hAnsi="Times New Roman" w:cs="Times New Roman"/>
          <w:sz w:val="24"/>
          <w:szCs w:val="24"/>
        </w:rPr>
        <w:t xml:space="preserve"> </w:t>
      </w:r>
      <w:r w:rsidR="00D479B0" w:rsidRPr="003B5DA6">
        <w:rPr>
          <w:rFonts w:ascii="Times New Roman" w:eastAsiaTheme="minorEastAsia" w:hAnsi="Times New Roman" w:cs="Times New Roman"/>
          <w:sz w:val="24"/>
          <w:szCs w:val="24"/>
        </w:rPr>
        <w:t xml:space="preserve">Interestingly, while Figure </w:t>
      </w:r>
      <w:r w:rsidR="00FC38F2">
        <w:rPr>
          <w:rFonts w:ascii="Times New Roman" w:eastAsiaTheme="minorEastAsia" w:hAnsi="Times New Roman" w:cs="Times New Roman"/>
          <w:sz w:val="24"/>
          <w:szCs w:val="24"/>
        </w:rPr>
        <w:t>3</w:t>
      </w:r>
      <w:r w:rsidR="00D479B0" w:rsidRPr="003B5DA6">
        <w:rPr>
          <w:rFonts w:ascii="Times New Roman" w:eastAsiaTheme="minorEastAsia" w:hAnsi="Times New Roman" w:cs="Times New Roman"/>
          <w:sz w:val="24"/>
          <w:szCs w:val="24"/>
        </w:rPr>
        <w:t xml:space="preserve"> shows that the probabilities of both removal and predation of seeds by ants, as well as the probability of seed release from flower heads, had notable impacts on spread rates across their range of [0, 1], the probability of seed </w:t>
      </w:r>
      <w:r>
        <w:rPr>
          <w:rFonts w:ascii="Times New Roman" w:eastAsiaTheme="minorEastAsia" w:hAnsi="Times New Roman" w:cs="Times New Roman"/>
          <w:sz w:val="24"/>
          <w:szCs w:val="24"/>
        </w:rPr>
        <w:t>release did not have a</w:t>
      </w:r>
      <w:r w:rsidR="00D479B0" w:rsidRPr="003B5DA6">
        <w:rPr>
          <w:rFonts w:ascii="Times New Roman" w:eastAsiaTheme="minorEastAsia" w:hAnsi="Times New Roman" w:cs="Times New Roman"/>
          <w:sz w:val="24"/>
          <w:szCs w:val="24"/>
        </w:rPr>
        <w:t xml:space="preserve"> high elasticity. This is likely because the observed value</w:t>
      </w:r>
      <w:r>
        <w:rPr>
          <w:rFonts w:ascii="Times New Roman" w:eastAsiaTheme="minorEastAsia" w:hAnsi="Times New Roman" w:cs="Times New Roman"/>
          <w:sz w:val="24"/>
          <w:szCs w:val="24"/>
        </w:rPr>
        <w:t>s</w:t>
      </w:r>
      <w:r w:rsidR="00D479B0" w:rsidRPr="003B5DA6">
        <w:rPr>
          <w:rFonts w:ascii="Times New Roman" w:eastAsiaTheme="minorEastAsia" w:hAnsi="Times New Roman" w:cs="Times New Roman"/>
          <w:sz w:val="24"/>
          <w:szCs w:val="24"/>
        </w:rPr>
        <w:t xml:space="preserve"> of seed removal probability (0.948)</w:t>
      </w:r>
      <w:r>
        <w:rPr>
          <w:rFonts w:ascii="Times New Roman" w:eastAsiaTheme="minorEastAsia" w:hAnsi="Times New Roman" w:cs="Times New Roman"/>
          <w:sz w:val="24"/>
          <w:szCs w:val="24"/>
        </w:rPr>
        <w:t xml:space="preserve"> and seed predation probability (0.900)</w:t>
      </w:r>
      <w:r w:rsidR="00D479B0" w:rsidRPr="003B5DA6">
        <w:rPr>
          <w:rFonts w:ascii="Times New Roman" w:eastAsiaTheme="minorEastAsia" w:hAnsi="Times New Roman" w:cs="Times New Roman"/>
          <w:sz w:val="24"/>
          <w:szCs w:val="24"/>
        </w:rPr>
        <w:t xml:space="preserve"> w</w:t>
      </w:r>
      <w:r>
        <w:rPr>
          <w:rFonts w:ascii="Times New Roman" w:eastAsiaTheme="minorEastAsia" w:hAnsi="Times New Roman" w:cs="Times New Roman"/>
          <w:sz w:val="24"/>
          <w:szCs w:val="24"/>
        </w:rPr>
        <w:t>ere</w:t>
      </w:r>
      <w:r w:rsidR="00D479B0" w:rsidRPr="003B5DA6">
        <w:rPr>
          <w:rFonts w:ascii="Times New Roman" w:eastAsiaTheme="minorEastAsia" w:hAnsi="Times New Roman" w:cs="Times New Roman"/>
          <w:sz w:val="24"/>
          <w:szCs w:val="24"/>
        </w:rPr>
        <w:t xml:space="preserve"> already close to the maximum of 1 while seed release</w:t>
      </w:r>
      <w:r>
        <w:rPr>
          <w:rFonts w:ascii="Times New Roman" w:eastAsiaTheme="minorEastAsia" w:hAnsi="Times New Roman" w:cs="Times New Roman"/>
          <w:sz w:val="24"/>
          <w:szCs w:val="24"/>
        </w:rPr>
        <w:t xml:space="preserve"> probability</w:t>
      </w:r>
      <w:r w:rsidR="00D479B0" w:rsidRPr="003B5DA6">
        <w:rPr>
          <w:rFonts w:ascii="Times New Roman" w:eastAsiaTheme="minorEastAsia" w:hAnsi="Times New Roman" w:cs="Times New Roman"/>
          <w:sz w:val="24"/>
          <w:szCs w:val="24"/>
        </w:rPr>
        <w:t xml:space="preserve"> (0.056) </w:t>
      </w:r>
      <w:r>
        <w:rPr>
          <w:rFonts w:ascii="Times New Roman" w:eastAsiaTheme="minorEastAsia" w:hAnsi="Times New Roman" w:cs="Times New Roman"/>
          <w:sz w:val="24"/>
          <w:szCs w:val="24"/>
        </w:rPr>
        <w:t>was</w:t>
      </w:r>
      <w:r w:rsidRPr="003B5DA6">
        <w:rPr>
          <w:rFonts w:ascii="Times New Roman" w:eastAsiaTheme="minorEastAsia" w:hAnsi="Times New Roman" w:cs="Times New Roman"/>
          <w:sz w:val="24"/>
          <w:szCs w:val="24"/>
        </w:rPr>
        <w:t xml:space="preserve"> </w:t>
      </w:r>
      <w:r w:rsidR="00D479B0" w:rsidRPr="003B5DA6">
        <w:rPr>
          <w:rFonts w:ascii="Times New Roman" w:eastAsiaTheme="minorEastAsia" w:hAnsi="Times New Roman" w:cs="Times New Roman"/>
          <w:sz w:val="24"/>
          <w:szCs w:val="24"/>
        </w:rPr>
        <w:t xml:space="preserve">close to the minimum of 0; thus, the same percent change in the former </w:t>
      </w:r>
      <w:r>
        <w:rPr>
          <w:rFonts w:ascii="Times New Roman" w:eastAsiaTheme="minorEastAsia" w:hAnsi="Times New Roman" w:cs="Times New Roman"/>
          <w:sz w:val="24"/>
          <w:szCs w:val="24"/>
        </w:rPr>
        <w:t xml:space="preserve">two </w:t>
      </w:r>
      <w:r w:rsidR="00A619E6">
        <w:rPr>
          <w:rFonts w:ascii="Times New Roman" w:eastAsiaTheme="minorEastAsia" w:hAnsi="Times New Roman" w:cs="Times New Roman"/>
          <w:sz w:val="24"/>
          <w:szCs w:val="24"/>
        </w:rPr>
        <w:t>was</w:t>
      </w:r>
      <w:r w:rsidR="00D479B0" w:rsidRPr="003B5DA6">
        <w:rPr>
          <w:rFonts w:ascii="Times New Roman" w:eastAsiaTheme="minorEastAsia" w:hAnsi="Times New Roman" w:cs="Times New Roman"/>
          <w:sz w:val="24"/>
          <w:szCs w:val="24"/>
        </w:rPr>
        <w:t xml:space="preserve"> much larger in absolute terms and thus produce</w:t>
      </w:r>
      <w:r w:rsidR="00A619E6">
        <w:rPr>
          <w:rFonts w:ascii="Times New Roman" w:eastAsiaTheme="minorEastAsia" w:hAnsi="Times New Roman" w:cs="Times New Roman"/>
          <w:sz w:val="24"/>
          <w:szCs w:val="24"/>
        </w:rPr>
        <w:t>d</w:t>
      </w:r>
      <w:r w:rsidR="00D479B0" w:rsidRPr="003B5DA6">
        <w:rPr>
          <w:rFonts w:ascii="Times New Roman" w:eastAsiaTheme="minorEastAsia" w:hAnsi="Times New Roman" w:cs="Times New Roman"/>
          <w:sz w:val="24"/>
          <w:szCs w:val="24"/>
        </w:rPr>
        <w:t xml:space="preserve"> a much larger change in spread rate than the </w:t>
      </w:r>
      <w:r>
        <w:rPr>
          <w:rFonts w:ascii="Times New Roman" w:eastAsiaTheme="minorEastAsia" w:hAnsi="Times New Roman" w:cs="Times New Roman"/>
          <w:sz w:val="24"/>
          <w:szCs w:val="24"/>
        </w:rPr>
        <w:t>latter</w:t>
      </w:r>
      <w:r w:rsidR="00D479B0" w:rsidRPr="003B5DA6">
        <w:rPr>
          <w:rFonts w:ascii="Times New Roman" w:eastAsiaTheme="minorEastAsia" w:hAnsi="Times New Roman" w:cs="Times New Roman"/>
          <w:sz w:val="24"/>
          <w:szCs w:val="24"/>
        </w:rPr>
        <w:t>.</w:t>
      </w:r>
    </w:p>
    <w:p w14:paraId="28D03960" w14:textId="3BDB3A24" w:rsidR="00072FF3" w:rsidRDefault="00ED1A7E" w:rsidP="004C2241">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For </w:t>
      </w:r>
      <w:r w:rsidR="00D23278">
        <w:rPr>
          <w:rFonts w:ascii="Times New Roman" w:hAnsi="Times New Roman" w:cs="Times New Roman"/>
          <w:sz w:val="24"/>
          <w:szCs w:val="24"/>
        </w:rPr>
        <w:t>the remaining</w:t>
      </w:r>
      <w:r w:rsidR="00FC38F2">
        <w:rPr>
          <w:rFonts w:ascii="Times New Roman" w:hAnsi="Times New Roman" w:cs="Times New Roman"/>
          <w:sz w:val="24"/>
          <w:szCs w:val="24"/>
        </w:rPr>
        <w:t xml:space="preserve"> 11</w:t>
      </w:r>
      <w:r w:rsidR="00D23278">
        <w:rPr>
          <w:rFonts w:ascii="Times New Roman" w:hAnsi="Times New Roman" w:cs="Times New Roman"/>
          <w:sz w:val="24"/>
          <w:szCs w:val="24"/>
        </w:rPr>
        <w:t xml:space="preserve"> </w:t>
      </w:r>
      <w:r>
        <w:rPr>
          <w:rFonts w:ascii="Times New Roman" w:hAnsi="Times New Roman" w:cs="Times New Roman"/>
          <w:sz w:val="24"/>
          <w:szCs w:val="24"/>
        </w:rPr>
        <w:t xml:space="preserve">parameters </w:t>
      </w:r>
      <w:r w:rsidR="00FC38F2">
        <w:rPr>
          <w:rFonts w:ascii="Times New Roman" w:hAnsi="Times New Roman" w:cs="Times New Roman"/>
          <w:sz w:val="24"/>
          <w:szCs w:val="24"/>
        </w:rPr>
        <w:t xml:space="preserve">that were </w:t>
      </w:r>
      <w:r>
        <w:rPr>
          <w:rFonts w:ascii="Times New Roman" w:hAnsi="Times New Roman" w:cs="Times New Roman"/>
          <w:sz w:val="24"/>
          <w:szCs w:val="24"/>
        </w:rPr>
        <w:t xml:space="preserve">perturbed between </w:t>
      </w: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50% of their </w:t>
      </w:r>
      <w:r w:rsidR="00FC38F2">
        <w:rPr>
          <w:rFonts w:ascii="Times New Roman" w:eastAsiaTheme="minorEastAsia" w:hAnsi="Times New Roman" w:cs="Times New Roman"/>
          <w:sz w:val="24"/>
          <w:szCs w:val="24"/>
        </w:rPr>
        <w:t>baseline</w:t>
      </w:r>
      <w:r>
        <w:rPr>
          <w:rFonts w:ascii="Times New Roman" w:eastAsiaTheme="minorEastAsia" w:hAnsi="Times New Roman" w:cs="Times New Roman"/>
          <w:sz w:val="24"/>
          <w:szCs w:val="24"/>
        </w:rPr>
        <w:t xml:space="preserve"> values, </w:t>
      </w:r>
      <w:r w:rsidR="006A7166">
        <w:rPr>
          <w:rFonts w:ascii="Times New Roman" w:eastAsiaTheme="minorEastAsia" w:hAnsi="Times New Roman" w:cs="Times New Roman"/>
          <w:sz w:val="24"/>
          <w:szCs w:val="24"/>
        </w:rPr>
        <w:t xml:space="preserve">significant </w:t>
      </w:r>
      <w:r>
        <w:rPr>
          <w:rFonts w:ascii="Times New Roman" w:eastAsiaTheme="minorEastAsia" w:hAnsi="Times New Roman" w:cs="Times New Roman"/>
          <w:sz w:val="24"/>
          <w:szCs w:val="24"/>
        </w:rPr>
        <w:t xml:space="preserve">positive linear correlations with median simulated </w:t>
      </w:r>
      <w:r w:rsidR="00DB148A">
        <w:rPr>
          <w:rFonts w:ascii="Times New Roman" w:hAnsi="Times New Roman" w:cs="Times New Roman"/>
          <w:sz w:val="24"/>
          <w:szCs w:val="24"/>
        </w:rPr>
        <w:t>spread rate</w:t>
      </w:r>
      <w:r w:rsidR="00DB148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were</w:t>
      </w:r>
      <w:r w:rsidR="00346A53">
        <w:rPr>
          <w:rFonts w:ascii="Times New Roman" w:eastAsiaTheme="minorEastAsia" w:hAnsi="Times New Roman" w:cs="Times New Roman"/>
          <w:sz w:val="24"/>
          <w:szCs w:val="24"/>
        </w:rPr>
        <w:t xml:space="preserve"> generally</w:t>
      </w:r>
      <w:r>
        <w:rPr>
          <w:rFonts w:ascii="Times New Roman" w:eastAsiaTheme="minorEastAsia" w:hAnsi="Times New Roman" w:cs="Times New Roman"/>
          <w:sz w:val="24"/>
          <w:szCs w:val="24"/>
        </w:rPr>
        <w:t xml:space="preserve"> observed</w:t>
      </w:r>
      <w:r w:rsidR="00D23278">
        <w:rPr>
          <w:rFonts w:ascii="Times New Roman" w:eastAsiaTheme="minorEastAsia" w:hAnsi="Times New Roman" w:cs="Times New Roman"/>
          <w:sz w:val="24"/>
          <w:szCs w:val="24"/>
        </w:rPr>
        <w:t xml:space="preserve"> (Figure </w:t>
      </w:r>
      <w:r w:rsidR="00FC38F2">
        <w:rPr>
          <w:rFonts w:ascii="Times New Roman" w:eastAsiaTheme="minorEastAsia" w:hAnsi="Times New Roman" w:cs="Times New Roman"/>
          <w:sz w:val="24"/>
          <w:szCs w:val="24"/>
        </w:rPr>
        <w:t>3</w:t>
      </w:r>
      <w:r w:rsidR="00D23278">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00346A53">
        <w:rPr>
          <w:rFonts w:ascii="Times New Roman" w:eastAsiaTheme="minorEastAsia" w:hAnsi="Times New Roman" w:cs="Times New Roman"/>
          <w:sz w:val="24"/>
          <w:szCs w:val="24"/>
        </w:rPr>
        <w:t xml:space="preserve">though not for </w:t>
      </w:r>
      <w:proofErr w:type="gramStart"/>
      <w:r w:rsidR="00346A53">
        <w:rPr>
          <w:rFonts w:ascii="Times New Roman" w:eastAsiaTheme="minorEastAsia" w:hAnsi="Times New Roman" w:cs="Times New Roman"/>
          <w:sz w:val="24"/>
          <w:szCs w:val="24"/>
        </w:rPr>
        <w:t>all of</w:t>
      </w:r>
      <w:proofErr w:type="gramEnd"/>
      <w:r w:rsidR="00346A53">
        <w:rPr>
          <w:rFonts w:ascii="Times New Roman" w:eastAsiaTheme="minorEastAsia" w:hAnsi="Times New Roman" w:cs="Times New Roman"/>
          <w:sz w:val="24"/>
          <w:szCs w:val="24"/>
        </w:rPr>
        <w:t xml:space="preserve"> the</w:t>
      </w:r>
      <w:r>
        <w:rPr>
          <w:rFonts w:ascii="Times New Roman" w:eastAsiaTheme="minorEastAsia" w:hAnsi="Times New Roman" w:cs="Times New Roman"/>
          <w:sz w:val="24"/>
          <w:szCs w:val="24"/>
        </w:rPr>
        <w:t xml:space="preserve"> parameters examined. Neither </w:t>
      </w:r>
      <w:r w:rsidR="00D23278">
        <w:rPr>
          <w:rFonts w:ascii="Times New Roman" w:eastAsiaTheme="minorEastAsia" w:hAnsi="Times New Roman" w:cs="Times New Roman"/>
          <w:sz w:val="24"/>
          <w:szCs w:val="24"/>
        </w:rPr>
        <w:t>the</w:t>
      </w:r>
      <w:r w:rsidR="006A7166">
        <w:rPr>
          <w:rFonts w:ascii="Times New Roman" w:eastAsiaTheme="minorEastAsia" w:hAnsi="Times New Roman" w:cs="Times New Roman"/>
          <w:sz w:val="24"/>
          <w:szCs w:val="24"/>
        </w:rPr>
        <w:t xml:space="preserve"> </w:t>
      </w:r>
      <w:r w:rsidR="006A7166">
        <w:rPr>
          <w:rFonts w:ascii="Times New Roman" w:hAnsi="Times New Roman" w:cs="Times New Roman"/>
          <w:sz w:val="24"/>
          <w:szCs w:val="24"/>
        </w:rPr>
        <w:t>ant nest density (</w:t>
      </w:r>
      <m:oMath>
        <m:r>
          <w:rPr>
            <w:rFonts w:ascii="Cambria Math" w:hAnsi="Cambria Math" w:cs="Times New Roman"/>
            <w:sz w:val="24"/>
            <w:szCs w:val="24"/>
          </w:rPr>
          <m:t>r</m:t>
        </m:r>
      </m:oMath>
      <w:r w:rsidR="006A7166">
        <w:rPr>
          <w:rFonts w:ascii="Times New Roman" w:hAnsi="Times New Roman" w:cs="Times New Roman"/>
          <w:sz w:val="24"/>
          <w:szCs w:val="24"/>
        </w:rPr>
        <w:t xml:space="preserve"> = 0.019, </w:t>
      </w:r>
      <m:oMath>
        <m:r>
          <w:rPr>
            <w:rFonts w:ascii="Cambria Math" w:hAnsi="Cambria Math" w:cs="Times New Roman"/>
            <w:sz w:val="24"/>
            <w:szCs w:val="24"/>
          </w:rPr>
          <m:t>p</m:t>
        </m:r>
      </m:oMath>
      <w:r w:rsidR="006A7166">
        <w:rPr>
          <w:rFonts w:ascii="Times New Roman" w:hAnsi="Times New Roman" w:cs="Times New Roman"/>
          <w:sz w:val="24"/>
          <w:szCs w:val="24"/>
        </w:rPr>
        <w:t xml:space="preserve"> = 0.956) nor the</w:t>
      </w:r>
      <w:r w:rsidR="00D23278">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maximum search distance from </w:t>
      </w:r>
      <w:r w:rsidR="00D23278">
        <w:rPr>
          <w:rFonts w:ascii="Times New Roman" w:hAnsi="Times New Roman" w:cs="Times New Roman"/>
          <w:sz w:val="24"/>
          <w:szCs w:val="24"/>
        </w:rPr>
        <w:t>a</w:t>
      </w:r>
      <w:r>
        <w:rPr>
          <w:rFonts w:ascii="Times New Roman" w:hAnsi="Times New Roman" w:cs="Times New Roman"/>
          <w:sz w:val="24"/>
          <w:szCs w:val="24"/>
        </w:rPr>
        <w:t xml:space="preserve"> nest (</w:t>
      </w:r>
      <m:oMath>
        <m:r>
          <w:rPr>
            <w:rFonts w:ascii="Cambria Math" w:hAnsi="Cambria Math" w:cs="Times New Roman"/>
            <w:sz w:val="24"/>
            <w:szCs w:val="24"/>
          </w:rPr>
          <m:t>r</m:t>
        </m:r>
      </m:oMath>
      <w:r>
        <w:rPr>
          <w:rFonts w:ascii="Times New Roman" w:hAnsi="Times New Roman" w:cs="Times New Roman"/>
          <w:sz w:val="24"/>
          <w:szCs w:val="24"/>
        </w:rPr>
        <w:t xml:space="preserve"> = </w:t>
      </w:r>
      <w:r w:rsidR="006A7166">
        <w:rPr>
          <w:rFonts w:ascii="Times New Roman" w:hAnsi="Times New Roman" w:cs="Times New Roman"/>
          <w:sz w:val="24"/>
          <w:szCs w:val="24"/>
        </w:rPr>
        <w:t>0.047</w:t>
      </w:r>
      <w:r>
        <w:rPr>
          <w:rFonts w:ascii="Times New Roman" w:hAnsi="Times New Roman" w:cs="Times New Roman"/>
          <w:sz w:val="24"/>
          <w:szCs w:val="24"/>
        </w:rPr>
        <w:t xml:space="preserve">, </w:t>
      </w:r>
      <m:oMath>
        <m:r>
          <w:rPr>
            <w:rFonts w:ascii="Cambria Math" w:hAnsi="Cambria Math" w:cs="Times New Roman"/>
            <w:sz w:val="24"/>
            <w:szCs w:val="24"/>
          </w:rPr>
          <m:t>p</m:t>
        </m:r>
      </m:oMath>
      <w:r>
        <w:rPr>
          <w:rFonts w:ascii="Times New Roman" w:hAnsi="Times New Roman" w:cs="Times New Roman"/>
          <w:sz w:val="24"/>
          <w:szCs w:val="24"/>
        </w:rPr>
        <w:t xml:space="preserve"> = 0.</w:t>
      </w:r>
      <w:r w:rsidR="006A7166">
        <w:rPr>
          <w:rFonts w:ascii="Times New Roman" w:hAnsi="Times New Roman" w:cs="Times New Roman"/>
          <w:sz w:val="24"/>
          <w:szCs w:val="24"/>
        </w:rPr>
        <w:t>890</w:t>
      </w:r>
      <w:r>
        <w:rPr>
          <w:rFonts w:ascii="Times New Roman" w:hAnsi="Times New Roman" w:cs="Times New Roman"/>
          <w:sz w:val="24"/>
          <w:szCs w:val="24"/>
        </w:rPr>
        <w:t xml:space="preserve">) were </w:t>
      </w:r>
      <w:r w:rsidR="00680F77">
        <w:rPr>
          <w:rFonts w:ascii="Times New Roman" w:hAnsi="Times New Roman" w:cs="Times New Roman"/>
          <w:sz w:val="24"/>
          <w:szCs w:val="24"/>
        </w:rPr>
        <w:t xml:space="preserve">significantly </w:t>
      </w:r>
      <w:r>
        <w:rPr>
          <w:rFonts w:ascii="Times New Roman" w:hAnsi="Times New Roman" w:cs="Times New Roman"/>
          <w:sz w:val="24"/>
          <w:szCs w:val="24"/>
        </w:rPr>
        <w:t xml:space="preserve">correlated with median </w:t>
      </w:r>
      <w:r w:rsidR="00DB148A">
        <w:rPr>
          <w:rFonts w:ascii="Times New Roman" w:hAnsi="Times New Roman" w:cs="Times New Roman"/>
          <w:sz w:val="24"/>
          <w:szCs w:val="24"/>
        </w:rPr>
        <w:t>spread rate</w:t>
      </w:r>
      <w:r>
        <w:rPr>
          <w:rFonts w:ascii="Times New Roman" w:hAnsi="Times New Roman" w:cs="Times New Roman"/>
          <w:sz w:val="24"/>
          <w:szCs w:val="24"/>
        </w:rPr>
        <w:t>.</w:t>
      </w:r>
      <w:r w:rsidR="00680F77">
        <w:rPr>
          <w:rFonts w:ascii="Times New Roman" w:hAnsi="Times New Roman" w:cs="Times New Roman"/>
          <w:sz w:val="24"/>
          <w:szCs w:val="24"/>
        </w:rPr>
        <w:t xml:space="preserve"> </w:t>
      </w:r>
      <w:r w:rsidR="006A7166">
        <w:rPr>
          <w:rFonts w:ascii="Times New Roman" w:hAnsi="Times New Roman" w:cs="Times New Roman"/>
          <w:sz w:val="24"/>
          <w:szCs w:val="24"/>
        </w:rPr>
        <w:t>S</w:t>
      </w:r>
      <w:r w:rsidR="00680F77">
        <w:rPr>
          <w:rFonts w:ascii="Times New Roman" w:hAnsi="Times New Roman" w:cs="Times New Roman"/>
          <w:sz w:val="24"/>
          <w:szCs w:val="24"/>
        </w:rPr>
        <w:t xml:space="preserve">urrounding vegetation height was negatively correlated with median </w:t>
      </w:r>
      <w:r w:rsidR="00DB148A">
        <w:rPr>
          <w:rFonts w:ascii="Times New Roman" w:hAnsi="Times New Roman" w:cs="Times New Roman"/>
          <w:sz w:val="24"/>
          <w:szCs w:val="24"/>
        </w:rPr>
        <w:t xml:space="preserve">spread rate </w:t>
      </w:r>
      <w:r w:rsidR="00680F77">
        <w:rPr>
          <w:rFonts w:ascii="Times New Roman" w:hAnsi="Times New Roman" w:cs="Times New Roman"/>
          <w:sz w:val="24"/>
          <w:szCs w:val="24"/>
        </w:rPr>
        <w:t>(</w:t>
      </w:r>
      <m:oMath>
        <m:r>
          <w:rPr>
            <w:rFonts w:ascii="Cambria Math" w:hAnsi="Cambria Math" w:cs="Times New Roman"/>
            <w:sz w:val="24"/>
            <w:szCs w:val="24"/>
          </w:rPr>
          <m:t>r</m:t>
        </m:r>
      </m:oMath>
      <w:r w:rsidR="00680F77">
        <w:rPr>
          <w:rFonts w:ascii="Times New Roman" w:hAnsi="Times New Roman" w:cs="Times New Roman"/>
          <w:sz w:val="24"/>
          <w:szCs w:val="24"/>
        </w:rPr>
        <w:t xml:space="preserve"> = -0.</w:t>
      </w:r>
      <w:r w:rsidR="00744D3B">
        <w:rPr>
          <w:rFonts w:ascii="Times New Roman" w:hAnsi="Times New Roman" w:cs="Times New Roman"/>
          <w:sz w:val="24"/>
          <w:szCs w:val="24"/>
        </w:rPr>
        <w:t>874</w:t>
      </w:r>
      <w:r w:rsidR="00680F77">
        <w:rPr>
          <w:rFonts w:ascii="Times New Roman" w:hAnsi="Times New Roman" w:cs="Times New Roman"/>
          <w:sz w:val="24"/>
          <w:szCs w:val="24"/>
        </w:rPr>
        <w:t xml:space="preserve">, </w:t>
      </w:r>
      <m:oMath>
        <m:r>
          <w:rPr>
            <w:rFonts w:ascii="Cambria Math" w:hAnsi="Cambria Math" w:cs="Times New Roman"/>
            <w:sz w:val="24"/>
            <w:szCs w:val="24"/>
          </w:rPr>
          <m:t>p</m:t>
        </m:r>
      </m:oMath>
      <w:r w:rsidR="00680F77">
        <w:rPr>
          <w:rFonts w:ascii="Times New Roman" w:hAnsi="Times New Roman" w:cs="Times New Roman"/>
          <w:sz w:val="24"/>
          <w:szCs w:val="24"/>
        </w:rPr>
        <w:t xml:space="preserve"> </w:t>
      </w:r>
      <w:r w:rsidR="00744D3B">
        <w:rPr>
          <w:rFonts w:ascii="Times New Roman" w:hAnsi="Times New Roman" w:cs="Times New Roman"/>
          <w:sz w:val="24"/>
          <w:szCs w:val="24"/>
        </w:rPr>
        <w:t>&lt; 0.001</w:t>
      </w:r>
      <w:r w:rsidR="00680F77">
        <w:rPr>
          <w:rFonts w:ascii="Times New Roman" w:hAnsi="Times New Roman" w:cs="Times New Roman"/>
          <w:sz w:val="24"/>
          <w:szCs w:val="24"/>
        </w:rPr>
        <w:t xml:space="preserve">), as </w:t>
      </w:r>
      <w:r w:rsidR="00346A53">
        <w:rPr>
          <w:rFonts w:ascii="Times New Roman" w:hAnsi="Times New Roman" w:cs="Times New Roman"/>
          <w:sz w:val="24"/>
          <w:szCs w:val="24"/>
        </w:rPr>
        <w:t xml:space="preserve">taller vegetation near the point of seed release decreases </w:t>
      </w:r>
      <w:proofErr w:type="gramStart"/>
      <w:r w:rsidR="00346A53">
        <w:rPr>
          <w:rFonts w:ascii="Times New Roman" w:hAnsi="Times New Roman" w:cs="Times New Roman"/>
          <w:sz w:val="24"/>
          <w:szCs w:val="24"/>
        </w:rPr>
        <w:t>air time</w:t>
      </w:r>
      <w:proofErr w:type="gramEnd"/>
      <w:r w:rsidR="00346A53">
        <w:rPr>
          <w:rFonts w:ascii="Times New Roman" w:hAnsi="Times New Roman" w:cs="Times New Roman"/>
          <w:sz w:val="24"/>
          <w:szCs w:val="24"/>
        </w:rPr>
        <w:t xml:space="preserve"> and wind speeds</w:t>
      </w:r>
      <w:r w:rsidR="00680F77">
        <w:rPr>
          <w:rFonts w:ascii="Times New Roman" w:hAnsi="Times New Roman" w:cs="Times New Roman"/>
          <w:sz w:val="24"/>
          <w:szCs w:val="24"/>
        </w:rPr>
        <w:t xml:space="preserve">, </w:t>
      </w:r>
      <w:r w:rsidR="00346A53">
        <w:rPr>
          <w:rFonts w:ascii="Times New Roman" w:hAnsi="Times New Roman" w:cs="Times New Roman"/>
          <w:sz w:val="24"/>
          <w:szCs w:val="24"/>
        </w:rPr>
        <w:t xml:space="preserve">reducing </w:t>
      </w:r>
      <w:r w:rsidR="00680F77">
        <w:rPr>
          <w:rFonts w:ascii="Times New Roman" w:hAnsi="Times New Roman" w:cs="Times New Roman"/>
          <w:sz w:val="24"/>
          <w:szCs w:val="24"/>
        </w:rPr>
        <w:t>dispersal distances.</w:t>
      </w:r>
      <w:r>
        <w:rPr>
          <w:rFonts w:ascii="Times New Roman" w:hAnsi="Times New Roman" w:cs="Times New Roman"/>
          <w:sz w:val="24"/>
          <w:szCs w:val="24"/>
        </w:rPr>
        <w:t xml:space="preserve"> Mean seed terminal velocity was</w:t>
      </w:r>
      <w:r w:rsidR="00680F77">
        <w:rPr>
          <w:rFonts w:ascii="Times New Roman" w:hAnsi="Times New Roman" w:cs="Times New Roman"/>
          <w:sz w:val="24"/>
          <w:szCs w:val="24"/>
        </w:rPr>
        <w:t xml:space="preserve"> also</w:t>
      </w:r>
      <w:r>
        <w:rPr>
          <w:rFonts w:ascii="Times New Roman" w:hAnsi="Times New Roman" w:cs="Times New Roman"/>
          <w:sz w:val="24"/>
          <w:szCs w:val="24"/>
        </w:rPr>
        <w:t xml:space="preserve"> negatively correlated with</w:t>
      </w:r>
      <w:r w:rsidR="00346A53">
        <w:rPr>
          <w:rFonts w:ascii="Times New Roman" w:hAnsi="Times New Roman" w:cs="Times New Roman"/>
          <w:sz w:val="24"/>
          <w:szCs w:val="24"/>
        </w:rPr>
        <w:t xml:space="preserve"> median</w:t>
      </w:r>
      <w:r>
        <w:rPr>
          <w:rFonts w:ascii="Times New Roman" w:hAnsi="Times New Roman" w:cs="Times New Roman"/>
          <w:sz w:val="24"/>
          <w:szCs w:val="24"/>
        </w:rPr>
        <w:t xml:space="preserve"> </w:t>
      </w:r>
      <w:r w:rsidR="00DB148A">
        <w:rPr>
          <w:rFonts w:ascii="Times New Roman" w:hAnsi="Times New Roman" w:cs="Times New Roman"/>
          <w:sz w:val="24"/>
          <w:szCs w:val="24"/>
        </w:rPr>
        <w:t xml:space="preserve">spread rate </w:t>
      </w:r>
      <w:r>
        <w:rPr>
          <w:rFonts w:ascii="Times New Roman" w:hAnsi="Times New Roman" w:cs="Times New Roman"/>
          <w:sz w:val="24"/>
          <w:szCs w:val="24"/>
        </w:rPr>
        <w:t>(</w:t>
      </w:r>
      <m:oMath>
        <m:r>
          <w:rPr>
            <w:rFonts w:ascii="Cambria Math" w:hAnsi="Cambria Math" w:cs="Times New Roman"/>
            <w:sz w:val="24"/>
            <w:szCs w:val="24"/>
          </w:rPr>
          <m:t>r</m:t>
        </m:r>
      </m:oMath>
      <w:r>
        <w:rPr>
          <w:rFonts w:ascii="Times New Roman" w:hAnsi="Times New Roman" w:cs="Times New Roman"/>
          <w:sz w:val="24"/>
          <w:szCs w:val="24"/>
        </w:rPr>
        <w:t xml:space="preserve"> = -0.</w:t>
      </w:r>
      <w:r w:rsidR="00744D3B">
        <w:rPr>
          <w:rFonts w:ascii="Times New Roman" w:hAnsi="Times New Roman" w:cs="Times New Roman"/>
          <w:sz w:val="24"/>
          <w:szCs w:val="24"/>
        </w:rPr>
        <w:t>890</w:t>
      </w:r>
      <w:r>
        <w:rPr>
          <w:rFonts w:ascii="Times New Roman" w:hAnsi="Times New Roman" w:cs="Times New Roman"/>
          <w:sz w:val="24"/>
          <w:szCs w:val="24"/>
        </w:rPr>
        <w:t xml:space="preserve">, </w:t>
      </w:r>
      <m:oMath>
        <m:r>
          <w:rPr>
            <w:rFonts w:ascii="Cambria Math" w:hAnsi="Cambria Math" w:cs="Times New Roman"/>
            <w:sz w:val="24"/>
            <w:szCs w:val="24"/>
          </w:rPr>
          <m:t>p</m:t>
        </m:r>
      </m:oMath>
      <w:r>
        <w:rPr>
          <w:rFonts w:ascii="Times New Roman" w:hAnsi="Times New Roman" w:cs="Times New Roman"/>
          <w:sz w:val="24"/>
          <w:szCs w:val="24"/>
        </w:rPr>
        <w:t xml:space="preserve"> &lt; 0.001), though this relationship was </w:t>
      </w:r>
      <w:r w:rsidR="00ED6B14">
        <w:rPr>
          <w:rFonts w:ascii="Times New Roman" w:hAnsi="Times New Roman" w:cs="Times New Roman"/>
          <w:sz w:val="24"/>
          <w:szCs w:val="24"/>
        </w:rPr>
        <w:t>non</w:t>
      </w:r>
      <w:r>
        <w:rPr>
          <w:rFonts w:ascii="Times New Roman" w:hAnsi="Times New Roman" w:cs="Times New Roman"/>
          <w:sz w:val="24"/>
          <w:szCs w:val="24"/>
        </w:rPr>
        <w:t xml:space="preserve">linear </w:t>
      </w:r>
      <w:r w:rsidR="00346A53">
        <w:rPr>
          <w:rFonts w:ascii="Times New Roman" w:hAnsi="Times New Roman" w:cs="Times New Roman"/>
          <w:sz w:val="24"/>
          <w:szCs w:val="24"/>
        </w:rPr>
        <w:t xml:space="preserve">over </w:t>
      </w:r>
      <w:r w:rsidR="00ED6B14">
        <w:rPr>
          <w:rFonts w:ascii="Times New Roman" w:hAnsi="Times New Roman" w:cs="Times New Roman"/>
          <w:sz w:val="24"/>
          <w:szCs w:val="24"/>
        </w:rPr>
        <w:t xml:space="preserve">the range </w:t>
      </w:r>
      <w:r w:rsidR="00346A53">
        <w:rPr>
          <w:rFonts w:ascii="Times New Roman" w:hAnsi="Times New Roman" w:cs="Times New Roman"/>
          <w:sz w:val="24"/>
          <w:szCs w:val="24"/>
        </w:rPr>
        <w:t>examined</w:t>
      </w:r>
      <w:r>
        <w:rPr>
          <w:rFonts w:ascii="Times New Roman" w:hAnsi="Times New Roman" w:cs="Times New Roman"/>
          <w:sz w:val="24"/>
          <w:szCs w:val="24"/>
        </w:rPr>
        <w:t xml:space="preserve">, with </w:t>
      </w:r>
      <w:r w:rsidR="00DB148A">
        <w:rPr>
          <w:rFonts w:ascii="Times New Roman" w:hAnsi="Times New Roman" w:cs="Times New Roman"/>
          <w:sz w:val="24"/>
          <w:szCs w:val="24"/>
        </w:rPr>
        <w:t xml:space="preserve">spread rate </w:t>
      </w:r>
      <w:r>
        <w:rPr>
          <w:rFonts w:ascii="Times New Roman" w:hAnsi="Times New Roman" w:cs="Times New Roman"/>
          <w:sz w:val="24"/>
          <w:szCs w:val="24"/>
        </w:rPr>
        <w:t>increasing asymptotically as terminal velocity approaches zero.</w:t>
      </w:r>
      <w:r w:rsidR="00D23278">
        <w:rPr>
          <w:rFonts w:ascii="Times New Roman" w:hAnsi="Times New Roman" w:cs="Times New Roman"/>
          <w:sz w:val="24"/>
          <w:szCs w:val="24"/>
        </w:rPr>
        <w:t xml:space="preserve"> Note that s</w:t>
      </w:r>
      <w:r>
        <w:rPr>
          <w:rFonts w:ascii="Times New Roman" w:hAnsi="Times New Roman" w:cs="Times New Roman"/>
          <w:sz w:val="24"/>
          <w:szCs w:val="24"/>
        </w:rPr>
        <w:t xml:space="preserve">ignificance for all correlations listed above, as well as those listed in Figure </w:t>
      </w:r>
      <w:r w:rsidR="00346A53">
        <w:rPr>
          <w:rFonts w:ascii="Times New Roman" w:hAnsi="Times New Roman" w:cs="Times New Roman"/>
          <w:sz w:val="24"/>
          <w:szCs w:val="24"/>
        </w:rPr>
        <w:t>3</w:t>
      </w:r>
      <w:r>
        <w:rPr>
          <w:rFonts w:ascii="Times New Roman" w:hAnsi="Times New Roman" w:cs="Times New Roman"/>
          <w:sz w:val="24"/>
          <w:szCs w:val="24"/>
        </w:rPr>
        <w:t xml:space="preserve">, </w:t>
      </w:r>
      <w:r w:rsidR="006A7166">
        <w:rPr>
          <w:rFonts w:ascii="Times New Roman" w:hAnsi="Times New Roman" w:cs="Times New Roman"/>
          <w:sz w:val="24"/>
          <w:szCs w:val="24"/>
        </w:rPr>
        <w:t xml:space="preserve">was </w:t>
      </w:r>
      <w:r>
        <w:rPr>
          <w:rFonts w:ascii="Times New Roman" w:hAnsi="Times New Roman" w:cs="Times New Roman"/>
          <w:sz w:val="24"/>
          <w:szCs w:val="24"/>
        </w:rPr>
        <w:t xml:space="preserve">tested with </w:t>
      </w:r>
      <m:oMath>
        <m:r>
          <w:rPr>
            <w:rFonts w:ascii="Cambria Math" w:hAnsi="Cambria Math" w:cs="Times New Roman"/>
            <w:sz w:val="24"/>
            <w:szCs w:val="24"/>
          </w:rPr>
          <m:t>n</m:t>
        </m:r>
      </m:oMath>
      <w:r>
        <w:rPr>
          <w:rFonts w:ascii="Times New Roman" w:hAnsi="Times New Roman" w:cs="Times New Roman"/>
          <w:sz w:val="24"/>
          <w:szCs w:val="24"/>
        </w:rPr>
        <w:t xml:space="preserve"> = 11 and d.f. = 9.</w:t>
      </w:r>
    </w:p>
    <w:p w14:paraId="597234AD" w14:textId="3DC11281" w:rsidR="00DB4305" w:rsidRPr="007C1F05" w:rsidRDefault="00072FF3" w:rsidP="004C2241">
      <w:pPr>
        <w:spacing w:after="0" w:line="480" w:lineRule="auto"/>
        <w:jc w:val="both"/>
        <w:rPr>
          <w:rFonts w:ascii="Times New Roman" w:hAnsi="Times New Roman" w:cs="Times New Roman"/>
          <w:b/>
          <w:bCs/>
          <w:sz w:val="32"/>
          <w:szCs w:val="32"/>
        </w:rPr>
      </w:pPr>
      <w:commentRangeStart w:id="376"/>
      <w:r>
        <w:rPr>
          <w:rFonts w:ascii="Times New Roman" w:hAnsi="Times New Roman" w:cs="Times New Roman"/>
          <w:b/>
          <w:bCs/>
          <w:sz w:val="24"/>
          <w:szCs w:val="24"/>
        </w:rPr>
        <w:t>Discussion</w:t>
      </w:r>
      <w:commentRangeEnd w:id="376"/>
      <w:r w:rsidR="007B503E">
        <w:rPr>
          <w:rStyle w:val="CommentReference"/>
        </w:rPr>
        <w:commentReference w:id="376"/>
      </w:r>
    </w:p>
    <w:p w14:paraId="7C4DEBDC" w14:textId="6A3D71E0" w:rsidR="00186BDE" w:rsidRDefault="00AB04F0" w:rsidP="004C2241">
      <w:pPr>
        <w:spacing w:after="0" w:line="480" w:lineRule="auto"/>
        <w:ind w:firstLine="284"/>
        <w:rPr>
          <w:ins w:id="377" w:author="Trevor Drees" w:date="2025-09-04T16:02:00Z" w16du:dateUtc="2025-09-04T23:02:00Z"/>
          <w:rFonts w:ascii="Times New Roman" w:hAnsi="Times New Roman" w:cs="Times New Roman"/>
          <w:sz w:val="24"/>
          <w:szCs w:val="24"/>
        </w:rPr>
      </w:pPr>
      <w:bookmarkStart w:id="378" w:name="_Hlk86582442"/>
      <w:bookmarkEnd w:id="373"/>
      <w:r>
        <w:rPr>
          <w:rFonts w:ascii="Times New Roman" w:hAnsi="Times New Roman" w:cs="Times New Roman"/>
          <w:sz w:val="24"/>
          <w:szCs w:val="24"/>
        </w:rPr>
        <w:t xml:space="preserve">Relatively few studies quantify multiple modes of dispersal for any plant species (Rogers </w:t>
      </w:r>
      <w:r w:rsidRPr="00563520">
        <w:rPr>
          <w:rFonts w:ascii="Times New Roman" w:hAnsi="Times New Roman" w:cs="Times New Roman"/>
          <w:i/>
          <w:iCs/>
          <w:sz w:val="24"/>
          <w:szCs w:val="24"/>
        </w:rPr>
        <w:t>et al</w:t>
      </w:r>
      <w:r w:rsidR="00563520">
        <w:rPr>
          <w:rFonts w:ascii="Times New Roman" w:hAnsi="Times New Roman" w:cs="Times New Roman"/>
          <w:sz w:val="24"/>
          <w:szCs w:val="24"/>
        </w:rPr>
        <w:t>.</w:t>
      </w:r>
      <w:r>
        <w:rPr>
          <w:rFonts w:ascii="Times New Roman" w:hAnsi="Times New Roman" w:cs="Times New Roman"/>
          <w:sz w:val="24"/>
          <w:szCs w:val="24"/>
        </w:rPr>
        <w:t xml:space="preserve"> 2019</w:t>
      </w:r>
      <w:del w:id="379" w:author="Trevor Drees" w:date="2025-09-04T15:11:00Z" w16du:dateUtc="2025-09-04T22:11:00Z">
        <w:r w:rsidDel="007B503E">
          <w:rPr>
            <w:rFonts w:ascii="Times New Roman" w:hAnsi="Times New Roman" w:cs="Times New Roman"/>
            <w:sz w:val="24"/>
            <w:szCs w:val="24"/>
          </w:rPr>
          <w:delText xml:space="preserve">). </w:delText>
        </w:r>
      </w:del>
      <w:ins w:id="380" w:author="Trevor Drees" w:date="2025-09-04T15:11:00Z" w16du:dateUtc="2025-09-04T22:11:00Z">
        <w:r w:rsidR="007B503E">
          <w:rPr>
            <w:rFonts w:ascii="Times New Roman" w:hAnsi="Times New Roman" w:cs="Times New Roman"/>
            <w:sz w:val="24"/>
            <w:szCs w:val="24"/>
          </w:rPr>
          <w:t xml:space="preserve">), likely because the resource costs to do so are </w:t>
        </w:r>
      </w:ins>
      <w:ins w:id="381" w:author="Trevor Drees" w:date="2025-09-04T15:28:00Z" w16du:dateUtc="2025-09-04T22:28:00Z">
        <w:r w:rsidR="00C57EF9">
          <w:rPr>
            <w:rFonts w:ascii="Times New Roman" w:hAnsi="Times New Roman" w:cs="Times New Roman"/>
            <w:sz w:val="24"/>
            <w:szCs w:val="24"/>
          </w:rPr>
          <w:t>too</w:t>
        </w:r>
      </w:ins>
      <w:ins w:id="382" w:author="Trevor Drees" w:date="2025-09-04T15:11:00Z" w16du:dateUtc="2025-09-04T22:11:00Z">
        <w:r w:rsidR="007B503E">
          <w:rPr>
            <w:rFonts w:ascii="Times New Roman" w:hAnsi="Times New Roman" w:cs="Times New Roman"/>
            <w:sz w:val="24"/>
            <w:szCs w:val="24"/>
          </w:rPr>
          <w:t xml:space="preserve"> high given how challenging it is to </w:t>
        </w:r>
      </w:ins>
      <w:ins w:id="383" w:author="Trevor Drees" w:date="2025-09-04T15:28:00Z" w16du:dateUtc="2025-09-04T22:28:00Z">
        <w:r w:rsidR="00C57EF9">
          <w:rPr>
            <w:rFonts w:ascii="Times New Roman" w:hAnsi="Times New Roman" w:cs="Times New Roman"/>
            <w:sz w:val="24"/>
            <w:szCs w:val="24"/>
          </w:rPr>
          <w:t xml:space="preserve">accurately </w:t>
        </w:r>
      </w:ins>
      <w:ins w:id="384" w:author="Trevor Drees" w:date="2025-09-04T15:11:00Z" w16du:dateUtc="2025-09-04T22:11:00Z">
        <w:r w:rsidR="007B503E">
          <w:rPr>
            <w:rFonts w:ascii="Times New Roman" w:hAnsi="Times New Roman" w:cs="Times New Roman"/>
            <w:sz w:val="24"/>
            <w:szCs w:val="24"/>
          </w:rPr>
          <w:t>quantify dispersal.</w:t>
        </w:r>
      </w:ins>
      <w:ins w:id="385" w:author="Trevor Drees" w:date="2025-09-04T15:24:00Z" w16du:dateUtc="2025-09-04T22:24:00Z">
        <w:r w:rsidR="00C57EF9">
          <w:rPr>
            <w:rFonts w:ascii="Times New Roman" w:hAnsi="Times New Roman" w:cs="Times New Roman"/>
            <w:sz w:val="24"/>
            <w:szCs w:val="24"/>
          </w:rPr>
          <w:t xml:space="preserve"> Here, w</w:t>
        </w:r>
        <w:r w:rsidR="00C57EF9" w:rsidRPr="00F01244">
          <w:rPr>
            <w:rFonts w:ascii="Times New Roman" w:hAnsi="Times New Roman" w:cs="Times New Roman"/>
            <w:sz w:val="24"/>
            <w:szCs w:val="24"/>
          </w:rPr>
          <w:t xml:space="preserve">e demonstrate that </w:t>
        </w:r>
      </w:ins>
      <w:ins w:id="386" w:author="Trevor Drees" w:date="2025-09-04T15:29:00Z" w16du:dateUtc="2025-09-04T22:29:00Z">
        <w:r w:rsidR="00C57EF9">
          <w:rPr>
            <w:rFonts w:ascii="Times New Roman" w:hAnsi="Times New Roman" w:cs="Times New Roman"/>
            <w:sz w:val="24"/>
            <w:szCs w:val="24"/>
          </w:rPr>
          <w:t>multiple modes of dispersal</w:t>
        </w:r>
      </w:ins>
      <w:ins w:id="387" w:author="Trevor Drees" w:date="2025-09-04T15:26:00Z" w16du:dateUtc="2025-09-04T22:26:00Z">
        <w:r w:rsidR="00C57EF9" w:rsidRPr="00F01244">
          <w:rPr>
            <w:rFonts w:ascii="Times New Roman" w:hAnsi="Times New Roman" w:cs="Times New Roman"/>
            <w:sz w:val="24"/>
            <w:szCs w:val="24"/>
          </w:rPr>
          <w:t xml:space="preserve"> </w:t>
        </w:r>
        <w:r w:rsidR="00C57EF9">
          <w:rPr>
            <w:rFonts w:ascii="Times New Roman" w:hAnsi="Times New Roman" w:cs="Times New Roman"/>
            <w:sz w:val="24"/>
            <w:szCs w:val="24"/>
          </w:rPr>
          <w:t xml:space="preserve">and </w:t>
        </w:r>
      </w:ins>
      <w:ins w:id="388" w:author="Trevor Drees" w:date="2025-09-04T15:29:00Z" w16du:dateUtc="2025-09-04T22:29:00Z">
        <w:r w:rsidR="00C57EF9">
          <w:rPr>
            <w:rFonts w:ascii="Times New Roman" w:hAnsi="Times New Roman" w:cs="Times New Roman"/>
            <w:sz w:val="24"/>
            <w:szCs w:val="24"/>
          </w:rPr>
          <w:t xml:space="preserve">the </w:t>
        </w:r>
        <w:r w:rsidR="00C57EF9">
          <w:rPr>
            <w:rFonts w:ascii="Times New Roman" w:hAnsi="Times New Roman" w:cs="Times New Roman"/>
            <w:sz w:val="24"/>
            <w:szCs w:val="24"/>
          </w:rPr>
          <w:lastRenderedPageBreak/>
          <w:t xml:space="preserve">resulting </w:t>
        </w:r>
      </w:ins>
      <w:ins w:id="389" w:author="Trevor Drees" w:date="2025-09-04T15:24:00Z" w16du:dateUtc="2025-09-04T22:24:00Z">
        <w:r w:rsidR="00C57EF9" w:rsidRPr="00F01244">
          <w:rPr>
            <w:rFonts w:ascii="Times New Roman" w:hAnsi="Times New Roman" w:cs="Times New Roman"/>
            <w:sz w:val="24"/>
            <w:szCs w:val="24"/>
          </w:rPr>
          <w:t xml:space="preserve">population spread can be </w:t>
        </w:r>
        <w:proofErr w:type="spellStart"/>
        <w:r w:rsidR="00C57EF9" w:rsidRPr="00F01244">
          <w:rPr>
            <w:rFonts w:ascii="Times New Roman" w:hAnsi="Times New Roman" w:cs="Times New Roman"/>
            <w:sz w:val="24"/>
            <w:szCs w:val="24"/>
          </w:rPr>
          <w:t>modeled</w:t>
        </w:r>
        <w:proofErr w:type="spellEnd"/>
        <w:r w:rsidR="00C57EF9" w:rsidRPr="00F01244">
          <w:rPr>
            <w:rFonts w:ascii="Times New Roman" w:hAnsi="Times New Roman" w:cs="Times New Roman"/>
            <w:sz w:val="24"/>
            <w:szCs w:val="24"/>
          </w:rPr>
          <w:t xml:space="preserve"> without </w:t>
        </w:r>
      </w:ins>
      <w:ins w:id="390" w:author="Trevor Drees" w:date="2025-09-04T15:53:00Z" w16du:dateUtc="2025-09-04T22:53:00Z">
        <w:r w:rsidR="00237AB8">
          <w:rPr>
            <w:rFonts w:ascii="Times New Roman" w:hAnsi="Times New Roman" w:cs="Times New Roman"/>
            <w:sz w:val="24"/>
            <w:szCs w:val="24"/>
          </w:rPr>
          <w:t xml:space="preserve">even </w:t>
        </w:r>
      </w:ins>
      <w:ins w:id="391" w:author="Trevor Drees" w:date="2025-09-04T15:24:00Z" w16du:dateUtc="2025-09-04T22:24:00Z">
        <w:r w:rsidR="00C57EF9" w:rsidRPr="00F01244">
          <w:rPr>
            <w:rFonts w:ascii="Times New Roman" w:hAnsi="Times New Roman" w:cs="Times New Roman"/>
            <w:sz w:val="24"/>
            <w:szCs w:val="24"/>
          </w:rPr>
          <w:t xml:space="preserve">knowing the exact values of all relevant </w:t>
        </w:r>
      </w:ins>
      <w:ins w:id="392" w:author="Trevor Drees" w:date="2025-09-04T15:29:00Z" w16du:dateUtc="2025-09-04T22:29:00Z">
        <w:r w:rsidR="00C57EF9">
          <w:rPr>
            <w:rFonts w:ascii="Times New Roman" w:hAnsi="Times New Roman" w:cs="Times New Roman"/>
            <w:sz w:val="24"/>
            <w:szCs w:val="24"/>
          </w:rPr>
          <w:t xml:space="preserve">dispersal </w:t>
        </w:r>
      </w:ins>
      <w:ins w:id="393" w:author="Trevor Drees" w:date="2025-09-04T15:24:00Z" w16du:dateUtc="2025-09-04T22:24:00Z">
        <w:r w:rsidR="00C57EF9" w:rsidRPr="00F01244">
          <w:rPr>
            <w:rFonts w:ascii="Times New Roman" w:hAnsi="Times New Roman" w:cs="Times New Roman"/>
            <w:sz w:val="24"/>
            <w:szCs w:val="24"/>
          </w:rPr>
          <w:t>parameters, and with</w:t>
        </w:r>
      </w:ins>
      <w:ins w:id="394" w:author="Trevor Drees" w:date="2025-09-04T15:27:00Z" w16du:dateUtc="2025-09-04T22:27:00Z">
        <w:r w:rsidR="00C57EF9">
          <w:rPr>
            <w:rFonts w:ascii="Times New Roman" w:hAnsi="Times New Roman" w:cs="Times New Roman"/>
            <w:sz w:val="24"/>
            <w:szCs w:val="24"/>
          </w:rPr>
          <w:t xml:space="preserve"> the use of</w:t>
        </w:r>
      </w:ins>
      <w:ins w:id="395" w:author="Trevor Drees" w:date="2025-09-04T15:24:00Z" w16du:dateUtc="2025-09-04T22:24:00Z">
        <w:r w:rsidR="00C57EF9" w:rsidRPr="00F01244">
          <w:t xml:space="preserve"> </w:t>
        </w:r>
        <w:r w:rsidR="00C57EF9" w:rsidRPr="00F01244">
          <w:rPr>
            <w:rFonts w:ascii="Times New Roman" w:hAnsi="Times New Roman" w:cs="Times New Roman"/>
            <w:sz w:val="24"/>
            <w:szCs w:val="24"/>
          </w:rPr>
          <w:t>sensitivity analyses, it is possible to identify which of those parameters matter most</w:t>
        </w:r>
        <w:r w:rsidR="00C57EF9">
          <w:rPr>
            <w:rFonts w:ascii="Times New Roman" w:hAnsi="Times New Roman" w:cs="Times New Roman"/>
            <w:sz w:val="24"/>
            <w:szCs w:val="24"/>
          </w:rPr>
          <w:t xml:space="preserve"> in projecting </w:t>
        </w:r>
      </w:ins>
      <w:ins w:id="396" w:author="Trevor Drees" w:date="2025-09-04T15:54:00Z" w16du:dateUtc="2025-09-04T22:54:00Z">
        <w:r w:rsidR="00237AB8">
          <w:rPr>
            <w:rFonts w:ascii="Times New Roman" w:hAnsi="Times New Roman" w:cs="Times New Roman"/>
            <w:sz w:val="24"/>
            <w:szCs w:val="24"/>
          </w:rPr>
          <w:t>spread</w:t>
        </w:r>
      </w:ins>
      <w:ins w:id="397" w:author="Trevor Drees" w:date="2025-09-04T15:27:00Z" w16du:dateUtc="2025-09-04T22:27:00Z">
        <w:r w:rsidR="00C57EF9">
          <w:rPr>
            <w:rFonts w:ascii="Times New Roman" w:hAnsi="Times New Roman" w:cs="Times New Roman"/>
            <w:sz w:val="24"/>
            <w:szCs w:val="24"/>
          </w:rPr>
          <w:t xml:space="preserve"> in both current and future </w:t>
        </w:r>
      </w:ins>
      <w:ins w:id="398" w:author="Trevor Drees" w:date="2025-09-04T15:29:00Z" w16du:dateUtc="2025-09-04T22:29:00Z">
        <w:r w:rsidR="00C57EF9">
          <w:rPr>
            <w:rFonts w:ascii="Times New Roman" w:hAnsi="Times New Roman" w:cs="Times New Roman"/>
            <w:sz w:val="24"/>
            <w:szCs w:val="24"/>
          </w:rPr>
          <w:t>climates</w:t>
        </w:r>
      </w:ins>
      <w:ins w:id="399" w:author="Trevor Drees" w:date="2025-09-04T15:24:00Z" w16du:dateUtc="2025-09-04T22:24:00Z">
        <w:r w:rsidR="00C57EF9" w:rsidRPr="00F01244">
          <w:rPr>
            <w:rFonts w:ascii="Times New Roman" w:hAnsi="Times New Roman" w:cs="Times New Roman"/>
            <w:sz w:val="24"/>
            <w:szCs w:val="24"/>
          </w:rPr>
          <w:t xml:space="preserve">. </w:t>
        </w:r>
      </w:ins>
      <w:ins w:id="400" w:author="Trevor Drees" w:date="2025-09-04T15:26:00Z" w16du:dateUtc="2025-09-04T22:26:00Z">
        <w:r w:rsidR="00C57EF9" w:rsidRPr="00F01244">
          <w:rPr>
            <w:rFonts w:ascii="Times New Roman" w:hAnsi="Times New Roman" w:cs="Times New Roman"/>
            <w:sz w:val="24"/>
            <w:szCs w:val="24"/>
          </w:rPr>
          <w:t xml:space="preserve">When resources </w:t>
        </w:r>
        <w:r w:rsidR="00C57EF9">
          <w:rPr>
            <w:rFonts w:ascii="Times New Roman" w:hAnsi="Times New Roman" w:cs="Times New Roman"/>
            <w:sz w:val="24"/>
            <w:szCs w:val="24"/>
          </w:rPr>
          <w:t xml:space="preserve">such as </w:t>
        </w:r>
        <w:r w:rsidR="00C57EF9" w:rsidRPr="00F01244">
          <w:rPr>
            <w:rFonts w:ascii="Times New Roman" w:hAnsi="Times New Roman" w:cs="Times New Roman"/>
            <w:sz w:val="24"/>
            <w:szCs w:val="24"/>
          </w:rPr>
          <w:t>time, money,</w:t>
        </w:r>
        <w:r w:rsidR="00C57EF9">
          <w:rPr>
            <w:rFonts w:ascii="Times New Roman" w:hAnsi="Times New Roman" w:cs="Times New Roman"/>
            <w:sz w:val="24"/>
            <w:szCs w:val="24"/>
          </w:rPr>
          <w:t xml:space="preserve"> and</w:t>
        </w:r>
        <w:r w:rsidR="00C57EF9" w:rsidRPr="00F01244">
          <w:rPr>
            <w:rFonts w:ascii="Times New Roman" w:hAnsi="Times New Roman" w:cs="Times New Roman"/>
            <w:sz w:val="24"/>
            <w:szCs w:val="24"/>
          </w:rPr>
          <w:t xml:space="preserve"> </w:t>
        </w:r>
        <w:proofErr w:type="spellStart"/>
        <w:r w:rsidR="00C57EF9" w:rsidRPr="00F01244">
          <w:rPr>
            <w:rFonts w:ascii="Times New Roman" w:hAnsi="Times New Roman" w:cs="Times New Roman"/>
            <w:sz w:val="24"/>
            <w:szCs w:val="24"/>
          </w:rPr>
          <w:t>labor</w:t>
        </w:r>
        <w:proofErr w:type="spellEnd"/>
        <w:r w:rsidR="00C57EF9">
          <w:rPr>
            <w:rFonts w:ascii="Times New Roman" w:hAnsi="Times New Roman" w:cs="Times New Roman"/>
            <w:sz w:val="24"/>
            <w:szCs w:val="24"/>
          </w:rPr>
          <w:t xml:space="preserve"> are limited</w:t>
        </w:r>
        <w:r w:rsidR="00C57EF9" w:rsidRPr="00F01244">
          <w:rPr>
            <w:rFonts w:ascii="Times New Roman" w:hAnsi="Times New Roman" w:cs="Times New Roman"/>
            <w:sz w:val="24"/>
            <w:szCs w:val="24"/>
          </w:rPr>
          <w:t xml:space="preserve">, </w:t>
        </w:r>
      </w:ins>
      <w:ins w:id="401" w:author="Trevor Drees" w:date="2025-09-04T15:54:00Z" w16du:dateUtc="2025-09-04T22:54:00Z">
        <w:r w:rsidR="00237AB8">
          <w:rPr>
            <w:rFonts w:ascii="Times New Roman" w:hAnsi="Times New Roman" w:cs="Times New Roman"/>
            <w:sz w:val="24"/>
            <w:szCs w:val="24"/>
          </w:rPr>
          <w:t xml:space="preserve">this approach can allow researchers to </w:t>
        </w:r>
      </w:ins>
      <w:ins w:id="402" w:author="Trevor Drees" w:date="2025-09-04T21:46:00Z" w16du:dateUtc="2025-09-05T04:46:00Z">
        <w:r w:rsidR="003331F7">
          <w:rPr>
            <w:rFonts w:ascii="Times New Roman" w:hAnsi="Times New Roman" w:cs="Times New Roman"/>
            <w:sz w:val="24"/>
            <w:szCs w:val="24"/>
          </w:rPr>
          <w:t>use their resources for</w:t>
        </w:r>
      </w:ins>
      <w:ins w:id="403" w:author="Trevor Drees" w:date="2025-09-04T15:26:00Z" w16du:dateUtc="2025-09-04T22:26:00Z">
        <w:r w:rsidR="00C57EF9" w:rsidRPr="00F01244">
          <w:rPr>
            <w:rFonts w:ascii="Times New Roman" w:hAnsi="Times New Roman" w:cs="Times New Roman"/>
            <w:sz w:val="24"/>
            <w:szCs w:val="24"/>
          </w:rPr>
          <w:t xml:space="preserve"> </w:t>
        </w:r>
        <w:r w:rsidR="00C57EF9">
          <w:rPr>
            <w:rFonts w:ascii="Times New Roman" w:hAnsi="Times New Roman" w:cs="Times New Roman"/>
            <w:sz w:val="24"/>
            <w:szCs w:val="24"/>
          </w:rPr>
          <w:t>resolv</w:t>
        </w:r>
      </w:ins>
      <w:ins w:id="404" w:author="Trevor Drees" w:date="2025-09-04T21:46:00Z" w16du:dateUtc="2025-09-05T04:46:00Z">
        <w:r w:rsidR="003331F7">
          <w:rPr>
            <w:rFonts w:ascii="Times New Roman" w:hAnsi="Times New Roman" w:cs="Times New Roman"/>
            <w:sz w:val="24"/>
            <w:szCs w:val="24"/>
          </w:rPr>
          <w:t>ing</w:t>
        </w:r>
      </w:ins>
      <w:ins w:id="405" w:author="Trevor Drees" w:date="2025-09-04T15:26:00Z" w16du:dateUtc="2025-09-04T22:26:00Z">
        <w:r w:rsidR="00C57EF9" w:rsidRPr="00F01244">
          <w:rPr>
            <w:rFonts w:ascii="Times New Roman" w:hAnsi="Times New Roman" w:cs="Times New Roman"/>
            <w:sz w:val="24"/>
            <w:szCs w:val="24"/>
          </w:rPr>
          <w:t xml:space="preserve"> </w:t>
        </w:r>
      </w:ins>
      <w:ins w:id="406" w:author="Trevor Drees" w:date="2025-09-04T15:57:00Z" w16du:dateUtc="2025-09-04T22:57:00Z">
        <w:r w:rsidR="00237AB8">
          <w:rPr>
            <w:rFonts w:ascii="Times New Roman" w:hAnsi="Times New Roman" w:cs="Times New Roman"/>
            <w:sz w:val="24"/>
            <w:szCs w:val="24"/>
          </w:rPr>
          <w:t xml:space="preserve">only the most important </w:t>
        </w:r>
      </w:ins>
      <w:ins w:id="407" w:author="Trevor Drees" w:date="2025-09-04T21:58:00Z" w16du:dateUtc="2025-09-05T04:58:00Z">
        <w:r w:rsidR="00F8773F">
          <w:rPr>
            <w:rFonts w:ascii="Times New Roman" w:hAnsi="Times New Roman" w:cs="Times New Roman"/>
            <w:sz w:val="24"/>
            <w:szCs w:val="24"/>
          </w:rPr>
          <w:t xml:space="preserve">dispersal </w:t>
        </w:r>
      </w:ins>
      <w:ins w:id="408" w:author="Trevor Drees" w:date="2025-09-04T15:26:00Z" w16du:dateUtc="2025-09-04T22:26:00Z">
        <w:r w:rsidR="00C57EF9" w:rsidRPr="00F01244">
          <w:rPr>
            <w:rFonts w:ascii="Times New Roman" w:hAnsi="Times New Roman" w:cs="Times New Roman"/>
            <w:sz w:val="24"/>
            <w:szCs w:val="24"/>
          </w:rPr>
          <w:t xml:space="preserve">parameters without </w:t>
        </w:r>
        <w:r w:rsidR="00C57EF9">
          <w:rPr>
            <w:rFonts w:ascii="Times New Roman" w:hAnsi="Times New Roman" w:cs="Times New Roman"/>
            <w:sz w:val="24"/>
            <w:szCs w:val="24"/>
          </w:rPr>
          <w:t>needless spending</w:t>
        </w:r>
        <w:r w:rsidR="00C57EF9" w:rsidRPr="00F01244">
          <w:rPr>
            <w:rFonts w:ascii="Times New Roman" w:hAnsi="Times New Roman" w:cs="Times New Roman"/>
            <w:sz w:val="24"/>
            <w:szCs w:val="24"/>
          </w:rPr>
          <w:t xml:space="preserve"> elsewhere</w:t>
        </w:r>
        <w:r w:rsidR="00C57EF9">
          <w:rPr>
            <w:rFonts w:ascii="Times New Roman" w:hAnsi="Times New Roman" w:cs="Times New Roman"/>
            <w:sz w:val="24"/>
            <w:szCs w:val="24"/>
          </w:rPr>
          <w:t xml:space="preserve">, </w:t>
        </w:r>
      </w:ins>
      <w:ins w:id="409" w:author="Trevor Drees" w:date="2025-09-04T15:56:00Z" w16du:dateUtc="2025-09-04T22:56:00Z">
        <w:r w:rsidR="00237AB8">
          <w:rPr>
            <w:rFonts w:ascii="Times New Roman" w:hAnsi="Times New Roman" w:cs="Times New Roman"/>
            <w:sz w:val="24"/>
            <w:szCs w:val="24"/>
          </w:rPr>
          <w:t>with such</w:t>
        </w:r>
      </w:ins>
      <w:ins w:id="410" w:author="Trevor Drees" w:date="2025-09-04T15:26:00Z" w16du:dateUtc="2025-09-04T22:26:00Z">
        <w:r w:rsidR="00C57EF9">
          <w:rPr>
            <w:rFonts w:ascii="Times New Roman" w:hAnsi="Times New Roman" w:cs="Times New Roman"/>
            <w:sz w:val="24"/>
            <w:szCs w:val="24"/>
          </w:rPr>
          <w:t xml:space="preserve"> resolution of uncertainty through practices such as adaptive management </w:t>
        </w:r>
      </w:ins>
      <w:ins w:id="411" w:author="Trevor Drees" w:date="2025-09-04T15:56:00Z" w16du:dateUtc="2025-09-04T22:56:00Z">
        <w:r w:rsidR="00237AB8">
          <w:rPr>
            <w:rFonts w:ascii="Times New Roman" w:hAnsi="Times New Roman" w:cs="Times New Roman"/>
            <w:sz w:val="24"/>
            <w:szCs w:val="24"/>
          </w:rPr>
          <w:t>potentially increasing</w:t>
        </w:r>
      </w:ins>
      <w:ins w:id="412" w:author="Trevor Drees" w:date="2025-09-04T15:26:00Z" w16du:dateUtc="2025-09-04T22:26:00Z">
        <w:r w:rsidR="00C57EF9">
          <w:rPr>
            <w:rFonts w:ascii="Times New Roman" w:hAnsi="Times New Roman" w:cs="Times New Roman"/>
            <w:sz w:val="24"/>
            <w:szCs w:val="24"/>
          </w:rPr>
          <w:t xml:space="preserve"> management efficacy (Williams 2001, Shea </w:t>
        </w:r>
        <w:r w:rsidR="00C57EF9">
          <w:rPr>
            <w:rFonts w:ascii="Times New Roman" w:hAnsi="Times New Roman" w:cs="Times New Roman"/>
            <w:i/>
            <w:iCs/>
            <w:sz w:val="24"/>
            <w:szCs w:val="24"/>
          </w:rPr>
          <w:t>et al</w:t>
        </w:r>
        <w:r w:rsidR="00C57EF9">
          <w:rPr>
            <w:rFonts w:ascii="Times New Roman" w:hAnsi="Times New Roman" w:cs="Times New Roman"/>
            <w:sz w:val="24"/>
            <w:szCs w:val="24"/>
          </w:rPr>
          <w:t xml:space="preserve">. 2014, Canessa </w:t>
        </w:r>
        <w:r w:rsidR="00C57EF9">
          <w:rPr>
            <w:rFonts w:ascii="Times New Roman" w:hAnsi="Times New Roman" w:cs="Times New Roman"/>
            <w:i/>
            <w:iCs/>
            <w:sz w:val="24"/>
            <w:szCs w:val="24"/>
          </w:rPr>
          <w:t>et al</w:t>
        </w:r>
        <w:r w:rsidR="00C57EF9">
          <w:rPr>
            <w:rFonts w:ascii="Times New Roman" w:hAnsi="Times New Roman" w:cs="Times New Roman"/>
            <w:sz w:val="24"/>
            <w:szCs w:val="24"/>
          </w:rPr>
          <w:t>. 2015).</w:t>
        </w:r>
      </w:ins>
      <w:ins w:id="413" w:author="Trevor Drees" w:date="2025-09-04T15:41:00Z" w16du:dateUtc="2025-09-04T22:41:00Z">
        <w:r w:rsidR="00186BDE">
          <w:rPr>
            <w:rFonts w:ascii="Times New Roman" w:hAnsi="Times New Roman" w:cs="Times New Roman"/>
            <w:sz w:val="24"/>
            <w:szCs w:val="24"/>
          </w:rPr>
          <w:t xml:space="preserve"> For our study system specifically, this </w:t>
        </w:r>
      </w:ins>
      <w:moveToRangeStart w:id="414" w:author="Trevor Drees" w:date="2025-09-04T15:41:00Z" w:name="move207892926"/>
      <w:moveTo w:id="415" w:author="Trevor Drees" w:date="2025-09-04T15:41:00Z" w16du:dateUtc="2025-09-04T22:41:00Z">
        <w:r w:rsidR="00186BDE">
          <w:rPr>
            <w:rFonts w:ascii="Times New Roman" w:hAnsi="Times New Roman" w:cs="Times New Roman"/>
            <w:sz w:val="24"/>
            <w:szCs w:val="24"/>
          </w:rPr>
          <w:t>work</w:t>
        </w:r>
      </w:moveTo>
      <w:ins w:id="416" w:author="Trevor Drees" w:date="2025-09-04T15:58:00Z" w16du:dateUtc="2025-09-04T22:58:00Z">
        <w:r w:rsidR="00237AB8">
          <w:rPr>
            <w:rFonts w:ascii="Times New Roman" w:hAnsi="Times New Roman" w:cs="Times New Roman"/>
            <w:sz w:val="24"/>
            <w:szCs w:val="24"/>
          </w:rPr>
          <w:t xml:space="preserve"> represents the </w:t>
        </w:r>
        <w:r w:rsidR="00237AB8" w:rsidRPr="007E19BC">
          <w:rPr>
            <w:rFonts w:ascii="Times New Roman" w:hAnsi="Times New Roman" w:cs="Times New Roman"/>
            <w:sz w:val="24"/>
            <w:szCs w:val="24"/>
          </w:rPr>
          <w:t xml:space="preserve">first model of population spread in </w:t>
        </w:r>
        <w:r w:rsidR="00237AB8" w:rsidRPr="007E19BC">
          <w:rPr>
            <w:rFonts w:ascii="Times New Roman" w:hAnsi="Times New Roman" w:cs="Times New Roman"/>
            <w:i/>
            <w:iCs/>
            <w:sz w:val="24"/>
            <w:szCs w:val="24"/>
          </w:rPr>
          <w:t>C. nutans</w:t>
        </w:r>
        <w:r w:rsidR="00237AB8" w:rsidRPr="007E19BC">
          <w:rPr>
            <w:rFonts w:ascii="Times New Roman" w:hAnsi="Times New Roman" w:cs="Times New Roman"/>
            <w:sz w:val="24"/>
            <w:szCs w:val="24"/>
          </w:rPr>
          <w:t xml:space="preserve"> </w:t>
        </w:r>
        <w:r w:rsidR="00237AB8">
          <w:rPr>
            <w:rFonts w:ascii="Times New Roman" w:hAnsi="Times New Roman" w:cs="Times New Roman"/>
            <w:sz w:val="24"/>
            <w:szCs w:val="24"/>
          </w:rPr>
          <w:t xml:space="preserve">to address both </w:t>
        </w:r>
        <w:r w:rsidR="00237AB8" w:rsidRPr="007E19BC">
          <w:rPr>
            <w:rFonts w:ascii="Times New Roman" w:hAnsi="Times New Roman" w:cs="Times New Roman"/>
            <w:sz w:val="24"/>
            <w:szCs w:val="24"/>
          </w:rPr>
          <w:t>wind-</w:t>
        </w:r>
        <w:r w:rsidR="00237AB8">
          <w:rPr>
            <w:rFonts w:ascii="Times New Roman" w:hAnsi="Times New Roman" w:cs="Times New Roman"/>
            <w:sz w:val="24"/>
            <w:szCs w:val="24"/>
          </w:rPr>
          <w:t xml:space="preserve"> and ant-driven</w:t>
        </w:r>
        <w:r w:rsidR="00237AB8" w:rsidRPr="007E19BC">
          <w:rPr>
            <w:rFonts w:ascii="Times New Roman" w:hAnsi="Times New Roman" w:cs="Times New Roman"/>
            <w:sz w:val="24"/>
            <w:szCs w:val="24"/>
          </w:rPr>
          <w:t xml:space="preserve"> dispersal</w:t>
        </w:r>
        <w:r w:rsidR="00237AB8">
          <w:rPr>
            <w:rFonts w:ascii="Times New Roman" w:hAnsi="Times New Roman" w:cs="Times New Roman"/>
            <w:sz w:val="24"/>
            <w:szCs w:val="24"/>
          </w:rPr>
          <w:t xml:space="preserve"> simultaneously,</w:t>
        </w:r>
      </w:ins>
      <w:moveTo w:id="417" w:author="Trevor Drees" w:date="2025-09-04T15:41:00Z" w16du:dateUtc="2025-09-04T22:41:00Z">
        <w:r w:rsidR="00186BDE">
          <w:rPr>
            <w:rFonts w:ascii="Times New Roman" w:hAnsi="Times New Roman" w:cs="Times New Roman"/>
            <w:sz w:val="24"/>
            <w:szCs w:val="24"/>
          </w:rPr>
          <w:t xml:space="preserve"> augment</w:t>
        </w:r>
      </w:moveTo>
      <w:ins w:id="418" w:author="Trevor Drees" w:date="2025-09-04T15:58:00Z" w16du:dateUtc="2025-09-04T22:58:00Z">
        <w:r w:rsidR="00237AB8">
          <w:rPr>
            <w:rFonts w:ascii="Times New Roman" w:hAnsi="Times New Roman" w:cs="Times New Roman"/>
            <w:sz w:val="24"/>
            <w:szCs w:val="24"/>
          </w:rPr>
          <w:t>ing</w:t>
        </w:r>
      </w:ins>
      <w:moveTo w:id="419" w:author="Trevor Drees" w:date="2025-09-04T15:41:00Z" w16du:dateUtc="2025-09-04T22:41:00Z">
        <w:del w:id="420" w:author="Trevor Drees" w:date="2025-09-04T15:58:00Z" w16du:dateUtc="2025-09-04T22:58:00Z">
          <w:r w:rsidR="00186BDE" w:rsidDel="00237AB8">
            <w:rPr>
              <w:rFonts w:ascii="Times New Roman" w:hAnsi="Times New Roman" w:cs="Times New Roman"/>
              <w:sz w:val="24"/>
              <w:szCs w:val="24"/>
            </w:rPr>
            <w:delText>s</w:delText>
          </w:r>
        </w:del>
        <w:r w:rsidR="00186BDE">
          <w:rPr>
            <w:rFonts w:ascii="Times New Roman" w:hAnsi="Times New Roman" w:cs="Times New Roman"/>
            <w:sz w:val="24"/>
            <w:szCs w:val="24"/>
          </w:rPr>
          <w:t xml:space="preserve"> previous studies that examine population spread using only wind-driven primary dispersal (e.g. </w:t>
        </w:r>
        <w:proofErr w:type="spellStart"/>
        <w:r w:rsidR="00186BDE" w:rsidRPr="004174DB">
          <w:rPr>
            <w:rFonts w:ascii="Times New Roman" w:eastAsiaTheme="minorEastAsia" w:hAnsi="Times New Roman" w:cs="Times New Roman"/>
            <w:sz w:val="24"/>
            <w:szCs w:val="24"/>
          </w:rPr>
          <w:t>Skarpaas</w:t>
        </w:r>
        <w:proofErr w:type="spellEnd"/>
        <w:r w:rsidR="00186BDE" w:rsidRPr="004174DB">
          <w:rPr>
            <w:rFonts w:ascii="Times New Roman" w:eastAsiaTheme="minorEastAsia" w:hAnsi="Times New Roman" w:cs="Times New Roman"/>
            <w:sz w:val="24"/>
            <w:szCs w:val="24"/>
          </w:rPr>
          <w:t xml:space="preserve"> and Shea 2007</w:t>
        </w:r>
        <w:r w:rsidR="00186BDE">
          <w:rPr>
            <w:rFonts w:ascii="Times New Roman" w:eastAsiaTheme="minorEastAsia" w:hAnsi="Times New Roman" w:cs="Times New Roman"/>
            <w:sz w:val="24"/>
            <w:szCs w:val="24"/>
          </w:rPr>
          <w:t xml:space="preserve">, </w:t>
        </w:r>
        <w:proofErr w:type="spellStart"/>
        <w:r w:rsidR="00186BDE" w:rsidRPr="009B5233">
          <w:rPr>
            <w:rFonts w:ascii="Times New Roman" w:hAnsi="Times New Roman" w:cs="Times New Roman"/>
            <w:sz w:val="24"/>
            <w:szCs w:val="24"/>
          </w:rPr>
          <w:t>Jongejans</w:t>
        </w:r>
        <w:proofErr w:type="spellEnd"/>
        <w:r w:rsidR="00186BDE" w:rsidRPr="009B5233">
          <w:rPr>
            <w:rFonts w:ascii="Times New Roman" w:hAnsi="Times New Roman" w:cs="Times New Roman"/>
            <w:sz w:val="24"/>
            <w:szCs w:val="24"/>
          </w:rPr>
          <w:t xml:space="preserve"> </w:t>
        </w:r>
        <w:r w:rsidR="00186BDE" w:rsidRPr="009B5233">
          <w:rPr>
            <w:rFonts w:ascii="Times New Roman" w:hAnsi="Times New Roman" w:cs="Times New Roman"/>
            <w:i/>
            <w:iCs/>
            <w:sz w:val="24"/>
            <w:szCs w:val="24"/>
          </w:rPr>
          <w:t>et al</w:t>
        </w:r>
        <w:r w:rsidR="00186BDE">
          <w:rPr>
            <w:rFonts w:ascii="Times New Roman" w:hAnsi="Times New Roman" w:cs="Times New Roman"/>
            <w:i/>
            <w:iCs/>
            <w:sz w:val="24"/>
            <w:szCs w:val="24"/>
          </w:rPr>
          <w:t>.</w:t>
        </w:r>
        <w:r w:rsidR="00186BDE" w:rsidRPr="009B5233">
          <w:rPr>
            <w:rFonts w:ascii="Times New Roman" w:hAnsi="Times New Roman" w:cs="Times New Roman"/>
            <w:sz w:val="24"/>
            <w:szCs w:val="24"/>
          </w:rPr>
          <w:t xml:space="preserve"> 2011</w:t>
        </w:r>
        <w:r w:rsidR="00186BDE">
          <w:rPr>
            <w:rFonts w:ascii="Times New Roman" w:hAnsi="Times New Roman" w:cs="Times New Roman"/>
            <w:sz w:val="24"/>
            <w:szCs w:val="24"/>
          </w:rPr>
          <w:t xml:space="preserve">), or only initiation of ant-driven secondary dispersal (e.g. </w:t>
        </w:r>
        <w:proofErr w:type="spellStart"/>
        <w:r w:rsidR="00186BDE" w:rsidRPr="007C1F05">
          <w:rPr>
            <w:rFonts w:ascii="Times New Roman" w:hAnsi="Times New Roman" w:cs="Times New Roman"/>
            <w:sz w:val="24"/>
            <w:szCs w:val="24"/>
          </w:rPr>
          <w:t>Jongejans</w:t>
        </w:r>
        <w:proofErr w:type="spellEnd"/>
        <w:r w:rsidR="00186BDE" w:rsidRPr="007C1F05">
          <w:rPr>
            <w:rFonts w:ascii="Times New Roman" w:hAnsi="Times New Roman" w:cs="Times New Roman"/>
            <w:sz w:val="24"/>
            <w:szCs w:val="24"/>
          </w:rPr>
          <w:t xml:space="preserve"> </w:t>
        </w:r>
        <w:r w:rsidR="00186BDE" w:rsidRPr="00B8674C">
          <w:rPr>
            <w:rFonts w:ascii="Times New Roman" w:hAnsi="Times New Roman" w:cs="Times New Roman"/>
            <w:i/>
            <w:iCs/>
            <w:sz w:val="24"/>
            <w:szCs w:val="24"/>
          </w:rPr>
          <w:t>et al</w:t>
        </w:r>
        <w:r w:rsidR="00186BDE" w:rsidRPr="007C1F05">
          <w:rPr>
            <w:rFonts w:ascii="Times New Roman" w:hAnsi="Times New Roman" w:cs="Times New Roman"/>
            <w:sz w:val="24"/>
            <w:szCs w:val="24"/>
          </w:rPr>
          <w:t>. 2015</w:t>
        </w:r>
        <w:r w:rsidR="00186BDE">
          <w:rPr>
            <w:rFonts w:ascii="Times New Roman" w:hAnsi="Times New Roman" w:cs="Times New Roman"/>
            <w:sz w:val="24"/>
            <w:szCs w:val="24"/>
          </w:rPr>
          <w:t xml:space="preserve">, Drees and Shea </w:t>
        </w:r>
        <w:r w:rsidR="00186BDE" w:rsidRPr="00485FA9">
          <w:rPr>
            <w:rFonts w:ascii="Times New Roman" w:hAnsi="Times New Roman" w:cs="Times New Roman"/>
            <w:sz w:val="24"/>
            <w:szCs w:val="24"/>
          </w:rPr>
          <w:t>2024a</w:t>
        </w:r>
        <w:r w:rsidR="00186BDE">
          <w:rPr>
            <w:rFonts w:ascii="Times New Roman" w:hAnsi="Times New Roman" w:cs="Times New Roman"/>
            <w:sz w:val="24"/>
            <w:szCs w:val="24"/>
          </w:rPr>
          <w:t>)</w:t>
        </w:r>
      </w:moveTo>
      <w:moveToRangeEnd w:id="414"/>
      <w:ins w:id="421" w:author="Trevor Drees" w:date="2025-09-04T15:58:00Z" w16du:dateUtc="2025-09-04T22:58:00Z">
        <w:r w:rsidR="00237AB8">
          <w:rPr>
            <w:rFonts w:ascii="Times New Roman" w:hAnsi="Times New Roman" w:cs="Times New Roman"/>
            <w:sz w:val="24"/>
            <w:szCs w:val="24"/>
          </w:rPr>
          <w:t>.</w:t>
        </w:r>
      </w:ins>
    </w:p>
    <w:p w14:paraId="3EB1F287" w14:textId="236224F8" w:rsidR="006E1D5B" w:rsidRDefault="006E1D5B" w:rsidP="004C2241">
      <w:pPr>
        <w:spacing w:after="0" w:line="480" w:lineRule="auto"/>
        <w:ind w:firstLine="284"/>
        <w:rPr>
          <w:ins w:id="422" w:author="Trevor Drees" w:date="2025-09-04T16:08:00Z" w16du:dateUtc="2025-09-04T23:08:00Z"/>
          <w:rFonts w:ascii="Times New Roman" w:hAnsi="Times New Roman" w:cs="Times New Roman"/>
          <w:sz w:val="24"/>
          <w:szCs w:val="24"/>
        </w:rPr>
      </w:pPr>
      <w:ins w:id="423" w:author="Trevor Drees" w:date="2025-09-04T16:02:00Z" w16du:dateUtc="2025-09-04T23:02:00Z">
        <w:r>
          <w:rPr>
            <w:rFonts w:ascii="Times New Roman" w:hAnsi="Times New Roman" w:cs="Times New Roman"/>
            <w:sz w:val="24"/>
            <w:szCs w:val="24"/>
          </w:rPr>
          <w:t>Perhaps one of the most salient points from our work</w:t>
        </w:r>
      </w:ins>
      <w:ins w:id="424" w:author="Trevor Drees" w:date="2025-09-04T21:59:00Z" w16du:dateUtc="2025-09-05T04:59:00Z">
        <w:r w:rsidR="00F8773F">
          <w:rPr>
            <w:rFonts w:ascii="Times New Roman" w:hAnsi="Times New Roman" w:cs="Times New Roman"/>
            <w:sz w:val="24"/>
            <w:szCs w:val="24"/>
          </w:rPr>
          <w:t xml:space="preserve"> here</w:t>
        </w:r>
      </w:ins>
      <w:ins w:id="425" w:author="Trevor Drees" w:date="2025-09-04T16:02:00Z" w16du:dateUtc="2025-09-04T23:02:00Z">
        <w:r>
          <w:rPr>
            <w:rFonts w:ascii="Times New Roman" w:hAnsi="Times New Roman" w:cs="Times New Roman"/>
            <w:sz w:val="24"/>
            <w:szCs w:val="24"/>
          </w:rPr>
          <w:t xml:space="preserve"> is that the predation of propagules can have an outsized influence on how populations spread.</w:t>
        </w:r>
      </w:ins>
      <w:ins w:id="426" w:author="Trevor Drees" w:date="2025-09-04T22:01:00Z" w16du:dateUtc="2025-09-05T05:01:00Z">
        <w:r w:rsidR="00F8773F">
          <w:rPr>
            <w:rFonts w:ascii="Times New Roman" w:hAnsi="Times New Roman" w:cs="Times New Roman"/>
            <w:sz w:val="24"/>
            <w:szCs w:val="24"/>
          </w:rPr>
          <w:t xml:space="preserve"> D</w:t>
        </w:r>
        <w:r w:rsidR="00F8773F">
          <w:rPr>
            <w:rFonts w:ascii="Times New Roman" w:hAnsi="Times New Roman" w:cs="Times New Roman"/>
            <w:sz w:val="24"/>
            <w:szCs w:val="24"/>
          </w:rPr>
          <w:t>ispersal</w:t>
        </w:r>
      </w:ins>
      <w:ins w:id="427" w:author="Trevor Drees" w:date="2025-09-04T22:02:00Z" w16du:dateUtc="2025-09-05T05:02:00Z">
        <w:r w:rsidR="00F8773F">
          <w:rPr>
            <w:rFonts w:ascii="Times New Roman" w:hAnsi="Times New Roman" w:cs="Times New Roman"/>
            <w:sz w:val="24"/>
            <w:szCs w:val="24"/>
          </w:rPr>
          <w:t xml:space="preserve"> (</w:t>
        </w:r>
      </w:ins>
      <w:ins w:id="428" w:author="Trevor Drees" w:date="2025-09-04T22:24:00Z" w16du:dateUtc="2025-09-05T05:24:00Z">
        <w:r w:rsidR="00454D05">
          <w:rPr>
            <w:rFonts w:ascii="Times New Roman" w:hAnsi="Times New Roman" w:cs="Times New Roman"/>
            <w:sz w:val="24"/>
            <w:szCs w:val="24"/>
          </w:rPr>
          <w:t>including</w:t>
        </w:r>
      </w:ins>
      <w:ins w:id="429" w:author="Trevor Drees" w:date="2025-09-04T22:02:00Z" w16du:dateUtc="2025-09-05T05:02:00Z">
        <w:r w:rsidR="00F8773F">
          <w:rPr>
            <w:rFonts w:ascii="Times New Roman" w:hAnsi="Times New Roman" w:cs="Times New Roman"/>
            <w:sz w:val="24"/>
            <w:szCs w:val="24"/>
          </w:rPr>
          <w:t xml:space="preserve"> subsequent population spread)</w:t>
        </w:r>
      </w:ins>
      <w:ins w:id="430" w:author="Trevor Drees" w:date="2025-09-04T22:01:00Z" w16du:dateUtc="2025-09-05T05:01:00Z">
        <w:r w:rsidR="00F8773F">
          <w:rPr>
            <w:rFonts w:ascii="Times New Roman" w:hAnsi="Times New Roman" w:cs="Times New Roman"/>
            <w:sz w:val="24"/>
            <w:szCs w:val="24"/>
          </w:rPr>
          <w:t xml:space="preserve"> and propagule count are fundamentally intertwined</w:t>
        </w:r>
      </w:ins>
      <w:ins w:id="431" w:author="Trevor Drees" w:date="2025-09-04T16:03:00Z" w16du:dateUtc="2025-09-04T23:03:00Z">
        <w:r>
          <w:rPr>
            <w:rFonts w:ascii="Times New Roman" w:hAnsi="Times New Roman" w:cs="Times New Roman"/>
            <w:sz w:val="24"/>
            <w:szCs w:val="24"/>
          </w:rPr>
          <w:t xml:space="preserve"> </w:t>
        </w:r>
      </w:ins>
      <w:ins w:id="432" w:author="Trevor Drees" w:date="2025-09-04T22:02:00Z" w16du:dateUtc="2025-09-05T05:02:00Z">
        <w:r w:rsidR="00F8773F">
          <w:rPr>
            <w:rFonts w:ascii="Times New Roman" w:hAnsi="Times New Roman" w:cs="Times New Roman"/>
            <w:sz w:val="24"/>
            <w:szCs w:val="24"/>
          </w:rPr>
          <w:t xml:space="preserve">because </w:t>
        </w:r>
      </w:ins>
      <w:ins w:id="433" w:author="Trevor Drees" w:date="2025-09-04T21:49:00Z" w16du:dateUtc="2025-09-05T04:49:00Z">
        <w:r w:rsidR="003331F7">
          <w:rPr>
            <w:rFonts w:ascii="Times New Roman" w:hAnsi="Times New Roman" w:cs="Times New Roman"/>
            <w:sz w:val="24"/>
            <w:szCs w:val="24"/>
          </w:rPr>
          <w:t>p</w:t>
        </w:r>
      </w:ins>
      <w:ins w:id="434" w:author="Trevor Drees" w:date="2025-09-04T16:03:00Z" w16du:dateUtc="2025-09-04T23:03:00Z">
        <w:r>
          <w:rPr>
            <w:rFonts w:ascii="Times New Roman" w:hAnsi="Times New Roman" w:cs="Times New Roman"/>
            <w:sz w:val="24"/>
            <w:szCs w:val="24"/>
          </w:rPr>
          <w:t xml:space="preserve">redation or any other form of destruction </w:t>
        </w:r>
      </w:ins>
      <w:ins w:id="435" w:author="Trevor Drees" w:date="2025-09-04T21:43:00Z" w16du:dateUtc="2025-09-05T04:43:00Z">
        <w:r w:rsidR="00B024D2">
          <w:rPr>
            <w:rFonts w:ascii="Times New Roman" w:hAnsi="Times New Roman" w:cs="Times New Roman"/>
            <w:sz w:val="24"/>
            <w:szCs w:val="24"/>
          </w:rPr>
          <w:t>limits</w:t>
        </w:r>
      </w:ins>
      <w:ins w:id="436" w:author="Trevor Drees" w:date="2025-09-04T16:04:00Z" w16du:dateUtc="2025-09-04T23:04:00Z">
        <w:r w:rsidRPr="000254AF">
          <w:rPr>
            <w:rFonts w:ascii="Times New Roman" w:hAnsi="Times New Roman" w:cs="Times New Roman"/>
            <w:sz w:val="24"/>
            <w:szCs w:val="24"/>
          </w:rPr>
          <w:t xml:space="preserve"> the number of propagules in the system</w:t>
        </w:r>
      </w:ins>
      <w:ins w:id="437" w:author="Trevor Drees" w:date="2025-09-04T21:49:00Z" w16du:dateUtc="2025-09-05T04:49:00Z">
        <w:r w:rsidR="003331F7">
          <w:rPr>
            <w:rFonts w:ascii="Times New Roman" w:hAnsi="Times New Roman" w:cs="Times New Roman"/>
            <w:sz w:val="24"/>
            <w:szCs w:val="24"/>
          </w:rPr>
          <w:t>, mak</w:t>
        </w:r>
      </w:ins>
      <w:ins w:id="438" w:author="Trevor Drees" w:date="2025-09-04T22:02:00Z" w16du:dateUtc="2025-09-05T05:02:00Z">
        <w:r w:rsidR="00F8773F">
          <w:rPr>
            <w:rFonts w:ascii="Times New Roman" w:hAnsi="Times New Roman" w:cs="Times New Roman"/>
            <w:sz w:val="24"/>
            <w:szCs w:val="24"/>
          </w:rPr>
          <w:t>ing</w:t>
        </w:r>
      </w:ins>
      <w:ins w:id="439" w:author="Trevor Drees" w:date="2025-09-04T16:04:00Z" w16du:dateUtc="2025-09-04T23:04:00Z">
        <w:r w:rsidRPr="000254AF">
          <w:rPr>
            <w:rFonts w:ascii="Times New Roman" w:hAnsi="Times New Roman" w:cs="Times New Roman"/>
            <w:sz w:val="24"/>
            <w:szCs w:val="24"/>
          </w:rPr>
          <w:t xml:space="preserve"> it </w:t>
        </w:r>
      </w:ins>
      <w:ins w:id="440" w:author="Trevor Drees" w:date="2025-09-04T21:50:00Z" w16du:dateUtc="2025-09-05T04:50:00Z">
        <w:r w:rsidR="003331F7">
          <w:rPr>
            <w:rFonts w:ascii="Times New Roman" w:hAnsi="Times New Roman" w:cs="Times New Roman"/>
            <w:sz w:val="24"/>
            <w:szCs w:val="24"/>
          </w:rPr>
          <w:t>more difficult</w:t>
        </w:r>
      </w:ins>
      <w:ins w:id="441" w:author="Trevor Drees" w:date="2025-09-04T16:04:00Z" w16du:dateUtc="2025-09-04T23:04:00Z">
        <w:r w:rsidRPr="000254AF">
          <w:rPr>
            <w:rFonts w:ascii="Times New Roman" w:hAnsi="Times New Roman" w:cs="Times New Roman"/>
            <w:sz w:val="24"/>
            <w:szCs w:val="24"/>
          </w:rPr>
          <w:t xml:space="preserve"> for long-distance dispersal to be achieved </w:t>
        </w:r>
      </w:ins>
      <w:ins w:id="442" w:author="Trevor Drees" w:date="2025-09-04T21:50:00Z" w16du:dateUtc="2025-09-05T04:50:00Z">
        <w:r w:rsidR="003331F7">
          <w:rPr>
            <w:rFonts w:ascii="Times New Roman" w:hAnsi="Times New Roman" w:cs="Times New Roman"/>
            <w:sz w:val="24"/>
            <w:szCs w:val="24"/>
          </w:rPr>
          <w:t xml:space="preserve">simply </w:t>
        </w:r>
      </w:ins>
      <w:ins w:id="443" w:author="Trevor Drees" w:date="2025-09-04T16:04:00Z" w16du:dateUtc="2025-09-04T23:04:00Z">
        <w:r w:rsidRPr="000254AF">
          <w:rPr>
            <w:rFonts w:ascii="Times New Roman" w:hAnsi="Times New Roman" w:cs="Times New Roman"/>
            <w:sz w:val="24"/>
            <w:szCs w:val="24"/>
          </w:rPr>
          <w:t>by virtue of sheer numbers.</w:t>
        </w:r>
        <w:r>
          <w:rPr>
            <w:rFonts w:ascii="Times New Roman" w:hAnsi="Times New Roman" w:cs="Times New Roman"/>
            <w:sz w:val="24"/>
            <w:szCs w:val="24"/>
          </w:rPr>
          <w:t xml:space="preserve"> </w:t>
        </w:r>
      </w:ins>
      <w:ins w:id="444" w:author="Trevor Drees" w:date="2025-09-04T21:59:00Z" w16du:dateUtc="2025-09-05T04:59:00Z">
        <w:r w:rsidR="00F8773F">
          <w:rPr>
            <w:rFonts w:ascii="Times New Roman" w:hAnsi="Times New Roman" w:cs="Times New Roman"/>
            <w:sz w:val="24"/>
            <w:szCs w:val="24"/>
          </w:rPr>
          <w:t>After all,</w:t>
        </w:r>
      </w:ins>
      <w:ins w:id="445" w:author="Trevor Drees" w:date="2025-09-04T21:48:00Z" w16du:dateUtc="2025-09-05T04:48:00Z">
        <w:r w:rsidR="003331F7" w:rsidRPr="00F8773F">
          <w:rPr>
            <w:rFonts w:ascii="Times New Roman" w:hAnsi="Times New Roman" w:cs="Times New Roman"/>
            <w:sz w:val="24"/>
            <w:szCs w:val="24"/>
          </w:rPr>
          <w:t xml:space="preserve"> i</w:t>
        </w:r>
      </w:ins>
      <w:ins w:id="446" w:author="Trevor Drees" w:date="2025-09-04T16:04:00Z" w16du:dateUtc="2025-09-04T23:04:00Z">
        <w:r w:rsidRPr="00F8773F">
          <w:rPr>
            <w:rFonts w:ascii="Times New Roman" w:hAnsi="Times New Roman" w:cs="Times New Roman"/>
            <w:sz w:val="24"/>
            <w:szCs w:val="24"/>
          </w:rPr>
          <w:t>t is</w:t>
        </w:r>
      </w:ins>
      <w:ins w:id="447" w:author="Trevor Drees" w:date="2025-09-04T21:59:00Z" w16du:dateUtc="2025-09-05T04:59:00Z">
        <w:r w:rsidR="00F8773F" w:rsidRPr="00F8773F">
          <w:rPr>
            <w:rFonts w:ascii="Times New Roman" w:hAnsi="Times New Roman" w:cs="Times New Roman"/>
            <w:sz w:val="24"/>
            <w:szCs w:val="24"/>
            <w:rPrChange w:id="448" w:author="Trevor Drees" w:date="2025-09-04T22:01:00Z" w16du:dateUtc="2025-09-05T05:01:00Z">
              <w:rPr>
                <w:rFonts w:ascii="Times New Roman" w:hAnsi="Times New Roman" w:cs="Times New Roman"/>
                <w:sz w:val="24"/>
                <w:szCs w:val="24"/>
                <w:highlight w:val="yellow"/>
              </w:rPr>
            </w:rPrChange>
          </w:rPr>
          <w:t xml:space="preserve"> much</w:t>
        </w:r>
      </w:ins>
      <w:ins w:id="449" w:author="Trevor Drees" w:date="2025-09-04T16:04:00Z" w16du:dateUtc="2025-09-04T23:04:00Z">
        <w:r w:rsidRPr="00F8773F">
          <w:rPr>
            <w:rFonts w:ascii="Times New Roman" w:hAnsi="Times New Roman" w:cs="Times New Roman"/>
            <w:sz w:val="24"/>
            <w:szCs w:val="24"/>
          </w:rPr>
          <w:t xml:space="preserve"> easier to hit a long-distance</w:t>
        </w:r>
      </w:ins>
      <w:ins w:id="450" w:author="Trevor Drees" w:date="2025-09-04T21:59:00Z" w16du:dateUtc="2025-09-05T04:59:00Z">
        <w:r w:rsidR="00F8773F" w:rsidRPr="00F8773F">
          <w:rPr>
            <w:rFonts w:ascii="Times New Roman" w:hAnsi="Times New Roman" w:cs="Times New Roman"/>
            <w:sz w:val="24"/>
            <w:szCs w:val="24"/>
            <w:rPrChange w:id="451" w:author="Trevor Drees" w:date="2025-09-04T22:01:00Z" w16du:dateUtc="2025-09-05T05:01:00Z">
              <w:rPr>
                <w:rFonts w:ascii="Times New Roman" w:hAnsi="Times New Roman" w:cs="Times New Roman"/>
                <w:sz w:val="24"/>
                <w:szCs w:val="24"/>
                <w:highlight w:val="yellow"/>
              </w:rPr>
            </w:rPrChange>
          </w:rPr>
          <w:t xml:space="preserve"> dispersal</w:t>
        </w:r>
      </w:ins>
      <w:ins w:id="452" w:author="Trevor Drees" w:date="2025-09-04T16:04:00Z" w16du:dateUtc="2025-09-04T23:04:00Z">
        <w:r w:rsidRPr="00F8773F">
          <w:rPr>
            <w:rFonts w:ascii="Times New Roman" w:hAnsi="Times New Roman" w:cs="Times New Roman"/>
            <w:sz w:val="24"/>
            <w:szCs w:val="24"/>
          </w:rPr>
          <w:t xml:space="preserve"> bullseye </w:t>
        </w:r>
      </w:ins>
      <w:ins w:id="453" w:author="Trevor Drees" w:date="2025-09-04T22:02:00Z" w16du:dateUtc="2025-09-05T05:02:00Z">
        <w:r w:rsidR="00F8773F">
          <w:rPr>
            <w:rFonts w:ascii="Times New Roman" w:hAnsi="Times New Roman" w:cs="Times New Roman"/>
            <w:sz w:val="24"/>
            <w:szCs w:val="24"/>
          </w:rPr>
          <w:t>when there are mo</w:t>
        </w:r>
      </w:ins>
      <w:ins w:id="454" w:author="Trevor Drees" w:date="2025-09-04T22:03:00Z" w16du:dateUtc="2025-09-05T05:03:00Z">
        <w:r w:rsidR="00F8773F">
          <w:rPr>
            <w:rFonts w:ascii="Times New Roman" w:hAnsi="Times New Roman" w:cs="Times New Roman"/>
            <w:sz w:val="24"/>
            <w:szCs w:val="24"/>
          </w:rPr>
          <w:t>re propagules available to do so</w:t>
        </w:r>
      </w:ins>
      <w:ins w:id="455" w:author="Trevor Drees" w:date="2025-09-04T22:01:00Z" w16du:dateUtc="2025-09-05T05:01:00Z">
        <w:r w:rsidR="00F8773F" w:rsidRPr="00F8773F">
          <w:rPr>
            <w:rFonts w:ascii="Times New Roman" w:hAnsi="Times New Roman" w:cs="Times New Roman"/>
            <w:sz w:val="24"/>
            <w:szCs w:val="24"/>
          </w:rPr>
          <w:t>.</w:t>
        </w:r>
      </w:ins>
      <w:ins w:id="456" w:author="Trevor Drees" w:date="2025-09-04T16:05:00Z" w16du:dateUtc="2025-09-04T23:05:00Z">
        <w:r>
          <w:rPr>
            <w:rFonts w:ascii="Times New Roman" w:hAnsi="Times New Roman" w:cs="Times New Roman"/>
            <w:sz w:val="24"/>
            <w:szCs w:val="24"/>
          </w:rPr>
          <w:t xml:space="preserve"> This highlights an important observation about population spread </w:t>
        </w:r>
      </w:ins>
      <w:ins w:id="457" w:author="Trevor Drees" w:date="2025-09-04T21:52:00Z" w16du:dateUtc="2025-09-05T04:52:00Z">
        <w:r w:rsidR="003331F7">
          <w:rPr>
            <w:rFonts w:ascii="Times New Roman" w:hAnsi="Times New Roman" w:cs="Times New Roman"/>
            <w:sz w:val="24"/>
            <w:szCs w:val="24"/>
          </w:rPr>
          <w:t>in</w:t>
        </w:r>
      </w:ins>
      <w:ins w:id="458" w:author="Trevor Drees" w:date="2025-09-04T16:05:00Z" w16du:dateUtc="2025-09-04T23:05:00Z">
        <w:r>
          <w:rPr>
            <w:rFonts w:ascii="Times New Roman" w:hAnsi="Times New Roman" w:cs="Times New Roman"/>
            <w:sz w:val="24"/>
            <w:szCs w:val="24"/>
          </w:rPr>
          <w:t xml:space="preserve"> </w:t>
        </w:r>
        <w:r w:rsidRPr="007E19BC">
          <w:rPr>
            <w:rFonts w:ascii="Times New Roman" w:hAnsi="Times New Roman" w:cs="Times New Roman"/>
            <w:i/>
            <w:iCs/>
            <w:sz w:val="24"/>
            <w:szCs w:val="24"/>
          </w:rPr>
          <w:t>C. nutan</w:t>
        </w:r>
      </w:ins>
      <w:ins w:id="459" w:author="Trevor Drees" w:date="2025-09-04T21:52:00Z" w16du:dateUtc="2025-09-05T04:52:00Z">
        <w:r w:rsidR="003331F7">
          <w:rPr>
            <w:rFonts w:ascii="Times New Roman" w:hAnsi="Times New Roman" w:cs="Times New Roman"/>
            <w:i/>
            <w:iCs/>
            <w:sz w:val="24"/>
            <w:szCs w:val="24"/>
          </w:rPr>
          <w:t>s</w:t>
        </w:r>
        <w:r w:rsidR="003331F7">
          <w:rPr>
            <w:rFonts w:ascii="Times New Roman" w:hAnsi="Times New Roman" w:cs="Times New Roman"/>
            <w:sz w:val="24"/>
            <w:szCs w:val="24"/>
          </w:rPr>
          <w:t xml:space="preserve"> </w:t>
        </w:r>
      </w:ins>
      <w:ins w:id="460" w:author="Trevor Drees" w:date="2025-09-04T22:03:00Z" w16du:dateUtc="2025-09-05T05:03:00Z">
        <w:r w:rsidR="00F8773F">
          <w:rPr>
            <w:rFonts w:ascii="Times New Roman" w:hAnsi="Times New Roman" w:cs="Times New Roman"/>
            <w:sz w:val="24"/>
            <w:szCs w:val="24"/>
          </w:rPr>
          <w:t>and plenty of</w:t>
        </w:r>
      </w:ins>
      <w:ins w:id="461" w:author="Trevor Drees" w:date="2025-09-04T21:52:00Z" w16du:dateUtc="2025-09-05T04:52:00Z">
        <w:r w:rsidR="003331F7">
          <w:rPr>
            <w:rFonts w:ascii="Times New Roman" w:hAnsi="Times New Roman" w:cs="Times New Roman"/>
            <w:sz w:val="24"/>
            <w:szCs w:val="24"/>
          </w:rPr>
          <w:t xml:space="preserve"> other species</w:t>
        </w:r>
      </w:ins>
      <w:ins w:id="462" w:author="Trevor Drees" w:date="2025-09-04T16:05:00Z" w16du:dateUtc="2025-09-04T23:05:00Z">
        <w:r>
          <w:rPr>
            <w:rFonts w:ascii="Times New Roman" w:hAnsi="Times New Roman" w:cs="Times New Roman"/>
            <w:sz w:val="24"/>
            <w:szCs w:val="24"/>
          </w:rPr>
          <w:t>: spread rates are a combination of not only how far propagules move, but also how many propagules are moving.</w:t>
        </w:r>
      </w:ins>
      <w:ins w:id="463" w:author="Trevor Drees" w:date="2025-09-04T16:06:00Z" w16du:dateUtc="2025-09-04T23:06:00Z">
        <w:r>
          <w:rPr>
            <w:rFonts w:ascii="Times New Roman" w:hAnsi="Times New Roman" w:cs="Times New Roman"/>
            <w:sz w:val="24"/>
            <w:szCs w:val="24"/>
          </w:rPr>
          <w:t xml:space="preserve"> </w:t>
        </w:r>
      </w:ins>
      <w:ins w:id="464" w:author="Trevor Drees" w:date="2025-09-04T22:25:00Z" w16du:dateUtc="2025-09-05T05:25:00Z">
        <w:r w:rsidR="00454D05">
          <w:rPr>
            <w:rFonts w:ascii="Times New Roman" w:hAnsi="Times New Roman" w:cs="Times New Roman"/>
            <w:sz w:val="24"/>
            <w:szCs w:val="24"/>
          </w:rPr>
          <w:t>Additionally, this</w:t>
        </w:r>
      </w:ins>
      <w:ins w:id="465" w:author="Trevor Drees" w:date="2025-09-04T16:06:00Z" w16du:dateUtc="2025-09-04T23:06:00Z">
        <w:r>
          <w:rPr>
            <w:rFonts w:ascii="Times New Roman" w:hAnsi="Times New Roman" w:cs="Times New Roman"/>
            <w:sz w:val="24"/>
            <w:szCs w:val="24"/>
          </w:rPr>
          <w:t xml:space="preserve"> further</w:t>
        </w:r>
        <w:r w:rsidRPr="000254AF">
          <w:rPr>
            <w:rFonts w:ascii="Times New Roman" w:hAnsi="Times New Roman" w:cs="Times New Roman"/>
            <w:sz w:val="24"/>
            <w:szCs w:val="24"/>
          </w:rPr>
          <w:t xml:space="preserve"> emphasizes that it is important to avoid </w:t>
        </w:r>
        <w:r>
          <w:rPr>
            <w:rFonts w:ascii="Times New Roman" w:hAnsi="Times New Roman" w:cs="Times New Roman"/>
            <w:sz w:val="24"/>
            <w:szCs w:val="24"/>
          </w:rPr>
          <w:t>attributing seed removal</w:t>
        </w:r>
      </w:ins>
      <w:ins w:id="466" w:author="Trevor Drees" w:date="2025-09-04T22:04:00Z" w16du:dateUtc="2025-09-05T05:04:00Z">
        <w:r w:rsidR="00F8773F">
          <w:rPr>
            <w:rFonts w:ascii="Times New Roman" w:hAnsi="Times New Roman" w:cs="Times New Roman"/>
            <w:sz w:val="24"/>
            <w:szCs w:val="24"/>
          </w:rPr>
          <w:t xml:space="preserve"> by dispersers</w:t>
        </w:r>
      </w:ins>
      <w:ins w:id="467" w:author="Trevor Drees" w:date="2025-09-04T16:06:00Z" w16du:dateUtc="2025-09-04T23:06:00Z">
        <w:r>
          <w:rPr>
            <w:rFonts w:ascii="Times New Roman" w:hAnsi="Times New Roman" w:cs="Times New Roman"/>
            <w:sz w:val="24"/>
            <w:szCs w:val="24"/>
          </w:rPr>
          <w:t xml:space="preserve"> entirely to either</w:t>
        </w:r>
        <w:r w:rsidRPr="000254AF">
          <w:rPr>
            <w:rFonts w:ascii="Times New Roman" w:hAnsi="Times New Roman" w:cs="Times New Roman"/>
            <w:sz w:val="24"/>
            <w:szCs w:val="24"/>
          </w:rPr>
          <w:t xml:space="preserve"> dispersal </w:t>
        </w:r>
        <w:r>
          <w:rPr>
            <w:rFonts w:ascii="Times New Roman" w:hAnsi="Times New Roman" w:cs="Times New Roman"/>
            <w:sz w:val="24"/>
            <w:szCs w:val="24"/>
          </w:rPr>
          <w:t>or</w:t>
        </w:r>
        <w:r w:rsidRPr="000254AF">
          <w:rPr>
            <w:rFonts w:ascii="Times New Roman" w:hAnsi="Times New Roman" w:cs="Times New Roman"/>
            <w:sz w:val="24"/>
            <w:szCs w:val="24"/>
          </w:rPr>
          <w:t xml:space="preserve"> predation</w:t>
        </w:r>
        <w:r>
          <w:rPr>
            <w:rFonts w:ascii="Times New Roman" w:hAnsi="Times New Roman" w:cs="Times New Roman"/>
            <w:sz w:val="24"/>
            <w:szCs w:val="24"/>
          </w:rPr>
          <w:t>, as these two phenomena are commonly conflated</w:t>
        </w:r>
        <w:r w:rsidRPr="000254AF">
          <w:rPr>
            <w:rFonts w:ascii="Times New Roman" w:hAnsi="Times New Roman" w:cs="Times New Roman"/>
            <w:sz w:val="24"/>
            <w:szCs w:val="24"/>
          </w:rPr>
          <w:t xml:space="preserve"> (</w:t>
        </w:r>
        <w:r w:rsidRPr="000254AF">
          <w:rPr>
            <w:rFonts w:ascii="Times New Roman" w:eastAsiaTheme="minorEastAsia" w:hAnsi="Times New Roman" w:cs="Times New Roman"/>
            <w:sz w:val="24"/>
            <w:szCs w:val="24"/>
          </w:rPr>
          <w:t xml:space="preserve">Vander Wall </w:t>
        </w:r>
        <w:r w:rsidRPr="000254AF">
          <w:rPr>
            <w:rFonts w:ascii="Times New Roman" w:eastAsiaTheme="minorEastAsia" w:hAnsi="Times New Roman" w:cs="Times New Roman"/>
            <w:i/>
            <w:iCs/>
            <w:sz w:val="24"/>
            <w:szCs w:val="24"/>
          </w:rPr>
          <w:t>et al</w:t>
        </w:r>
        <w:r w:rsidRPr="000254AF">
          <w:rPr>
            <w:rFonts w:ascii="Times New Roman" w:eastAsiaTheme="minorEastAsia" w:hAnsi="Times New Roman" w:cs="Times New Roman"/>
            <w:sz w:val="24"/>
            <w:szCs w:val="24"/>
          </w:rPr>
          <w:t>. 2005</w:t>
        </w:r>
        <w:r w:rsidRPr="000254AF">
          <w:rPr>
            <w:rFonts w:ascii="Times New Roman" w:hAnsi="Times New Roman" w:cs="Times New Roman"/>
            <w:sz w:val="24"/>
            <w:szCs w:val="24"/>
          </w:rPr>
          <w:t>)</w:t>
        </w:r>
        <w:r>
          <w:rPr>
            <w:rFonts w:ascii="Times New Roman" w:hAnsi="Times New Roman" w:cs="Times New Roman"/>
            <w:sz w:val="24"/>
            <w:szCs w:val="24"/>
          </w:rPr>
          <w:t xml:space="preserve">. Assuming that all propagules are </w:t>
        </w:r>
        <w:r>
          <w:rPr>
            <w:rFonts w:ascii="Times New Roman" w:hAnsi="Times New Roman" w:cs="Times New Roman"/>
            <w:sz w:val="24"/>
            <w:szCs w:val="24"/>
          </w:rPr>
          <w:lastRenderedPageBreak/>
          <w:t xml:space="preserve">successfully dispersed will overestimate spread, while </w:t>
        </w:r>
        <w:proofErr w:type="gramStart"/>
        <w:r>
          <w:rPr>
            <w:rFonts w:ascii="Times New Roman" w:hAnsi="Times New Roman" w:cs="Times New Roman"/>
            <w:sz w:val="24"/>
            <w:szCs w:val="24"/>
          </w:rPr>
          <w:t>assuming that</w:t>
        </w:r>
        <w:proofErr w:type="gramEnd"/>
        <w:r>
          <w:rPr>
            <w:rFonts w:ascii="Times New Roman" w:hAnsi="Times New Roman" w:cs="Times New Roman"/>
            <w:sz w:val="24"/>
            <w:szCs w:val="24"/>
          </w:rPr>
          <w:t xml:space="preserve"> all propagules </w:t>
        </w:r>
      </w:ins>
      <w:ins w:id="468" w:author="Trevor Drees" w:date="2025-09-04T16:07:00Z" w16du:dateUtc="2025-09-04T23:07:00Z">
        <w:r>
          <w:rPr>
            <w:rFonts w:ascii="Times New Roman" w:hAnsi="Times New Roman" w:cs="Times New Roman"/>
            <w:sz w:val="24"/>
            <w:szCs w:val="24"/>
          </w:rPr>
          <w:t>experience predation will underestimate it</w:t>
        </w:r>
      </w:ins>
      <w:ins w:id="469" w:author="Trevor Drees" w:date="2025-09-04T16:12:00Z" w16du:dateUtc="2025-09-04T23:12:00Z">
        <w:r w:rsidR="00714505">
          <w:rPr>
            <w:rFonts w:ascii="Times New Roman" w:hAnsi="Times New Roman" w:cs="Times New Roman"/>
            <w:sz w:val="24"/>
            <w:szCs w:val="24"/>
          </w:rPr>
          <w:t xml:space="preserve">; when </w:t>
        </w:r>
      </w:ins>
      <w:ins w:id="470" w:author="Trevor Drees" w:date="2025-09-04T16:14:00Z" w16du:dateUtc="2025-09-04T23:14:00Z">
        <w:r w:rsidR="00714505">
          <w:rPr>
            <w:rFonts w:ascii="Times New Roman" w:hAnsi="Times New Roman" w:cs="Times New Roman"/>
            <w:sz w:val="24"/>
            <w:szCs w:val="24"/>
          </w:rPr>
          <w:t>incomplete models based on these simplifying assumptions are</w:t>
        </w:r>
      </w:ins>
      <w:ins w:id="471" w:author="Trevor Drees" w:date="2025-09-04T16:12:00Z" w16du:dateUtc="2025-09-04T23:12:00Z">
        <w:r w:rsidR="00714505">
          <w:rPr>
            <w:rFonts w:ascii="Times New Roman" w:hAnsi="Times New Roman" w:cs="Times New Roman"/>
            <w:sz w:val="24"/>
            <w:szCs w:val="24"/>
          </w:rPr>
          <w:t xml:space="preserve"> used in management, this could result in wasted resources.</w:t>
        </w:r>
      </w:ins>
      <w:ins w:id="472" w:author="Trevor Drees" w:date="2025-09-04T16:07:00Z" w16du:dateUtc="2025-09-04T23:07:00Z">
        <w:r>
          <w:rPr>
            <w:rFonts w:ascii="Times New Roman" w:hAnsi="Times New Roman" w:cs="Times New Roman"/>
            <w:sz w:val="24"/>
            <w:szCs w:val="24"/>
          </w:rPr>
          <w:t xml:space="preserve"> </w:t>
        </w:r>
      </w:ins>
      <w:ins w:id="473" w:author="Trevor Drees" w:date="2025-09-04T21:54:00Z" w16du:dateUtc="2025-09-05T04:54:00Z">
        <w:r w:rsidR="003331F7">
          <w:rPr>
            <w:rFonts w:ascii="Times New Roman" w:hAnsi="Times New Roman" w:cs="Times New Roman"/>
            <w:sz w:val="24"/>
            <w:szCs w:val="24"/>
          </w:rPr>
          <w:t>However, the reality is that</w:t>
        </w:r>
      </w:ins>
      <w:ins w:id="474" w:author="Trevor Drees" w:date="2025-09-04T16:13:00Z" w16du:dateUtc="2025-09-04T23:13:00Z">
        <w:r w:rsidR="00714505">
          <w:rPr>
            <w:rFonts w:ascii="Times New Roman" w:hAnsi="Times New Roman" w:cs="Times New Roman"/>
            <w:sz w:val="24"/>
            <w:szCs w:val="24"/>
          </w:rPr>
          <w:t xml:space="preserve"> some propagules are dispersed successfully </w:t>
        </w:r>
      </w:ins>
      <w:ins w:id="475" w:author="Trevor Drees" w:date="2025-09-04T16:14:00Z" w16du:dateUtc="2025-09-04T23:14:00Z">
        <w:r w:rsidR="00714505">
          <w:rPr>
            <w:rFonts w:ascii="Times New Roman" w:hAnsi="Times New Roman" w:cs="Times New Roman"/>
            <w:sz w:val="24"/>
            <w:szCs w:val="24"/>
          </w:rPr>
          <w:t>while</w:t>
        </w:r>
      </w:ins>
      <w:ins w:id="476" w:author="Trevor Drees" w:date="2025-09-04T16:13:00Z" w16du:dateUtc="2025-09-04T23:13:00Z">
        <w:r w:rsidR="00714505">
          <w:rPr>
            <w:rFonts w:ascii="Times New Roman" w:hAnsi="Times New Roman" w:cs="Times New Roman"/>
            <w:sz w:val="24"/>
            <w:szCs w:val="24"/>
          </w:rPr>
          <w:t xml:space="preserve"> others</w:t>
        </w:r>
      </w:ins>
      <w:ins w:id="477" w:author="Trevor Drees" w:date="2025-09-04T16:14:00Z" w16du:dateUtc="2025-09-04T23:14:00Z">
        <w:r w:rsidR="00714505">
          <w:rPr>
            <w:rFonts w:ascii="Times New Roman" w:hAnsi="Times New Roman" w:cs="Times New Roman"/>
            <w:sz w:val="24"/>
            <w:szCs w:val="24"/>
          </w:rPr>
          <w:t xml:space="preserve"> experience predation, and</w:t>
        </w:r>
      </w:ins>
      <w:ins w:id="478" w:author="Trevor Drees" w:date="2025-09-04T16:15:00Z" w16du:dateUtc="2025-09-04T23:15:00Z">
        <w:r w:rsidR="00714505">
          <w:rPr>
            <w:rFonts w:ascii="Times New Roman" w:hAnsi="Times New Roman" w:cs="Times New Roman"/>
            <w:sz w:val="24"/>
            <w:szCs w:val="24"/>
          </w:rPr>
          <w:t xml:space="preserve"> as our sensitivity analyses indicate, accurately estimating </w:t>
        </w:r>
      </w:ins>
      <w:ins w:id="479" w:author="Trevor Drees" w:date="2025-09-04T22:05:00Z" w16du:dateUtc="2025-09-05T05:05:00Z">
        <w:r w:rsidR="00F8773F">
          <w:rPr>
            <w:rFonts w:ascii="Times New Roman" w:hAnsi="Times New Roman" w:cs="Times New Roman"/>
            <w:sz w:val="24"/>
            <w:szCs w:val="24"/>
          </w:rPr>
          <w:t>the relative frequencies of these phenomena is critical for a</w:t>
        </w:r>
      </w:ins>
      <w:ins w:id="480" w:author="Trevor Drees" w:date="2025-09-04T22:06:00Z" w16du:dateUtc="2025-09-05T05:06:00Z">
        <w:r w:rsidR="00F8773F">
          <w:rPr>
            <w:rFonts w:ascii="Times New Roman" w:hAnsi="Times New Roman" w:cs="Times New Roman"/>
            <w:sz w:val="24"/>
            <w:szCs w:val="24"/>
          </w:rPr>
          <w:t>ccurately quantifying how quickly populations move</w:t>
        </w:r>
      </w:ins>
      <w:ins w:id="481" w:author="Trevor Drees" w:date="2025-09-04T16:07:00Z" w16du:dateUtc="2025-09-04T23:07:00Z">
        <w:r>
          <w:rPr>
            <w:rFonts w:ascii="Times New Roman" w:hAnsi="Times New Roman" w:cs="Times New Roman"/>
            <w:sz w:val="24"/>
            <w:szCs w:val="24"/>
          </w:rPr>
          <w:t>.</w:t>
        </w:r>
      </w:ins>
      <w:ins w:id="482" w:author="Trevor Drees" w:date="2025-09-04T16:12:00Z" w16du:dateUtc="2025-09-04T23:12:00Z">
        <w:r w:rsidR="00714505">
          <w:rPr>
            <w:rFonts w:ascii="Times New Roman" w:hAnsi="Times New Roman" w:cs="Times New Roman"/>
            <w:sz w:val="24"/>
            <w:szCs w:val="24"/>
          </w:rPr>
          <w:t xml:space="preserve"> </w:t>
        </w:r>
      </w:ins>
    </w:p>
    <w:p w14:paraId="34AFC337" w14:textId="1895DE60" w:rsidR="00B8674C" w:rsidRPr="00AF098E" w:rsidDel="007B503E" w:rsidRDefault="00714505" w:rsidP="00240DCD">
      <w:pPr>
        <w:spacing w:after="0" w:line="480" w:lineRule="auto"/>
        <w:ind w:firstLine="284"/>
        <w:rPr>
          <w:del w:id="483" w:author="Trevor Drees" w:date="2025-09-04T15:18:00Z" w16du:dateUtc="2025-09-04T22:18:00Z"/>
          <w:rFonts w:ascii="Times New Roman" w:hAnsi="Times New Roman" w:cs="Times New Roman"/>
          <w:sz w:val="24"/>
          <w:szCs w:val="24"/>
        </w:rPr>
      </w:pPr>
      <w:ins w:id="484" w:author="Trevor Drees" w:date="2025-09-04T16:17:00Z" w16du:dateUtc="2025-09-04T23:17:00Z">
        <w:r>
          <w:rPr>
            <w:rFonts w:ascii="Times New Roman" w:hAnsi="Times New Roman" w:cs="Times New Roman"/>
            <w:sz w:val="24"/>
            <w:szCs w:val="24"/>
          </w:rPr>
          <w:t>We also demonstrate that</w:t>
        </w:r>
      </w:ins>
      <w:ins w:id="485" w:author="Trevor Drees" w:date="2025-09-04T16:19:00Z" w16du:dateUtc="2025-09-04T23:19:00Z">
        <w:r>
          <w:rPr>
            <w:rFonts w:ascii="Times New Roman" w:hAnsi="Times New Roman" w:cs="Times New Roman"/>
            <w:sz w:val="24"/>
            <w:szCs w:val="24"/>
          </w:rPr>
          <w:t xml:space="preserve"> not all modes of dispersal for a species matter equally in how they influence spread rates.</w:t>
        </w:r>
      </w:ins>
      <w:ins w:id="486" w:author="Trevor Drees" w:date="2025-09-04T16:17:00Z" w16du:dateUtc="2025-09-04T23:17:00Z">
        <w:r>
          <w:rPr>
            <w:rFonts w:ascii="Times New Roman" w:hAnsi="Times New Roman" w:cs="Times New Roman"/>
            <w:sz w:val="24"/>
            <w:szCs w:val="24"/>
          </w:rPr>
          <w:t xml:space="preserve"> </w:t>
        </w:r>
      </w:ins>
      <w:ins w:id="487" w:author="Trevor Drees" w:date="2025-09-04T16:19:00Z" w16du:dateUtc="2025-09-04T23:19:00Z">
        <w:r>
          <w:rPr>
            <w:rFonts w:ascii="Times New Roman" w:hAnsi="Times New Roman" w:cs="Times New Roman"/>
            <w:sz w:val="24"/>
            <w:szCs w:val="24"/>
          </w:rPr>
          <w:t>In some cases, o</w:t>
        </w:r>
      </w:ins>
      <w:ins w:id="488" w:author="Trevor Drees" w:date="2025-09-04T16:17:00Z" w16du:dateUtc="2025-09-04T23:17:00Z">
        <w:r>
          <w:rPr>
            <w:rFonts w:ascii="Times New Roman" w:hAnsi="Times New Roman" w:cs="Times New Roman"/>
            <w:sz w:val="24"/>
            <w:szCs w:val="24"/>
          </w:rPr>
          <w:t>nly one dispersal pathway within a system will be influential in driving th</w:t>
        </w:r>
      </w:ins>
      <w:ins w:id="489" w:author="Trevor Drees" w:date="2025-09-04T16:18:00Z" w16du:dateUtc="2025-09-04T23:18:00Z">
        <w:r>
          <w:rPr>
            <w:rFonts w:ascii="Times New Roman" w:hAnsi="Times New Roman" w:cs="Times New Roman"/>
            <w:sz w:val="24"/>
            <w:szCs w:val="24"/>
          </w:rPr>
          <w:t xml:space="preserve">e long-distance dispersal events </w:t>
        </w:r>
      </w:ins>
      <w:ins w:id="490" w:author="Trevor Drees" w:date="2025-09-04T21:55:00Z" w16du:dateUtc="2025-09-05T04:55:00Z">
        <w:r w:rsidR="003331F7">
          <w:rPr>
            <w:rFonts w:ascii="Times New Roman" w:hAnsi="Times New Roman" w:cs="Times New Roman"/>
            <w:sz w:val="24"/>
            <w:szCs w:val="24"/>
          </w:rPr>
          <w:t>responsible for</w:t>
        </w:r>
      </w:ins>
      <w:ins w:id="491" w:author="Trevor Drees" w:date="2025-09-04T16:18:00Z" w16du:dateUtc="2025-09-04T23:18:00Z">
        <w:r>
          <w:rPr>
            <w:rFonts w:ascii="Times New Roman" w:hAnsi="Times New Roman" w:cs="Times New Roman"/>
            <w:sz w:val="24"/>
            <w:szCs w:val="24"/>
          </w:rPr>
          <w:t xml:space="preserve"> population spread, and other pathways may</w:t>
        </w:r>
      </w:ins>
      <w:ins w:id="492" w:author="Trevor Drees" w:date="2025-09-04T22:06:00Z" w16du:dateUtc="2025-09-05T05:06:00Z">
        <w:r w:rsidR="00624B4A">
          <w:rPr>
            <w:rFonts w:ascii="Times New Roman" w:hAnsi="Times New Roman" w:cs="Times New Roman"/>
            <w:sz w:val="24"/>
            <w:szCs w:val="24"/>
          </w:rPr>
          <w:t xml:space="preserve"> </w:t>
        </w:r>
        <w:r w:rsidR="00624B4A">
          <w:rPr>
            <w:rFonts w:ascii="Times New Roman" w:hAnsi="Times New Roman" w:cs="Times New Roman"/>
            <w:sz w:val="24"/>
            <w:szCs w:val="24"/>
          </w:rPr>
          <w:t>instead</w:t>
        </w:r>
      </w:ins>
      <w:ins w:id="493" w:author="Trevor Drees" w:date="2025-09-04T16:18:00Z" w16du:dateUtc="2025-09-04T23:18:00Z">
        <w:r>
          <w:rPr>
            <w:rFonts w:ascii="Times New Roman" w:hAnsi="Times New Roman" w:cs="Times New Roman"/>
            <w:sz w:val="24"/>
            <w:szCs w:val="24"/>
          </w:rPr>
          <w:t xml:space="preserve"> play</w:t>
        </w:r>
      </w:ins>
      <w:ins w:id="494" w:author="Trevor Drees" w:date="2025-09-04T21:55:00Z" w16du:dateUtc="2025-09-05T04:55:00Z">
        <w:r w:rsidR="003331F7">
          <w:rPr>
            <w:rFonts w:ascii="Times New Roman" w:hAnsi="Times New Roman" w:cs="Times New Roman"/>
            <w:sz w:val="24"/>
            <w:szCs w:val="24"/>
          </w:rPr>
          <w:t xml:space="preserve"> </w:t>
        </w:r>
      </w:ins>
      <w:ins w:id="495" w:author="Trevor Drees" w:date="2025-09-04T16:18:00Z" w16du:dateUtc="2025-09-04T23:18:00Z">
        <w:r>
          <w:rPr>
            <w:rFonts w:ascii="Times New Roman" w:hAnsi="Times New Roman" w:cs="Times New Roman"/>
            <w:sz w:val="24"/>
            <w:szCs w:val="24"/>
          </w:rPr>
          <w:t xml:space="preserve">more of a role in local processes </w:t>
        </w:r>
      </w:ins>
      <w:ins w:id="496" w:author="Trevor Drees" w:date="2025-09-04T21:56:00Z" w16du:dateUtc="2025-09-05T04:56:00Z">
        <w:r w:rsidR="00F8773F">
          <w:rPr>
            <w:rFonts w:ascii="Times New Roman" w:hAnsi="Times New Roman" w:cs="Times New Roman"/>
            <w:sz w:val="24"/>
            <w:szCs w:val="24"/>
          </w:rPr>
          <w:t>such as</w:t>
        </w:r>
      </w:ins>
      <w:ins w:id="497" w:author="Trevor Drees" w:date="2025-09-04T16:18:00Z" w16du:dateUtc="2025-09-04T23:18:00Z">
        <w:r>
          <w:rPr>
            <w:rFonts w:ascii="Times New Roman" w:hAnsi="Times New Roman" w:cs="Times New Roman"/>
            <w:sz w:val="24"/>
            <w:szCs w:val="24"/>
          </w:rPr>
          <w:t xml:space="preserve"> infilling.</w:t>
        </w:r>
      </w:ins>
      <w:ins w:id="498" w:author="Trevor Drees" w:date="2025-09-04T16:20:00Z" w16du:dateUtc="2025-09-04T23:20:00Z">
        <w:r>
          <w:rPr>
            <w:rFonts w:ascii="Times New Roman" w:hAnsi="Times New Roman" w:cs="Times New Roman"/>
            <w:sz w:val="24"/>
            <w:szCs w:val="24"/>
          </w:rPr>
          <w:t xml:space="preserve"> </w:t>
        </w:r>
        <w:r w:rsidRPr="00F01244">
          <w:rPr>
            <w:rFonts w:ascii="Times New Roman" w:hAnsi="Times New Roman" w:cs="Times New Roman"/>
            <w:sz w:val="24"/>
            <w:szCs w:val="24"/>
          </w:rPr>
          <w:t xml:space="preserve">For </w:t>
        </w:r>
        <w:r w:rsidRPr="00F01244">
          <w:rPr>
            <w:rFonts w:ascii="Times New Roman" w:hAnsi="Times New Roman" w:cs="Times New Roman"/>
            <w:i/>
            <w:iCs/>
            <w:sz w:val="24"/>
            <w:szCs w:val="24"/>
          </w:rPr>
          <w:t>C. nutans</w:t>
        </w:r>
        <w:r w:rsidRPr="00F01244">
          <w:rPr>
            <w:rFonts w:ascii="Times New Roman" w:hAnsi="Times New Roman" w:cs="Times New Roman"/>
            <w:sz w:val="24"/>
            <w:szCs w:val="24"/>
          </w:rPr>
          <w:t xml:space="preserve"> specifically, our sensitivity analyses indicate</w:t>
        </w:r>
        <w:r>
          <w:rPr>
            <w:rFonts w:ascii="Times New Roman" w:hAnsi="Times New Roman" w:cs="Times New Roman"/>
            <w:sz w:val="24"/>
            <w:szCs w:val="24"/>
          </w:rPr>
          <w:t>d</w:t>
        </w:r>
        <w:r w:rsidRPr="00F01244">
          <w:rPr>
            <w:rFonts w:ascii="Times New Roman" w:hAnsi="Times New Roman" w:cs="Times New Roman"/>
            <w:sz w:val="24"/>
            <w:szCs w:val="24"/>
          </w:rPr>
          <w:t xml:space="preserve"> that determinants of wind dispersal such</w:t>
        </w:r>
        <w:r>
          <w:rPr>
            <w:rFonts w:ascii="Times New Roman" w:hAnsi="Times New Roman" w:cs="Times New Roman"/>
            <w:sz w:val="24"/>
            <w:szCs w:val="24"/>
          </w:rPr>
          <w:t xml:space="preserve"> as</w:t>
        </w:r>
        <w:r w:rsidRPr="00F01244">
          <w:rPr>
            <w:rFonts w:ascii="Times New Roman" w:hAnsi="Times New Roman" w:cs="Times New Roman"/>
            <w:sz w:val="24"/>
            <w:szCs w:val="24"/>
          </w:rPr>
          <w:t xml:space="preserve"> flower head height, terminal velocity, and wind speed</w:t>
        </w:r>
      </w:ins>
      <w:ins w:id="499" w:author="Trevor Drees" w:date="2025-09-04T22:07:00Z" w16du:dateUtc="2025-09-05T05:07:00Z">
        <w:r w:rsidR="00624B4A">
          <w:rPr>
            <w:rFonts w:ascii="Times New Roman" w:hAnsi="Times New Roman" w:cs="Times New Roman"/>
            <w:sz w:val="24"/>
            <w:szCs w:val="24"/>
          </w:rPr>
          <w:t xml:space="preserve"> </w:t>
        </w:r>
        <w:r w:rsidR="00624B4A">
          <w:rPr>
            <w:rFonts w:ascii="Times New Roman" w:hAnsi="Times New Roman" w:cs="Times New Roman"/>
            <w:sz w:val="24"/>
            <w:szCs w:val="24"/>
          </w:rPr>
          <w:t>were</w:t>
        </w:r>
        <w:r w:rsidR="00624B4A" w:rsidRPr="00F01244">
          <w:rPr>
            <w:rFonts w:ascii="Times New Roman" w:hAnsi="Times New Roman" w:cs="Times New Roman"/>
            <w:sz w:val="24"/>
            <w:szCs w:val="24"/>
          </w:rPr>
          <w:t xml:space="preserve"> important contributors to </w:t>
        </w:r>
        <w:r w:rsidR="00624B4A">
          <w:rPr>
            <w:rFonts w:ascii="Times New Roman" w:hAnsi="Times New Roman" w:cs="Times New Roman"/>
            <w:sz w:val="24"/>
            <w:szCs w:val="24"/>
          </w:rPr>
          <w:t>population spread</w:t>
        </w:r>
      </w:ins>
      <w:ins w:id="500" w:author="Trevor Drees" w:date="2025-09-04T16:20:00Z" w16du:dateUtc="2025-09-04T23:20:00Z">
        <w:r w:rsidRPr="00F01244">
          <w:rPr>
            <w:rFonts w:ascii="Times New Roman" w:hAnsi="Times New Roman" w:cs="Times New Roman"/>
            <w:sz w:val="24"/>
            <w:szCs w:val="24"/>
          </w:rPr>
          <w:t xml:space="preserve">; </w:t>
        </w:r>
        <w:r>
          <w:rPr>
            <w:rFonts w:ascii="Times New Roman" w:hAnsi="Times New Roman" w:cs="Times New Roman"/>
            <w:sz w:val="24"/>
            <w:szCs w:val="24"/>
          </w:rPr>
          <w:t>thus</w:t>
        </w:r>
        <w:r w:rsidRPr="00F01244">
          <w:rPr>
            <w:rFonts w:ascii="Times New Roman" w:hAnsi="Times New Roman" w:cs="Times New Roman"/>
            <w:sz w:val="24"/>
            <w:szCs w:val="24"/>
          </w:rPr>
          <w:t xml:space="preserve">, efforts should be spent to </w:t>
        </w:r>
        <w:r>
          <w:rPr>
            <w:rFonts w:ascii="Times New Roman" w:hAnsi="Times New Roman" w:cs="Times New Roman"/>
            <w:sz w:val="24"/>
            <w:szCs w:val="24"/>
          </w:rPr>
          <w:t>accurately estimate these parameters</w:t>
        </w:r>
        <w:r w:rsidRPr="00F01244">
          <w:rPr>
            <w:rFonts w:ascii="Times New Roman" w:hAnsi="Times New Roman" w:cs="Times New Roman"/>
            <w:sz w:val="24"/>
            <w:szCs w:val="24"/>
          </w:rPr>
          <w:t xml:space="preserve">. </w:t>
        </w:r>
      </w:ins>
      <w:ins w:id="501" w:author="Trevor Drees" w:date="2025-09-04T22:07:00Z" w16du:dateUtc="2025-09-05T05:07:00Z">
        <w:r w:rsidR="00624B4A">
          <w:rPr>
            <w:rFonts w:ascii="Times New Roman" w:hAnsi="Times New Roman" w:cs="Times New Roman"/>
            <w:sz w:val="24"/>
            <w:szCs w:val="24"/>
          </w:rPr>
          <w:t>On the contrary,</w:t>
        </w:r>
      </w:ins>
      <w:ins w:id="502" w:author="Trevor Drees" w:date="2025-09-04T16:20:00Z" w16du:dateUtc="2025-09-04T23:20:00Z">
        <w:r w:rsidRPr="00F01244">
          <w:rPr>
            <w:rFonts w:ascii="Times New Roman" w:hAnsi="Times New Roman" w:cs="Times New Roman"/>
            <w:sz w:val="24"/>
            <w:szCs w:val="24"/>
          </w:rPr>
          <w:t xml:space="preserve"> </w:t>
        </w:r>
        <w:r>
          <w:rPr>
            <w:rFonts w:ascii="Times New Roman" w:hAnsi="Times New Roman" w:cs="Times New Roman"/>
            <w:sz w:val="24"/>
            <w:szCs w:val="24"/>
          </w:rPr>
          <w:t>certain</w:t>
        </w:r>
        <w:r w:rsidRPr="00F01244">
          <w:rPr>
            <w:rFonts w:ascii="Times New Roman" w:hAnsi="Times New Roman" w:cs="Times New Roman"/>
            <w:sz w:val="24"/>
            <w:szCs w:val="24"/>
          </w:rPr>
          <w:t xml:space="preserve"> ant-related dispersal parameters such as maximum search distance from an ant nest or ant nest density </w:t>
        </w:r>
        <w:r>
          <w:rPr>
            <w:rFonts w:ascii="Times New Roman" w:hAnsi="Times New Roman" w:cs="Times New Roman"/>
            <w:sz w:val="24"/>
            <w:szCs w:val="24"/>
          </w:rPr>
          <w:t xml:space="preserve">individually </w:t>
        </w:r>
        <w:r w:rsidRPr="00F01244">
          <w:rPr>
            <w:rFonts w:ascii="Times New Roman" w:hAnsi="Times New Roman" w:cs="Times New Roman"/>
            <w:sz w:val="24"/>
            <w:szCs w:val="24"/>
          </w:rPr>
          <w:t>contribute</w:t>
        </w:r>
        <w:r>
          <w:rPr>
            <w:rFonts w:ascii="Times New Roman" w:hAnsi="Times New Roman" w:cs="Times New Roman"/>
            <w:sz w:val="24"/>
            <w:szCs w:val="24"/>
          </w:rPr>
          <w:t>d</w:t>
        </w:r>
        <w:r w:rsidRPr="00F01244">
          <w:rPr>
            <w:rFonts w:ascii="Times New Roman" w:hAnsi="Times New Roman" w:cs="Times New Roman"/>
            <w:sz w:val="24"/>
            <w:szCs w:val="24"/>
          </w:rPr>
          <w:t xml:space="preserve"> little to spread</w:t>
        </w:r>
        <w:r>
          <w:rPr>
            <w:rFonts w:ascii="Times New Roman" w:hAnsi="Times New Roman" w:cs="Times New Roman"/>
            <w:sz w:val="24"/>
            <w:szCs w:val="24"/>
          </w:rPr>
          <w:t xml:space="preserve"> and need not be a top priority for future field work.</w:t>
        </w:r>
      </w:ins>
      <w:ins w:id="503" w:author="Trevor Drees" w:date="2025-09-04T16:23:00Z" w16du:dateUtc="2025-09-04T23:23:00Z">
        <w:r w:rsidR="003E1637">
          <w:rPr>
            <w:rFonts w:ascii="Times New Roman" w:hAnsi="Times New Roman" w:cs="Times New Roman"/>
            <w:sz w:val="24"/>
            <w:szCs w:val="24"/>
          </w:rPr>
          <w:t xml:space="preserve"> </w:t>
        </w:r>
      </w:ins>
      <w:ins w:id="504" w:author="Trevor Drees" w:date="2025-09-04T22:07:00Z" w16du:dateUtc="2025-09-05T05:07:00Z">
        <w:r w:rsidR="00624B4A">
          <w:rPr>
            <w:rFonts w:ascii="Times New Roman" w:hAnsi="Times New Roman" w:cs="Times New Roman"/>
            <w:sz w:val="24"/>
            <w:szCs w:val="24"/>
          </w:rPr>
          <w:t>Th</w:t>
        </w:r>
      </w:ins>
      <w:ins w:id="505" w:author="Trevor Drees" w:date="2025-09-04T22:08:00Z" w16du:dateUtc="2025-09-05T05:08:00Z">
        <w:r w:rsidR="00624B4A">
          <w:rPr>
            <w:rFonts w:ascii="Times New Roman" w:hAnsi="Times New Roman" w:cs="Times New Roman"/>
            <w:sz w:val="24"/>
            <w:szCs w:val="24"/>
          </w:rPr>
          <w:t>is</w:t>
        </w:r>
      </w:ins>
      <w:ins w:id="506" w:author="Trevor Drees" w:date="2025-09-04T22:07:00Z" w16du:dateUtc="2025-09-05T05:07:00Z">
        <w:r w:rsidR="00624B4A">
          <w:rPr>
            <w:rFonts w:ascii="Times New Roman" w:hAnsi="Times New Roman" w:cs="Times New Roman"/>
            <w:sz w:val="24"/>
            <w:szCs w:val="24"/>
          </w:rPr>
          <w:t>, combined with the fact that</w:t>
        </w:r>
      </w:ins>
      <w:ins w:id="507" w:author="Trevor Drees" w:date="2025-09-04T22:08:00Z" w16du:dateUtc="2025-09-05T05:08:00Z">
        <w:r w:rsidR="00624B4A">
          <w:rPr>
            <w:rFonts w:ascii="Times New Roman" w:hAnsi="Times New Roman" w:cs="Times New Roman"/>
            <w:sz w:val="24"/>
            <w:szCs w:val="24"/>
          </w:rPr>
          <w:t xml:space="preserve"> wind dispersal was responsible for the overwhelming majority of long-distance dispersal events, suggests that wind dispersal is the main driver </w:t>
        </w:r>
      </w:ins>
      <w:moveToRangeStart w:id="508" w:author="Trevor Drees" w:date="2025-09-04T16:23:00Z" w:name="move207895437"/>
      <w:moveTo w:id="509" w:author="Trevor Drees" w:date="2025-09-04T16:23:00Z" w16du:dateUtc="2025-09-04T23:23:00Z">
        <w:del w:id="510" w:author="Trevor Drees" w:date="2025-09-04T22:09:00Z" w16du:dateUtc="2025-09-05T05:09:00Z">
          <w:r w:rsidR="003E1637" w:rsidDel="00624B4A">
            <w:rPr>
              <w:rFonts w:ascii="Times New Roman" w:hAnsi="Times New Roman" w:cs="Times New Roman"/>
              <w:sz w:val="24"/>
              <w:szCs w:val="24"/>
            </w:rPr>
            <w:delText xml:space="preserve">While </w:delText>
          </w:r>
        </w:del>
        <w:del w:id="511" w:author="Trevor Drees" w:date="2025-09-04T16:23:00Z" w16du:dateUtc="2025-09-04T23:23:00Z">
          <w:r w:rsidR="003E1637" w:rsidDel="003E1637">
            <w:rPr>
              <w:rFonts w:ascii="Times New Roman" w:hAnsi="Times New Roman" w:cs="Times New Roman"/>
              <w:sz w:val="24"/>
              <w:szCs w:val="24"/>
            </w:rPr>
            <w:delText>the latter</w:delText>
          </w:r>
        </w:del>
        <w:del w:id="512" w:author="Trevor Drees" w:date="2025-09-04T22:09:00Z" w16du:dateUtc="2025-09-05T05:09:00Z">
          <w:r w:rsidR="003E1637" w:rsidDel="00624B4A">
            <w:rPr>
              <w:rFonts w:ascii="Times New Roman" w:hAnsi="Times New Roman" w:cs="Times New Roman"/>
              <w:sz w:val="24"/>
              <w:szCs w:val="24"/>
            </w:rPr>
            <w:delText xml:space="preserve"> likely plays a role in infilling, the former does the same while also being the main driver </w:delText>
          </w:r>
        </w:del>
        <w:r w:rsidR="003E1637">
          <w:rPr>
            <w:rFonts w:ascii="Times New Roman" w:hAnsi="Times New Roman" w:cs="Times New Roman"/>
            <w:sz w:val="24"/>
            <w:szCs w:val="24"/>
          </w:rPr>
          <w:t>for expansion of the population’s boundaries</w:t>
        </w:r>
      </w:moveTo>
      <w:ins w:id="513" w:author="Trevor Drees" w:date="2025-09-04T22:09:00Z" w16du:dateUtc="2025-09-05T05:09:00Z">
        <w:r w:rsidR="00624B4A">
          <w:rPr>
            <w:rFonts w:ascii="Times New Roman" w:hAnsi="Times New Roman" w:cs="Times New Roman"/>
            <w:sz w:val="24"/>
            <w:szCs w:val="24"/>
          </w:rPr>
          <w:t xml:space="preserve"> while </w:t>
        </w:r>
        <w:r w:rsidR="00624B4A">
          <w:rPr>
            <w:rFonts w:ascii="Times New Roman" w:hAnsi="Times New Roman" w:cs="Times New Roman"/>
            <w:sz w:val="24"/>
            <w:szCs w:val="24"/>
          </w:rPr>
          <w:t>ant-driven movement</w:t>
        </w:r>
        <w:r w:rsidR="00624B4A">
          <w:rPr>
            <w:rFonts w:ascii="Times New Roman" w:hAnsi="Times New Roman" w:cs="Times New Roman"/>
            <w:sz w:val="24"/>
            <w:szCs w:val="24"/>
          </w:rPr>
          <w:t xml:space="preserve"> </w:t>
        </w:r>
      </w:ins>
      <w:ins w:id="514" w:author="Trevor Drees" w:date="2025-09-04T22:10:00Z" w16du:dateUtc="2025-09-05T05:10:00Z">
        <w:r w:rsidR="00624B4A">
          <w:rPr>
            <w:rFonts w:ascii="Times New Roman" w:hAnsi="Times New Roman" w:cs="Times New Roman"/>
            <w:sz w:val="24"/>
            <w:szCs w:val="24"/>
          </w:rPr>
          <w:t>is</w:t>
        </w:r>
      </w:ins>
      <w:ins w:id="515" w:author="Trevor Drees" w:date="2025-09-04T22:26:00Z" w16du:dateUtc="2025-09-05T05:26:00Z">
        <w:r w:rsidR="00240DCD">
          <w:rPr>
            <w:rFonts w:ascii="Times New Roman" w:hAnsi="Times New Roman" w:cs="Times New Roman"/>
            <w:sz w:val="24"/>
            <w:szCs w:val="24"/>
          </w:rPr>
          <w:t xml:space="preserve"> far</w:t>
        </w:r>
      </w:ins>
      <w:ins w:id="516" w:author="Trevor Drees" w:date="2025-09-04T22:10:00Z" w16du:dateUtc="2025-09-05T05:10:00Z">
        <w:r w:rsidR="00624B4A">
          <w:rPr>
            <w:rFonts w:ascii="Times New Roman" w:hAnsi="Times New Roman" w:cs="Times New Roman"/>
            <w:sz w:val="24"/>
            <w:szCs w:val="24"/>
          </w:rPr>
          <w:t xml:space="preserve"> less influential</w:t>
        </w:r>
      </w:ins>
      <w:moveTo w:id="517" w:author="Trevor Drees" w:date="2025-09-04T16:23:00Z" w16du:dateUtc="2025-09-04T23:23:00Z">
        <w:r w:rsidR="003E1637">
          <w:rPr>
            <w:rFonts w:ascii="Times New Roman" w:hAnsi="Times New Roman" w:cs="Times New Roman"/>
            <w:sz w:val="24"/>
            <w:szCs w:val="24"/>
          </w:rPr>
          <w:t>.</w:t>
        </w:r>
      </w:moveTo>
      <w:moveToRangeEnd w:id="508"/>
      <w:ins w:id="518" w:author="Trevor Drees" w:date="2025-09-04T16:22:00Z" w16du:dateUtc="2025-09-04T23:22:00Z">
        <w:r w:rsidR="003E1637">
          <w:rPr>
            <w:rFonts w:ascii="Times New Roman" w:hAnsi="Times New Roman" w:cs="Times New Roman"/>
            <w:sz w:val="24"/>
            <w:szCs w:val="24"/>
          </w:rPr>
          <w:t xml:space="preserve"> However, th</w:t>
        </w:r>
      </w:ins>
      <w:ins w:id="519" w:author="Trevor Drees" w:date="2025-09-04T22:26:00Z" w16du:dateUtc="2025-09-05T05:26:00Z">
        <w:r w:rsidR="00240DCD">
          <w:rPr>
            <w:rFonts w:ascii="Times New Roman" w:hAnsi="Times New Roman" w:cs="Times New Roman"/>
            <w:sz w:val="24"/>
            <w:szCs w:val="24"/>
          </w:rPr>
          <w:t>ese findings</w:t>
        </w:r>
      </w:ins>
      <w:ins w:id="520" w:author="Trevor Drees" w:date="2025-09-04T16:22:00Z" w16du:dateUtc="2025-09-04T23:22:00Z">
        <w:r w:rsidR="003E1637">
          <w:rPr>
            <w:rFonts w:ascii="Times New Roman" w:hAnsi="Times New Roman" w:cs="Times New Roman"/>
            <w:sz w:val="24"/>
            <w:szCs w:val="24"/>
          </w:rPr>
          <w:t xml:space="preserve"> do not</w:t>
        </w:r>
      </w:ins>
      <w:ins w:id="521" w:author="Trevor Drees" w:date="2025-09-04T22:10:00Z" w16du:dateUtc="2025-09-05T05:10:00Z">
        <w:r w:rsidR="00624B4A">
          <w:rPr>
            <w:rFonts w:ascii="Times New Roman" w:hAnsi="Times New Roman" w:cs="Times New Roman"/>
            <w:sz w:val="24"/>
            <w:szCs w:val="24"/>
          </w:rPr>
          <w:t xml:space="preserve"> entirely</w:t>
        </w:r>
      </w:ins>
      <w:ins w:id="522" w:author="Trevor Drees" w:date="2025-09-04T16:22:00Z" w16du:dateUtc="2025-09-04T23:22:00Z">
        <w:r w:rsidR="003E1637">
          <w:rPr>
            <w:rFonts w:ascii="Times New Roman" w:hAnsi="Times New Roman" w:cs="Times New Roman"/>
            <w:sz w:val="24"/>
            <w:szCs w:val="24"/>
          </w:rPr>
          <w:t xml:space="preserve"> discount the importance of ant driven dynamics in this species. Even though we</w:t>
        </w:r>
        <w:r w:rsidR="003E1637" w:rsidRPr="00793A7A">
          <w:rPr>
            <w:rFonts w:ascii="Times New Roman" w:hAnsi="Times New Roman" w:cs="Times New Roman"/>
            <w:sz w:val="24"/>
            <w:szCs w:val="24"/>
          </w:rPr>
          <w:t xml:space="preserve"> </w:t>
        </w:r>
        <w:r w:rsidR="003E1637">
          <w:rPr>
            <w:rFonts w:ascii="Times New Roman" w:hAnsi="Times New Roman" w:cs="Times New Roman"/>
            <w:sz w:val="24"/>
            <w:szCs w:val="24"/>
          </w:rPr>
          <w:t xml:space="preserve">demonstrate that ant-driven seed dispersal is less important than wind-driven seed dispersal in </w:t>
        </w:r>
        <w:r w:rsidR="003E1637">
          <w:rPr>
            <w:rFonts w:ascii="Times New Roman" w:hAnsi="Times New Roman" w:cs="Times New Roman"/>
            <w:i/>
            <w:iCs/>
            <w:sz w:val="24"/>
            <w:szCs w:val="24"/>
          </w:rPr>
          <w:t>C. nutans</w:t>
        </w:r>
        <w:r w:rsidR="003E1637">
          <w:rPr>
            <w:rFonts w:ascii="Times New Roman" w:hAnsi="Times New Roman" w:cs="Times New Roman"/>
            <w:sz w:val="24"/>
            <w:szCs w:val="24"/>
          </w:rPr>
          <w:t xml:space="preserve">, had we not considered including any sort of ant dynamics when </w:t>
        </w:r>
        <w:proofErr w:type="spellStart"/>
        <w:r w:rsidR="003E1637">
          <w:rPr>
            <w:rFonts w:ascii="Times New Roman" w:hAnsi="Times New Roman" w:cs="Times New Roman"/>
            <w:sz w:val="24"/>
            <w:szCs w:val="24"/>
          </w:rPr>
          <w:t>modeling</w:t>
        </w:r>
        <w:proofErr w:type="spellEnd"/>
        <w:r w:rsidR="003E1637">
          <w:rPr>
            <w:rFonts w:ascii="Times New Roman" w:hAnsi="Times New Roman" w:cs="Times New Roman"/>
            <w:sz w:val="24"/>
            <w:szCs w:val="24"/>
          </w:rPr>
          <w:t xml:space="preserve"> spread, then we would not have found that seed removal and predation via ants </w:t>
        </w:r>
      </w:ins>
      <w:ins w:id="523" w:author="Trevor Drees" w:date="2025-09-04T22:26:00Z" w16du:dateUtc="2025-09-05T05:26:00Z">
        <w:r w:rsidR="00240DCD">
          <w:rPr>
            <w:rFonts w:ascii="Times New Roman" w:hAnsi="Times New Roman" w:cs="Times New Roman"/>
            <w:sz w:val="24"/>
            <w:szCs w:val="24"/>
          </w:rPr>
          <w:t>are</w:t>
        </w:r>
      </w:ins>
      <w:ins w:id="524" w:author="Trevor Drees" w:date="2025-09-04T16:22:00Z" w16du:dateUtc="2025-09-04T23:22:00Z">
        <w:r w:rsidR="003E1637">
          <w:rPr>
            <w:rFonts w:ascii="Times New Roman" w:hAnsi="Times New Roman" w:cs="Times New Roman"/>
            <w:sz w:val="24"/>
            <w:szCs w:val="24"/>
          </w:rPr>
          <w:t xml:space="preserve"> extremely important in controlling spread rates.</w:t>
        </w:r>
      </w:ins>
      <w:moveToRangeStart w:id="525" w:author="Trevor Drees" w:date="2025-09-04T15:16:00Z" w:name="move207891392"/>
      <w:moveTo w:id="526" w:author="Trevor Drees" w:date="2025-09-04T15:16:00Z" w16du:dateUtc="2025-09-04T22:16:00Z">
        <w:del w:id="527" w:author="Trevor Drees" w:date="2025-09-04T15:27:00Z" w16du:dateUtc="2025-09-04T22:27:00Z">
          <w:r w:rsidR="007B503E" w:rsidRPr="003E1637" w:rsidDel="00C57EF9">
            <w:rPr>
              <w:rFonts w:ascii="Times New Roman" w:hAnsi="Times New Roman" w:cs="Times New Roman"/>
              <w:sz w:val="24"/>
              <w:szCs w:val="24"/>
              <w:highlight w:val="yellow"/>
              <w:rPrChange w:id="528" w:author="Trevor Drees" w:date="2025-09-04T16:24:00Z" w16du:dateUtc="2025-09-04T23:24:00Z">
                <w:rPr>
                  <w:rFonts w:ascii="Times New Roman" w:hAnsi="Times New Roman" w:cs="Times New Roman"/>
                  <w:sz w:val="24"/>
                  <w:szCs w:val="24"/>
                </w:rPr>
              </w:rPrChange>
            </w:rPr>
            <w:delText>To examine</w:delText>
          </w:r>
        </w:del>
        <w:del w:id="529" w:author="Trevor Drees" w:date="2025-09-04T15:26:00Z" w16du:dateUtc="2025-09-04T22:26:00Z">
          <w:r w:rsidR="007B503E" w:rsidRPr="003E1637" w:rsidDel="00C57EF9">
            <w:rPr>
              <w:rFonts w:ascii="Times New Roman" w:hAnsi="Times New Roman" w:cs="Times New Roman"/>
              <w:sz w:val="24"/>
              <w:szCs w:val="24"/>
              <w:highlight w:val="yellow"/>
              <w:rPrChange w:id="530" w:author="Trevor Drees" w:date="2025-09-04T16:24:00Z" w16du:dateUtc="2025-09-04T23:24:00Z">
                <w:rPr>
                  <w:rFonts w:ascii="Times New Roman" w:hAnsi="Times New Roman" w:cs="Times New Roman"/>
                  <w:sz w:val="24"/>
                  <w:szCs w:val="24"/>
                </w:rPr>
              </w:rPrChange>
            </w:rPr>
            <w:delText xml:space="preserve"> total dispersal</w:delText>
          </w:r>
        </w:del>
        <w:del w:id="531" w:author="Trevor Drees" w:date="2025-09-04T15:27:00Z" w16du:dateUtc="2025-09-04T22:27:00Z">
          <w:r w:rsidR="007B503E" w:rsidRPr="003E1637" w:rsidDel="00C57EF9">
            <w:rPr>
              <w:rFonts w:ascii="Times New Roman" w:hAnsi="Times New Roman" w:cs="Times New Roman"/>
              <w:sz w:val="24"/>
              <w:szCs w:val="24"/>
              <w:highlight w:val="yellow"/>
              <w:rPrChange w:id="532" w:author="Trevor Drees" w:date="2025-09-04T16:24:00Z" w16du:dateUtc="2025-09-04T23:24:00Z">
                <w:rPr>
                  <w:rFonts w:ascii="Times New Roman" w:hAnsi="Times New Roman" w:cs="Times New Roman"/>
                  <w:sz w:val="24"/>
                  <w:szCs w:val="24"/>
                </w:rPr>
              </w:rPrChange>
            </w:rPr>
            <w:delText>, we combine two very different sequential dispersal pathways into a single model, and assesses their relative importance; we thus demonstrate that total dispersal can be incorporated into models of population spread, and with the use of sensitivity analyses, we illustrate how to determine which aspects of that dispersal are most important and where care should be taken to obtain accurate empirical parameter estimates in both current and future environments.</w:delText>
          </w:r>
        </w:del>
      </w:moveTo>
      <w:moveToRangeStart w:id="533" w:author="Trevor Drees" w:date="2025-09-04T15:13:00Z" w:name="move207891242"/>
      <w:moveToRangeEnd w:id="525"/>
      <w:moveTo w:id="534" w:author="Trevor Drees" w:date="2025-09-04T15:13:00Z" w16du:dateUtc="2025-09-04T22:13:00Z">
        <w:del w:id="535" w:author="Trevor Drees" w:date="2025-09-04T15:24:00Z" w16du:dateUtc="2025-09-04T22:24:00Z">
          <w:r w:rsidR="007B503E" w:rsidRPr="003E1637" w:rsidDel="00C57EF9">
            <w:rPr>
              <w:rFonts w:ascii="Times New Roman" w:hAnsi="Times New Roman" w:cs="Times New Roman"/>
              <w:sz w:val="24"/>
              <w:szCs w:val="24"/>
              <w:highlight w:val="yellow"/>
              <w:rPrChange w:id="536" w:author="Trevor Drees" w:date="2025-09-04T16:24:00Z" w16du:dateUtc="2025-09-04T23:24:00Z">
                <w:rPr>
                  <w:rFonts w:ascii="Times New Roman" w:hAnsi="Times New Roman" w:cs="Times New Roman"/>
                  <w:sz w:val="24"/>
                  <w:szCs w:val="24"/>
                </w:rPr>
              </w:rPrChange>
            </w:rPr>
            <w:delText>We demonstrate that population spread can be modeled without knowing the exact values of all relevant parameters, and with</w:delText>
          </w:r>
          <w:r w:rsidR="007B503E" w:rsidRPr="003E1637" w:rsidDel="00C57EF9">
            <w:rPr>
              <w:highlight w:val="yellow"/>
              <w:rPrChange w:id="537" w:author="Trevor Drees" w:date="2025-09-04T16:24:00Z" w16du:dateUtc="2025-09-04T23:24:00Z">
                <w:rPr/>
              </w:rPrChange>
            </w:rPr>
            <w:delText xml:space="preserve"> </w:delText>
          </w:r>
          <w:r w:rsidR="007B503E" w:rsidRPr="003E1637" w:rsidDel="00C57EF9">
            <w:rPr>
              <w:rFonts w:ascii="Times New Roman" w:hAnsi="Times New Roman" w:cs="Times New Roman"/>
              <w:sz w:val="24"/>
              <w:szCs w:val="24"/>
              <w:highlight w:val="yellow"/>
              <w:rPrChange w:id="538" w:author="Trevor Drees" w:date="2025-09-04T16:24:00Z" w16du:dateUtc="2025-09-04T23:24:00Z">
                <w:rPr>
                  <w:rFonts w:ascii="Times New Roman" w:hAnsi="Times New Roman" w:cs="Times New Roman"/>
                  <w:sz w:val="24"/>
                  <w:szCs w:val="24"/>
                </w:rPr>
              </w:rPrChange>
            </w:rPr>
            <w:delText xml:space="preserve">sensitivity analyses, it is possible to identify which of those parameters matter most in projecting outcomes. </w:delText>
          </w:r>
        </w:del>
        <w:del w:id="539" w:author="Trevor Drees" w:date="2025-09-04T15:26:00Z" w16du:dateUtc="2025-09-04T22:26:00Z">
          <w:r w:rsidR="007B503E" w:rsidRPr="003E1637" w:rsidDel="00C57EF9">
            <w:rPr>
              <w:rFonts w:ascii="Times New Roman" w:hAnsi="Times New Roman" w:cs="Times New Roman"/>
              <w:sz w:val="24"/>
              <w:szCs w:val="24"/>
              <w:highlight w:val="yellow"/>
              <w:rPrChange w:id="540" w:author="Trevor Drees" w:date="2025-09-04T16:24:00Z" w16du:dateUtc="2025-09-04T23:24:00Z">
                <w:rPr>
                  <w:rFonts w:ascii="Times New Roman" w:hAnsi="Times New Roman" w:cs="Times New Roman"/>
                  <w:sz w:val="24"/>
                  <w:szCs w:val="24"/>
                </w:rPr>
              </w:rPrChange>
            </w:rPr>
            <w:delText xml:space="preserve">When resources such as time, money, and labor are limited, they can be most usefully focused on resolving highly uncertain parameters without needless spending elsewhere, and such resolution of uncertainty through practices such as adaptive management can increase management efficacy (Williams 2001, Shea </w:delText>
          </w:r>
          <w:r w:rsidR="007B503E" w:rsidRPr="003E1637" w:rsidDel="00C57EF9">
            <w:rPr>
              <w:rFonts w:ascii="Times New Roman" w:hAnsi="Times New Roman" w:cs="Times New Roman"/>
              <w:i/>
              <w:iCs/>
              <w:sz w:val="24"/>
              <w:szCs w:val="24"/>
              <w:highlight w:val="yellow"/>
              <w:rPrChange w:id="541" w:author="Trevor Drees" w:date="2025-09-04T16:24:00Z" w16du:dateUtc="2025-09-04T23:24:00Z">
                <w:rPr>
                  <w:rFonts w:ascii="Times New Roman" w:hAnsi="Times New Roman" w:cs="Times New Roman"/>
                  <w:i/>
                  <w:iCs/>
                  <w:sz w:val="24"/>
                  <w:szCs w:val="24"/>
                </w:rPr>
              </w:rPrChange>
            </w:rPr>
            <w:delText>et al</w:delText>
          </w:r>
          <w:r w:rsidR="007B503E" w:rsidRPr="003E1637" w:rsidDel="00C57EF9">
            <w:rPr>
              <w:rFonts w:ascii="Times New Roman" w:hAnsi="Times New Roman" w:cs="Times New Roman"/>
              <w:sz w:val="24"/>
              <w:szCs w:val="24"/>
              <w:highlight w:val="yellow"/>
              <w:rPrChange w:id="542" w:author="Trevor Drees" w:date="2025-09-04T16:24:00Z" w16du:dateUtc="2025-09-04T23:24:00Z">
                <w:rPr>
                  <w:rFonts w:ascii="Times New Roman" w:hAnsi="Times New Roman" w:cs="Times New Roman"/>
                  <w:sz w:val="24"/>
                  <w:szCs w:val="24"/>
                </w:rPr>
              </w:rPrChange>
            </w:rPr>
            <w:delText xml:space="preserve">. 2014, Canessa </w:delText>
          </w:r>
          <w:r w:rsidR="007B503E" w:rsidRPr="003E1637" w:rsidDel="00C57EF9">
            <w:rPr>
              <w:rFonts w:ascii="Times New Roman" w:hAnsi="Times New Roman" w:cs="Times New Roman"/>
              <w:i/>
              <w:iCs/>
              <w:sz w:val="24"/>
              <w:szCs w:val="24"/>
              <w:highlight w:val="yellow"/>
              <w:rPrChange w:id="543" w:author="Trevor Drees" w:date="2025-09-04T16:24:00Z" w16du:dateUtc="2025-09-04T23:24:00Z">
                <w:rPr>
                  <w:rFonts w:ascii="Times New Roman" w:hAnsi="Times New Roman" w:cs="Times New Roman"/>
                  <w:i/>
                  <w:iCs/>
                  <w:sz w:val="24"/>
                  <w:szCs w:val="24"/>
                </w:rPr>
              </w:rPrChange>
            </w:rPr>
            <w:delText>et al</w:delText>
          </w:r>
          <w:r w:rsidR="007B503E" w:rsidRPr="003E1637" w:rsidDel="00C57EF9">
            <w:rPr>
              <w:rFonts w:ascii="Times New Roman" w:hAnsi="Times New Roman" w:cs="Times New Roman"/>
              <w:sz w:val="24"/>
              <w:szCs w:val="24"/>
              <w:highlight w:val="yellow"/>
              <w:rPrChange w:id="544" w:author="Trevor Drees" w:date="2025-09-04T16:24:00Z" w16du:dateUtc="2025-09-04T23:24:00Z">
                <w:rPr>
                  <w:rFonts w:ascii="Times New Roman" w:hAnsi="Times New Roman" w:cs="Times New Roman"/>
                  <w:sz w:val="24"/>
                  <w:szCs w:val="24"/>
                </w:rPr>
              </w:rPrChange>
            </w:rPr>
            <w:delText>. 2015).</w:delText>
          </w:r>
        </w:del>
      </w:moveTo>
      <w:moveToRangeEnd w:id="533"/>
      <w:del w:id="545" w:author="Trevor Drees" w:date="2025-09-04T18:45:00Z" w16du:dateUtc="2025-09-05T01:45:00Z">
        <w:r w:rsidR="00993DF3" w:rsidRPr="003E1637" w:rsidDel="00AF098E">
          <w:rPr>
            <w:rFonts w:ascii="Times New Roman" w:hAnsi="Times New Roman" w:cs="Times New Roman"/>
            <w:sz w:val="24"/>
            <w:szCs w:val="24"/>
            <w:highlight w:val="yellow"/>
            <w:rPrChange w:id="546" w:author="Trevor Drees" w:date="2025-09-04T16:24:00Z" w16du:dateUtc="2025-09-04T23:24:00Z">
              <w:rPr>
                <w:rFonts w:ascii="Times New Roman" w:hAnsi="Times New Roman" w:cs="Times New Roman"/>
                <w:sz w:val="24"/>
                <w:szCs w:val="24"/>
              </w:rPr>
            </w:rPrChange>
          </w:rPr>
          <w:delText>Here, we develop</w:delText>
        </w:r>
        <w:r w:rsidR="00A619E6" w:rsidRPr="003E1637" w:rsidDel="00AF098E">
          <w:rPr>
            <w:rFonts w:ascii="Times New Roman" w:hAnsi="Times New Roman" w:cs="Times New Roman"/>
            <w:sz w:val="24"/>
            <w:szCs w:val="24"/>
            <w:highlight w:val="yellow"/>
            <w:rPrChange w:id="547" w:author="Trevor Drees" w:date="2025-09-04T16:24:00Z" w16du:dateUtc="2025-09-04T23:24:00Z">
              <w:rPr>
                <w:rFonts w:ascii="Times New Roman" w:hAnsi="Times New Roman" w:cs="Times New Roman"/>
                <w:sz w:val="24"/>
                <w:szCs w:val="24"/>
              </w:rPr>
            </w:rPrChange>
          </w:rPr>
          <w:delText>ed</w:delText>
        </w:r>
        <w:r w:rsidR="00993DF3" w:rsidRPr="003E1637" w:rsidDel="00AF098E">
          <w:rPr>
            <w:rFonts w:ascii="Times New Roman" w:hAnsi="Times New Roman" w:cs="Times New Roman"/>
            <w:sz w:val="24"/>
            <w:szCs w:val="24"/>
            <w:highlight w:val="yellow"/>
            <w:rPrChange w:id="548" w:author="Trevor Drees" w:date="2025-09-04T16:24:00Z" w16du:dateUtc="2025-09-04T23:24:00Z">
              <w:rPr>
                <w:rFonts w:ascii="Times New Roman" w:hAnsi="Times New Roman" w:cs="Times New Roman"/>
                <w:sz w:val="24"/>
                <w:szCs w:val="24"/>
              </w:rPr>
            </w:rPrChange>
          </w:rPr>
          <w:delText xml:space="preserve"> the</w:delText>
        </w:r>
      </w:del>
      <w:del w:id="549" w:author="Trevor Drees" w:date="2025-09-04T15:42:00Z" w16du:dateUtc="2025-09-04T22:42:00Z">
        <w:r w:rsidR="00993DF3" w:rsidRPr="003E1637" w:rsidDel="00186BDE">
          <w:rPr>
            <w:rFonts w:ascii="Times New Roman" w:hAnsi="Times New Roman" w:cs="Times New Roman"/>
            <w:sz w:val="24"/>
            <w:szCs w:val="24"/>
            <w:highlight w:val="yellow"/>
            <w:rPrChange w:id="550" w:author="Trevor Drees" w:date="2025-09-04T16:24:00Z" w16du:dateUtc="2025-09-04T23:24:00Z">
              <w:rPr>
                <w:rFonts w:ascii="Times New Roman" w:hAnsi="Times New Roman" w:cs="Times New Roman"/>
                <w:sz w:val="24"/>
                <w:szCs w:val="24"/>
              </w:rPr>
            </w:rPrChange>
          </w:rPr>
          <w:delText xml:space="preserve"> first model of population spread </w:delText>
        </w:r>
        <w:r w:rsidR="00166153" w:rsidRPr="003E1637" w:rsidDel="00186BDE">
          <w:rPr>
            <w:rFonts w:ascii="Times New Roman" w:hAnsi="Times New Roman" w:cs="Times New Roman"/>
            <w:sz w:val="24"/>
            <w:szCs w:val="24"/>
            <w:highlight w:val="yellow"/>
            <w:rPrChange w:id="551" w:author="Trevor Drees" w:date="2025-09-04T16:24:00Z" w16du:dateUtc="2025-09-04T23:24:00Z">
              <w:rPr>
                <w:rFonts w:ascii="Times New Roman" w:hAnsi="Times New Roman" w:cs="Times New Roman"/>
                <w:sz w:val="24"/>
                <w:szCs w:val="24"/>
              </w:rPr>
            </w:rPrChange>
          </w:rPr>
          <w:delText xml:space="preserve">in </w:delText>
        </w:r>
        <w:r w:rsidR="00166153" w:rsidRPr="003E1637" w:rsidDel="00186BDE">
          <w:rPr>
            <w:rFonts w:ascii="Times New Roman" w:hAnsi="Times New Roman" w:cs="Times New Roman"/>
            <w:i/>
            <w:iCs/>
            <w:sz w:val="24"/>
            <w:szCs w:val="24"/>
            <w:highlight w:val="yellow"/>
            <w:rPrChange w:id="552" w:author="Trevor Drees" w:date="2025-09-04T16:24:00Z" w16du:dateUtc="2025-09-04T23:24:00Z">
              <w:rPr>
                <w:rFonts w:ascii="Times New Roman" w:hAnsi="Times New Roman" w:cs="Times New Roman"/>
                <w:i/>
                <w:iCs/>
                <w:sz w:val="24"/>
                <w:szCs w:val="24"/>
              </w:rPr>
            </w:rPrChange>
          </w:rPr>
          <w:delText>C. nutans</w:delText>
        </w:r>
        <w:r w:rsidR="00993DF3" w:rsidRPr="003E1637" w:rsidDel="00186BDE">
          <w:rPr>
            <w:rFonts w:ascii="Times New Roman" w:hAnsi="Times New Roman" w:cs="Times New Roman"/>
            <w:sz w:val="24"/>
            <w:szCs w:val="24"/>
            <w:highlight w:val="yellow"/>
            <w:rPrChange w:id="553" w:author="Trevor Drees" w:date="2025-09-04T16:24:00Z" w16du:dateUtc="2025-09-04T23:24:00Z">
              <w:rPr>
                <w:rFonts w:ascii="Times New Roman" w:hAnsi="Times New Roman" w:cs="Times New Roman"/>
                <w:sz w:val="24"/>
                <w:szCs w:val="24"/>
              </w:rPr>
            </w:rPrChange>
          </w:rPr>
          <w:delText xml:space="preserve"> </w:delText>
        </w:r>
        <w:r w:rsidR="000300DF" w:rsidRPr="003E1637" w:rsidDel="00186BDE">
          <w:rPr>
            <w:rFonts w:ascii="Times New Roman" w:hAnsi="Times New Roman" w:cs="Times New Roman"/>
            <w:sz w:val="24"/>
            <w:szCs w:val="24"/>
            <w:highlight w:val="yellow"/>
            <w:rPrChange w:id="554" w:author="Trevor Drees" w:date="2025-09-04T16:24:00Z" w16du:dateUtc="2025-09-04T23:24:00Z">
              <w:rPr>
                <w:rFonts w:ascii="Times New Roman" w:hAnsi="Times New Roman" w:cs="Times New Roman"/>
                <w:sz w:val="24"/>
                <w:szCs w:val="24"/>
              </w:rPr>
            </w:rPrChange>
          </w:rPr>
          <w:delText xml:space="preserve">to address </w:delText>
        </w:r>
        <w:r w:rsidR="00B66545" w:rsidRPr="003E1637" w:rsidDel="00186BDE">
          <w:rPr>
            <w:rFonts w:ascii="Times New Roman" w:hAnsi="Times New Roman" w:cs="Times New Roman"/>
            <w:sz w:val="24"/>
            <w:szCs w:val="24"/>
            <w:highlight w:val="yellow"/>
            <w:rPrChange w:id="555" w:author="Trevor Drees" w:date="2025-09-04T16:24:00Z" w16du:dateUtc="2025-09-04T23:24:00Z">
              <w:rPr>
                <w:rFonts w:ascii="Times New Roman" w:hAnsi="Times New Roman" w:cs="Times New Roman"/>
                <w:sz w:val="24"/>
                <w:szCs w:val="24"/>
              </w:rPr>
            </w:rPrChange>
          </w:rPr>
          <w:delText xml:space="preserve">both </w:delText>
        </w:r>
        <w:r w:rsidR="000300DF" w:rsidRPr="003E1637" w:rsidDel="00186BDE">
          <w:rPr>
            <w:rFonts w:ascii="Times New Roman" w:hAnsi="Times New Roman" w:cs="Times New Roman"/>
            <w:sz w:val="24"/>
            <w:szCs w:val="24"/>
            <w:highlight w:val="yellow"/>
            <w:rPrChange w:id="556" w:author="Trevor Drees" w:date="2025-09-04T16:24:00Z" w16du:dateUtc="2025-09-04T23:24:00Z">
              <w:rPr>
                <w:rFonts w:ascii="Times New Roman" w:hAnsi="Times New Roman" w:cs="Times New Roman"/>
                <w:sz w:val="24"/>
                <w:szCs w:val="24"/>
              </w:rPr>
            </w:rPrChange>
          </w:rPr>
          <w:delText>wind-</w:delText>
        </w:r>
        <w:r w:rsidR="00B66545" w:rsidRPr="003E1637" w:rsidDel="00186BDE">
          <w:rPr>
            <w:rFonts w:ascii="Times New Roman" w:hAnsi="Times New Roman" w:cs="Times New Roman"/>
            <w:sz w:val="24"/>
            <w:szCs w:val="24"/>
            <w:highlight w:val="yellow"/>
            <w:rPrChange w:id="557" w:author="Trevor Drees" w:date="2025-09-04T16:24:00Z" w16du:dateUtc="2025-09-04T23:24:00Z">
              <w:rPr>
                <w:rFonts w:ascii="Times New Roman" w:hAnsi="Times New Roman" w:cs="Times New Roman"/>
                <w:sz w:val="24"/>
                <w:szCs w:val="24"/>
              </w:rPr>
            </w:rPrChange>
          </w:rPr>
          <w:delText xml:space="preserve"> </w:delText>
        </w:r>
        <w:r w:rsidR="00D42050" w:rsidRPr="003E1637" w:rsidDel="00186BDE">
          <w:rPr>
            <w:rFonts w:ascii="Times New Roman" w:hAnsi="Times New Roman" w:cs="Times New Roman"/>
            <w:sz w:val="24"/>
            <w:szCs w:val="24"/>
            <w:highlight w:val="yellow"/>
            <w:rPrChange w:id="558" w:author="Trevor Drees" w:date="2025-09-04T16:24:00Z" w16du:dateUtc="2025-09-04T23:24:00Z">
              <w:rPr>
                <w:rFonts w:ascii="Times New Roman" w:hAnsi="Times New Roman" w:cs="Times New Roman"/>
                <w:sz w:val="24"/>
                <w:szCs w:val="24"/>
              </w:rPr>
            </w:rPrChange>
          </w:rPr>
          <w:delText>and ant-driven</w:delText>
        </w:r>
        <w:r w:rsidR="000300DF" w:rsidRPr="003E1637" w:rsidDel="00186BDE">
          <w:rPr>
            <w:rFonts w:ascii="Times New Roman" w:hAnsi="Times New Roman" w:cs="Times New Roman"/>
            <w:sz w:val="24"/>
            <w:szCs w:val="24"/>
            <w:highlight w:val="yellow"/>
            <w:rPrChange w:id="559" w:author="Trevor Drees" w:date="2025-09-04T16:24:00Z" w16du:dateUtc="2025-09-04T23:24:00Z">
              <w:rPr>
                <w:rFonts w:ascii="Times New Roman" w:hAnsi="Times New Roman" w:cs="Times New Roman"/>
                <w:sz w:val="24"/>
                <w:szCs w:val="24"/>
              </w:rPr>
            </w:rPrChange>
          </w:rPr>
          <w:delText xml:space="preserve"> dispersal simultaneously</w:delText>
        </w:r>
      </w:del>
      <w:del w:id="560" w:author="Trevor Drees" w:date="2025-09-04T18:45:00Z" w16du:dateUtc="2025-09-05T01:45:00Z">
        <w:r w:rsidR="000300DF" w:rsidRPr="003E1637" w:rsidDel="00AF098E">
          <w:rPr>
            <w:rFonts w:ascii="Times New Roman" w:hAnsi="Times New Roman" w:cs="Times New Roman"/>
            <w:sz w:val="24"/>
            <w:szCs w:val="24"/>
            <w:highlight w:val="yellow"/>
            <w:rPrChange w:id="561" w:author="Trevor Drees" w:date="2025-09-04T16:24:00Z" w16du:dateUtc="2025-09-04T23:24:00Z">
              <w:rPr>
                <w:rFonts w:ascii="Times New Roman" w:hAnsi="Times New Roman" w:cs="Times New Roman"/>
                <w:sz w:val="24"/>
                <w:szCs w:val="24"/>
              </w:rPr>
            </w:rPrChange>
          </w:rPr>
          <w:delText>, as well as to assess both their relative importance and combined effects on spread rates</w:delText>
        </w:r>
        <w:r w:rsidR="00AB04F0" w:rsidRPr="003E1637" w:rsidDel="00AF098E">
          <w:rPr>
            <w:rFonts w:ascii="Times New Roman" w:hAnsi="Times New Roman" w:cs="Times New Roman"/>
            <w:sz w:val="24"/>
            <w:szCs w:val="24"/>
            <w:highlight w:val="yellow"/>
            <w:rPrChange w:id="562" w:author="Trevor Drees" w:date="2025-09-04T16:24:00Z" w16du:dateUtc="2025-09-04T23:24:00Z">
              <w:rPr>
                <w:rFonts w:ascii="Times New Roman" w:hAnsi="Times New Roman" w:cs="Times New Roman"/>
                <w:sz w:val="24"/>
                <w:szCs w:val="24"/>
              </w:rPr>
            </w:rPrChange>
          </w:rPr>
          <w:delText xml:space="preserve"> in warmed and unwarmed climates</w:delText>
        </w:r>
        <w:r w:rsidR="000300DF" w:rsidRPr="003E1637" w:rsidDel="00AF098E">
          <w:rPr>
            <w:rFonts w:ascii="Times New Roman" w:hAnsi="Times New Roman" w:cs="Times New Roman"/>
            <w:sz w:val="24"/>
            <w:szCs w:val="24"/>
            <w:highlight w:val="yellow"/>
            <w:rPrChange w:id="563" w:author="Trevor Drees" w:date="2025-09-04T16:24:00Z" w16du:dateUtc="2025-09-04T23:24:00Z">
              <w:rPr>
                <w:rFonts w:ascii="Times New Roman" w:hAnsi="Times New Roman" w:cs="Times New Roman"/>
                <w:sz w:val="24"/>
                <w:szCs w:val="24"/>
              </w:rPr>
            </w:rPrChange>
          </w:rPr>
          <w:delText>. This</w:delText>
        </w:r>
      </w:del>
      <w:moveFromRangeStart w:id="564" w:author="Trevor Drees" w:date="2025-09-04T15:41:00Z" w:name="move207892926"/>
      <w:moveFrom w:id="565" w:author="Trevor Drees" w:date="2025-09-04T15:41:00Z" w16du:dateUtc="2025-09-04T22:41:00Z">
        <w:del w:id="566" w:author="Trevor Drees" w:date="2025-09-04T18:45:00Z" w16du:dateUtc="2025-09-05T01:45:00Z">
          <w:r w:rsidR="000300DF" w:rsidRPr="003E1637" w:rsidDel="00AF098E">
            <w:rPr>
              <w:rFonts w:ascii="Times New Roman" w:hAnsi="Times New Roman" w:cs="Times New Roman"/>
              <w:sz w:val="24"/>
              <w:szCs w:val="24"/>
              <w:highlight w:val="yellow"/>
              <w:rPrChange w:id="567" w:author="Trevor Drees" w:date="2025-09-04T16:24:00Z" w16du:dateUtc="2025-09-04T23:24:00Z">
                <w:rPr>
                  <w:rFonts w:ascii="Times New Roman" w:hAnsi="Times New Roman" w:cs="Times New Roman"/>
                  <w:sz w:val="24"/>
                  <w:szCs w:val="24"/>
                </w:rPr>
              </w:rPrChange>
            </w:rPr>
            <w:delText xml:space="preserve"> </w:delText>
          </w:r>
          <w:r w:rsidR="00AB04F0" w:rsidRPr="003E1637" w:rsidDel="00AF098E">
            <w:rPr>
              <w:rFonts w:ascii="Times New Roman" w:hAnsi="Times New Roman" w:cs="Times New Roman"/>
              <w:sz w:val="24"/>
              <w:szCs w:val="24"/>
              <w:highlight w:val="yellow"/>
              <w:rPrChange w:id="568" w:author="Trevor Drees" w:date="2025-09-04T16:24:00Z" w16du:dateUtc="2025-09-04T23:24:00Z">
                <w:rPr>
                  <w:rFonts w:ascii="Times New Roman" w:hAnsi="Times New Roman" w:cs="Times New Roman"/>
                  <w:sz w:val="24"/>
                  <w:szCs w:val="24"/>
                </w:rPr>
              </w:rPrChange>
            </w:rPr>
            <w:delText>work augments</w:delText>
          </w:r>
          <w:r w:rsidR="00B8674C" w:rsidRPr="003E1637" w:rsidDel="00AF098E">
            <w:rPr>
              <w:rFonts w:ascii="Times New Roman" w:hAnsi="Times New Roman" w:cs="Times New Roman"/>
              <w:sz w:val="24"/>
              <w:szCs w:val="24"/>
              <w:highlight w:val="yellow"/>
              <w:rPrChange w:id="569" w:author="Trevor Drees" w:date="2025-09-04T16:24:00Z" w16du:dateUtc="2025-09-04T23:24:00Z">
                <w:rPr>
                  <w:rFonts w:ascii="Times New Roman" w:hAnsi="Times New Roman" w:cs="Times New Roman"/>
                  <w:sz w:val="24"/>
                  <w:szCs w:val="24"/>
                </w:rPr>
              </w:rPrChange>
            </w:rPr>
            <w:delText xml:space="preserve"> previous studies</w:delText>
          </w:r>
          <w:r w:rsidR="0035529E" w:rsidRPr="003E1637" w:rsidDel="00AF098E">
            <w:rPr>
              <w:rFonts w:ascii="Times New Roman" w:hAnsi="Times New Roman" w:cs="Times New Roman"/>
              <w:sz w:val="24"/>
              <w:szCs w:val="24"/>
              <w:highlight w:val="yellow"/>
              <w:rPrChange w:id="570" w:author="Trevor Drees" w:date="2025-09-04T16:24:00Z" w16du:dateUtc="2025-09-04T23:24:00Z">
                <w:rPr>
                  <w:rFonts w:ascii="Times New Roman" w:hAnsi="Times New Roman" w:cs="Times New Roman"/>
                  <w:sz w:val="24"/>
                  <w:szCs w:val="24"/>
                </w:rPr>
              </w:rPrChange>
            </w:rPr>
            <w:delText xml:space="preserve"> </w:delText>
          </w:r>
          <w:r w:rsidR="000300DF" w:rsidRPr="003E1637" w:rsidDel="00AF098E">
            <w:rPr>
              <w:rFonts w:ascii="Times New Roman" w:hAnsi="Times New Roman" w:cs="Times New Roman"/>
              <w:sz w:val="24"/>
              <w:szCs w:val="24"/>
              <w:highlight w:val="yellow"/>
              <w:rPrChange w:id="571" w:author="Trevor Drees" w:date="2025-09-04T16:24:00Z" w16du:dateUtc="2025-09-04T23:24:00Z">
                <w:rPr>
                  <w:rFonts w:ascii="Times New Roman" w:hAnsi="Times New Roman" w:cs="Times New Roman"/>
                  <w:sz w:val="24"/>
                  <w:szCs w:val="24"/>
                </w:rPr>
              </w:rPrChange>
            </w:rPr>
            <w:delText>that</w:delText>
          </w:r>
          <w:r w:rsidR="00B8674C" w:rsidRPr="003E1637" w:rsidDel="00AF098E">
            <w:rPr>
              <w:rFonts w:ascii="Times New Roman" w:hAnsi="Times New Roman" w:cs="Times New Roman"/>
              <w:sz w:val="24"/>
              <w:szCs w:val="24"/>
              <w:highlight w:val="yellow"/>
              <w:rPrChange w:id="572" w:author="Trevor Drees" w:date="2025-09-04T16:24:00Z" w16du:dateUtc="2025-09-04T23:24:00Z">
                <w:rPr>
                  <w:rFonts w:ascii="Times New Roman" w:hAnsi="Times New Roman" w:cs="Times New Roman"/>
                  <w:sz w:val="24"/>
                  <w:szCs w:val="24"/>
                </w:rPr>
              </w:rPrChange>
            </w:rPr>
            <w:delText xml:space="preserve"> examine </w:delText>
          </w:r>
          <w:r w:rsidR="00A96795" w:rsidRPr="003E1637" w:rsidDel="00AF098E">
            <w:rPr>
              <w:rFonts w:ascii="Times New Roman" w:hAnsi="Times New Roman" w:cs="Times New Roman"/>
              <w:sz w:val="24"/>
              <w:szCs w:val="24"/>
              <w:highlight w:val="yellow"/>
              <w:rPrChange w:id="573" w:author="Trevor Drees" w:date="2025-09-04T16:24:00Z" w16du:dateUtc="2025-09-04T23:24:00Z">
                <w:rPr>
                  <w:rFonts w:ascii="Times New Roman" w:hAnsi="Times New Roman" w:cs="Times New Roman"/>
                  <w:sz w:val="24"/>
                  <w:szCs w:val="24"/>
                </w:rPr>
              </w:rPrChange>
            </w:rPr>
            <w:delText xml:space="preserve">population </w:delText>
          </w:r>
          <w:r w:rsidR="00B8674C" w:rsidRPr="003E1637" w:rsidDel="00AF098E">
            <w:rPr>
              <w:rFonts w:ascii="Times New Roman" w:hAnsi="Times New Roman" w:cs="Times New Roman"/>
              <w:sz w:val="24"/>
              <w:szCs w:val="24"/>
              <w:highlight w:val="yellow"/>
              <w:rPrChange w:id="574" w:author="Trevor Drees" w:date="2025-09-04T16:24:00Z" w16du:dateUtc="2025-09-04T23:24:00Z">
                <w:rPr>
                  <w:rFonts w:ascii="Times New Roman" w:hAnsi="Times New Roman" w:cs="Times New Roman"/>
                  <w:sz w:val="24"/>
                  <w:szCs w:val="24"/>
                </w:rPr>
              </w:rPrChange>
            </w:rPr>
            <w:delText>spread using only wind</w:delText>
          </w:r>
          <w:r w:rsidR="00A96795" w:rsidRPr="003E1637" w:rsidDel="00AF098E">
            <w:rPr>
              <w:rFonts w:ascii="Times New Roman" w:hAnsi="Times New Roman" w:cs="Times New Roman"/>
              <w:sz w:val="24"/>
              <w:szCs w:val="24"/>
              <w:highlight w:val="yellow"/>
              <w:rPrChange w:id="575" w:author="Trevor Drees" w:date="2025-09-04T16:24:00Z" w16du:dateUtc="2025-09-04T23:24:00Z">
                <w:rPr>
                  <w:rFonts w:ascii="Times New Roman" w:hAnsi="Times New Roman" w:cs="Times New Roman"/>
                  <w:sz w:val="24"/>
                  <w:szCs w:val="24"/>
                </w:rPr>
              </w:rPrChange>
            </w:rPr>
            <w:delText>-driven primary</w:delText>
          </w:r>
          <w:r w:rsidR="00B8674C" w:rsidRPr="003E1637" w:rsidDel="00AF098E">
            <w:rPr>
              <w:rFonts w:ascii="Times New Roman" w:hAnsi="Times New Roman" w:cs="Times New Roman"/>
              <w:sz w:val="24"/>
              <w:szCs w:val="24"/>
              <w:highlight w:val="yellow"/>
              <w:rPrChange w:id="576" w:author="Trevor Drees" w:date="2025-09-04T16:24:00Z" w16du:dateUtc="2025-09-04T23:24:00Z">
                <w:rPr>
                  <w:rFonts w:ascii="Times New Roman" w:hAnsi="Times New Roman" w:cs="Times New Roman"/>
                  <w:sz w:val="24"/>
                  <w:szCs w:val="24"/>
                </w:rPr>
              </w:rPrChange>
            </w:rPr>
            <w:delText xml:space="preserve"> dispersal (</w:delText>
          </w:r>
          <w:r w:rsidR="00A96795" w:rsidRPr="003E1637" w:rsidDel="00AF098E">
            <w:rPr>
              <w:rFonts w:ascii="Times New Roman" w:hAnsi="Times New Roman" w:cs="Times New Roman"/>
              <w:sz w:val="24"/>
              <w:szCs w:val="24"/>
              <w:highlight w:val="yellow"/>
              <w:rPrChange w:id="577" w:author="Trevor Drees" w:date="2025-09-04T16:24:00Z" w16du:dateUtc="2025-09-04T23:24:00Z">
                <w:rPr>
                  <w:rFonts w:ascii="Times New Roman" w:hAnsi="Times New Roman" w:cs="Times New Roman"/>
                  <w:sz w:val="24"/>
                  <w:szCs w:val="24"/>
                </w:rPr>
              </w:rPrChange>
            </w:rPr>
            <w:delText xml:space="preserve">e.g. </w:delText>
          </w:r>
          <w:r w:rsidR="00A96795" w:rsidRPr="003E1637" w:rsidDel="00AF098E">
            <w:rPr>
              <w:rFonts w:ascii="Times New Roman" w:eastAsiaTheme="minorEastAsia" w:hAnsi="Times New Roman" w:cs="Times New Roman"/>
              <w:sz w:val="24"/>
              <w:szCs w:val="24"/>
              <w:highlight w:val="yellow"/>
              <w:rPrChange w:id="578" w:author="Trevor Drees" w:date="2025-09-04T16:24:00Z" w16du:dateUtc="2025-09-04T23:24:00Z">
                <w:rPr>
                  <w:rFonts w:ascii="Times New Roman" w:eastAsiaTheme="minorEastAsia" w:hAnsi="Times New Roman" w:cs="Times New Roman"/>
                  <w:sz w:val="24"/>
                  <w:szCs w:val="24"/>
                </w:rPr>
              </w:rPrChange>
            </w:rPr>
            <w:delText>Skarpaas and Shea 2007</w:delText>
          </w:r>
          <w:r w:rsidR="00BC24F3" w:rsidRPr="003E1637" w:rsidDel="00AF098E">
            <w:rPr>
              <w:rFonts w:ascii="Times New Roman" w:eastAsiaTheme="minorEastAsia" w:hAnsi="Times New Roman" w:cs="Times New Roman"/>
              <w:sz w:val="24"/>
              <w:szCs w:val="24"/>
              <w:highlight w:val="yellow"/>
              <w:rPrChange w:id="579" w:author="Trevor Drees" w:date="2025-09-04T16:24:00Z" w16du:dateUtc="2025-09-04T23:24:00Z">
                <w:rPr>
                  <w:rFonts w:ascii="Times New Roman" w:eastAsiaTheme="minorEastAsia"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580" w:author="Trevor Drees" w:date="2025-09-04T16:24:00Z" w16du:dateUtc="2025-09-04T23:24:00Z">
                <w:rPr>
                  <w:rFonts w:ascii="Times New Roman" w:hAnsi="Times New Roman" w:cs="Times New Roman"/>
                  <w:sz w:val="24"/>
                  <w:szCs w:val="24"/>
                </w:rPr>
              </w:rPrChange>
            </w:rPr>
            <w:delText xml:space="preserve">Jongejans </w:delText>
          </w:r>
          <w:r w:rsidR="00A96795" w:rsidRPr="003E1637" w:rsidDel="00AF098E">
            <w:rPr>
              <w:rFonts w:ascii="Times New Roman" w:hAnsi="Times New Roman" w:cs="Times New Roman"/>
              <w:i/>
              <w:iCs/>
              <w:sz w:val="24"/>
              <w:szCs w:val="24"/>
              <w:highlight w:val="yellow"/>
              <w:rPrChange w:id="581" w:author="Trevor Drees" w:date="2025-09-04T16:24:00Z" w16du:dateUtc="2025-09-04T23:24:00Z">
                <w:rPr>
                  <w:rFonts w:ascii="Times New Roman" w:hAnsi="Times New Roman" w:cs="Times New Roman"/>
                  <w:i/>
                  <w:iCs/>
                  <w:sz w:val="24"/>
                  <w:szCs w:val="24"/>
                </w:rPr>
              </w:rPrChange>
            </w:rPr>
            <w:delText>et al</w:delText>
          </w:r>
          <w:r w:rsidR="00E46CC3" w:rsidRPr="003E1637" w:rsidDel="00AF098E">
            <w:rPr>
              <w:rFonts w:ascii="Times New Roman" w:hAnsi="Times New Roman" w:cs="Times New Roman"/>
              <w:i/>
              <w:iCs/>
              <w:sz w:val="24"/>
              <w:szCs w:val="24"/>
              <w:highlight w:val="yellow"/>
              <w:rPrChange w:id="582" w:author="Trevor Drees" w:date="2025-09-04T16:24:00Z" w16du:dateUtc="2025-09-04T23:24:00Z">
                <w:rPr>
                  <w:rFonts w:ascii="Times New Roman" w:hAnsi="Times New Roman" w:cs="Times New Roman"/>
                  <w:i/>
                  <w:iCs/>
                  <w:sz w:val="24"/>
                  <w:szCs w:val="24"/>
                </w:rPr>
              </w:rPrChange>
            </w:rPr>
            <w:delText>.</w:delText>
          </w:r>
          <w:r w:rsidR="00A96795" w:rsidRPr="003E1637" w:rsidDel="00AF098E">
            <w:rPr>
              <w:rFonts w:ascii="Times New Roman" w:hAnsi="Times New Roman" w:cs="Times New Roman"/>
              <w:sz w:val="24"/>
              <w:szCs w:val="24"/>
              <w:highlight w:val="yellow"/>
              <w:rPrChange w:id="583" w:author="Trevor Drees" w:date="2025-09-04T16:24:00Z" w16du:dateUtc="2025-09-04T23:24:00Z">
                <w:rPr>
                  <w:rFonts w:ascii="Times New Roman" w:hAnsi="Times New Roman" w:cs="Times New Roman"/>
                  <w:sz w:val="24"/>
                  <w:szCs w:val="24"/>
                </w:rPr>
              </w:rPrChange>
            </w:rPr>
            <w:delText xml:space="preserve"> 2011</w:delText>
          </w:r>
          <w:r w:rsidR="00B8674C" w:rsidRPr="003E1637" w:rsidDel="00AF098E">
            <w:rPr>
              <w:rFonts w:ascii="Times New Roman" w:hAnsi="Times New Roman" w:cs="Times New Roman"/>
              <w:sz w:val="24"/>
              <w:szCs w:val="24"/>
              <w:highlight w:val="yellow"/>
              <w:rPrChange w:id="584" w:author="Trevor Drees" w:date="2025-09-04T16:24:00Z" w16du:dateUtc="2025-09-04T23:24:00Z">
                <w:rPr>
                  <w:rFonts w:ascii="Times New Roman" w:hAnsi="Times New Roman" w:cs="Times New Roman"/>
                  <w:sz w:val="24"/>
                  <w:szCs w:val="24"/>
                </w:rPr>
              </w:rPrChange>
            </w:rPr>
            <w:delText xml:space="preserve">), or </w:delText>
          </w:r>
          <w:r w:rsidR="000300DF" w:rsidRPr="003E1637" w:rsidDel="00AF098E">
            <w:rPr>
              <w:rFonts w:ascii="Times New Roman" w:hAnsi="Times New Roman" w:cs="Times New Roman"/>
              <w:sz w:val="24"/>
              <w:szCs w:val="24"/>
              <w:highlight w:val="yellow"/>
              <w:rPrChange w:id="585" w:author="Trevor Drees" w:date="2025-09-04T16:24:00Z" w16du:dateUtc="2025-09-04T23:24:00Z">
                <w:rPr>
                  <w:rFonts w:ascii="Times New Roman" w:hAnsi="Times New Roman" w:cs="Times New Roman"/>
                  <w:sz w:val="24"/>
                  <w:szCs w:val="24"/>
                </w:rPr>
              </w:rPrChange>
            </w:rPr>
            <w:delText xml:space="preserve">only </w:delText>
          </w:r>
          <w:r w:rsidR="00A96795" w:rsidRPr="003E1637" w:rsidDel="00AF098E">
            <w:rPr>
              <w:rFonts w:ascii="Times New Roman" w:hAnsi="Times New Roman" w:cs="Times New Roman"/>
              <w:sz w:val="24"/>
              <w:szCs w:val="24"/>
              <w:highlight w:val="yellow"/>
              <w:rPrChange w:id="586" w:author="Trevor Drees" w:date="2025-09-04T16:24:00Z" w16du:dateUtc="2025-09-04T23:24:00Z">
                <w:rPr>
                  <w:rFonts w:ascii="Times New Roman" w:hAnsi="Times New Roman" w:cs="Times New Roman"/>
                  <w:sz w:val="24"/>
                  <w:szCs w:val="24"/>
                </w:rPr>
              </w:rPrChange>
            </w:rPr>
            <w:delText>initiation of</w:delText>
          </w:r>
          <w:r w:rsidR="00B8674C" w:rsidRPr="003E1637" w:rsidDel="00AF098E">
            <w:rPr>
              <w:rFonts w:ascii="Times New Roman" w:hAnsi="Times New Roman" w:cs="Times New Roman"/>
              <w:sz w:val="24"/>
              <w:szCs w:val="24"/>
              <w:highlight w:val="yellow"/>
              <w:rPrChange w:id="587"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588" w:author="Trevor Drees" w:date="2025-09-04T16:24:00Z" w16du:dateUtc="2025-09-04T23:24:00Z">
                <w:rPr>
                  <w:rFonts w:ascii="Times New Roman" w:hAnsi="Times New Roman" w:cs="Times New Roman"/>
                  <w:sz w:val="24"/>
                  <w:szCs w:val="24"/>
                </w:rPr>
              </w:rPrChange>
            </w:rPr>
            <w:delText xml:space="preserve">ant-driven secondary </w:delText>
          </w:r>
          <w:r w:rsidR="00B8674C" w:rsidRPr="003E1637" w:rsidDel="00AF098E">
            <w:rPr>
              <w:rFonts w:ascii="Times New Roman" w:hAnsi="Times New Roman" w:cs="Times New Roman"/>
              <w:sz w:val="24"/>
              <w:szCs w:val="24"/>
              <w:highlight w:val="yellow"/>
              <w:rPrChange w:id="589" w:author="Trevor Drees" w:date="2025-09-04T16:24:00Z" w16du:dateUtc="2025-09-04T23:24:00Z">
                <w:rPr>
                  <w:rFonts w:ascii="Times New Roman" w:hAnsi="Times New Roman" w:cs="Times New Roman"/>
                  <w:sz w:val="24"/>
                  <w:szCs w:val="24"/>
                </w:rPr>
              </w:rPrChange>
            </w:rPr>
            <w:delText>dispersal</w:delText>
          </w:r>
          <w:r w:rsidR="00A96795" w:rsidRPr="003E1637" w:rsidDel="00AF098E">
            <w:rPr>
              <w:rFonts w:ascii="Times New Roman" w:hAnsi="Times New Roman" w:cs="Times New Roman"/>
              <w:sz w:val="24"/>
              <w:szCs w:val="24"/>
              <w:highlight w:val="yellow"/>
              <w:rPrChange w:id="590" w:author="Trevor Drees" w:date="2025-09-04T16:24:00Z" w16du:dateUtc="2025-09-04T23:24:00Z">
                <w:rPr>
                  <w:rFonts w:ascii="Times New Roman" w:hAnsi="Times New Roman" w:cs="Times New Roman"/>
                  <w:sz w:val="24"/>
                  <w:szCs w:val="24"/>
                </w:rPr>
              </w:rPrChange>
            </w:rPr>
            <w:delText xml:space="preserve"> </w:delText>
          </w:r>
          <w:r w:rsidR="00B8674C" w:rsidRPr="003E1637" w:rsidDel="00AF098E">
            <w:rPr>
              <w:rFonts w:ascii="Times New Roman" w:hAnsi="Times New Roman" w:cs="Times New Roman"/>
              <w:sz w:val="24"/>
              <w:szCs w:val="24"/>
              <w:highlight w:val="yellow"/>
              <w:rPrChange w:id="591" w:author="Trevor Drees" w:date="2025-09-04T16:24:00Z" w16du:dateUtc="2025-09-04T23:24:00Z">
                <w:rPr>
                  <w:rFonts w:ascii="Times New Roman" w:hAnsi="Times New Roman" w:cs="Times New Roman"/>
                  <w:sz w:val="24"/>
                  <w:szCs w:val="24"/>
                </w:rPr>
              </w:rPrChange>
            </w:rPr>
            <w:delText>(</w:delText>
          </w:r>
          <w:r w:rsidR="00A96795" w:rsidRPr="003E1637" w:rsidDel="00AF098E">
            <w:rPr>
              <w:rFonts w:ascii="Times New Roman" w:hAnsi="Times New Roman" w:cs="Times New Roman"/>
              <w:sz w:val="24"/>
              <w:szCs w:val="24"/>
              <w:highlight w:val="yellow"/>
              <w:rPrChange w:id="592" w:author="Trevor Drees" w:date="2025-09-04T16:24:00Z" w16du:dateUtc="2025-09-04T23:24:00Z">
                <w:rPr>
                  <w:rFonts w:ascii="Times New Roman" w:hAnsi="Times New Roman" w:cs="Times New Roman"/>
                  <w:sz w:val="24"/>
                  <w:szCs w:val="24"/>
                </w:rPr>
              </w:rPrChange>
            </w:rPr>
            <w:delText xml:space="preserve">e.g. </w:delText>
          </w:r>
          <w:r w:rsidR="00B8674C" w:rsidRPr="003E1637" w:rsidDel="00AF098E">
            <w:rPr>
              <w:rFonts w:ascii="Times New Roman" w:hAnsi="Times New Roman" w:cs="Times New Roman"/>
              <w:sz w:val="24"/>
              <w:szCs w:val="24"/>
              <w:highlight w:val="yellow"/>
              <w:rPrChange w:id="593" w:author="Trevor Drees" w:date="2025-09-04T16:24:00Z" w16du:dateUtc="2025-09-04T23:24:00Z">
                <w:rPr>
                  <w:rFonts w:ascii="Times New Roman" w:hAnsi="Times New Roman" w:cs="Times New Roman"/>
                  <w:sz w:val="24"/>
                  <w:szCs w:val="24"/>
                </w:rPr>
              </w:rPrChange>
            </w:rPr>
            <w:delText xml:space="preserve">Jongejans </w:delText>
          </w:r>
          <w:r w:rsidR="00B8674C" w:rsidRPr="003E1637" w:rsidDel="00AF098E">
            <w:rPr>
              <w:rFonts w:ascii="Times New Roman" w:hAnsi="Times New Roman" w:cs="Times New Roman"/>
              <w:i/>
              <w:iCs/>
              <w:sz w:val="24"/>
              <w:szCs w:val="24"/>
              <w:highlight w:val="yellow"/>
              <w:rPrChange w:id="594" w:author="Trevor Drees" w:date="2025-09-04T16:24:00Z" w16du:dateUtc="2025-09-04T23:24:00Z">
                <w:rPr>
                  <w:rFonts w:ascii="Times New Roman" w:hAnsi="Times New Roman" w:cs="Times New Roman"/>
                  <w:i/>
                  <w:iCs/>
                  <w:sz w:val="24"/>
                  <w:szCs w:val="24"/>
                </w:rPr>
              </w:rPrChange>
            </w:rPr>
            <w:delText>et al</w:delText>
          </w:r>
          <w:r w:rsidR="00B8674C" w:rsidRPr="003E1637" w:rsidDel="00AF098E">
            <w:rPr>
              <w:rFonts w:ascii="Times New Roman" w:hAnsi="Times New Roman" w:cs="Times New Roman"/>
              <w:sz w:val="24"/>
              <w:szCs w:val="24"/>
              <w:highlight w:val="yellow"/>
              <w:rPrChange w:id="595" w:author="Trevor Drees" w:date="2025-09-04T16:24:00Z" w16du:dateUtc="2025-09-04T23:24:00Z">
                <w:rPr>
                  <w:rFonts w:ascii="Times New Roman" w:hAnsi="Times New Roman" w:cs="Times New Roman"/>
                  <w:sz w:val="24"/>
                  <w:szCs w:val="24"/>
                </w:rPr>
              </w:rPrChange>
            </w:rPr>
            <w:delText>. 2015</w:delText>
          </w:r>
          <w:r w:rsidR="00BC24F3" w:rsidRPr="003E1637" w:rsidDel="00AF098E">
            <w:rPr>
              <w:rFonts w:ascii="Times New Roman" w:hAnsi="Times New Roman" w:cs="Times New Roman"/>
              <w:sz w:val="24"/>
              <w:szCs w:val="24"/>
              <w:highlight w:val="yellow"/>
              <w:rPrChange w:id="596" w:author="Trevor Drees" w:date="2025-09-04T16:24:00Z" w16du:dateUtc="2025-09-04T23:24:00Z">
                <w:rPr>
                  <w:rFonts w:ascii="Times New Roman" w:hAnsi="Times New Roman" w:cs="Times New Roman"/>
                  <w:sz w:val="24"/>
                  <w:szCs w:val="24"/>
                </w:rPr>
              </w:rPrChange>
            </w:rPr>
            <w:delText xml:space="preserve">, </w:delText>
          </w:r>
          <w:r w:rsidR="00B8674C" w:rsidRPr="003E1637" w:rsidDel="00AF098E">
            <w:rPr>
              <w:rFonts w:ascii="Times New Roman" w:hAnsi="Times New Roman" w:cs="Times New Roman"/>
              <w:sz w:val="24"/>
              <w:szCs w:val="24"/>
              <w:highlight w:val="yellow"/>
              <w:rPrChange w:id="597" w:author="Trevor Drees" w:date="2025-09-04T16:24:00Z" w16du:dateUtc="2025-09-04T23:24:00Z">
                <w:rPr>
                  <w:rFonts w:ascii="Times New Roman" w:hAnsi="Times New Roman" w:cs="Times New Roman"/>
                  <w:sz w:val="24"/>
                  <w:szCs w:val="24"/>
                </w:rPr>
              </w:rPrChange>
            </w:rPr>
            <w:delText>Drees and Shea 2024a</w:delText>
          </w:r>
          <w:r w:rsidR="000300DF" w:rsidRPr="003E1637" w:rsidDel="00AF098E">
            <w:rPr>
              <w:rFonts w:ascii="Times New Roman" w:hAnsi="Times New Roman" w:cs="Times New Roman"/>
              <w:sz w:val="24"/>
              <w:szCs w:val="24"/>
              <w:highlight w:val="yellow"/>
              <w:rPrChange w:id="598" w:author="Trevor Drees" w:date="2025-09-04T16:24:00Z" w16du:dateUtc="2025-09-04T23:24:00Z">
                <w:rPr>
                  <w:rFonts w:ascii="Times New Roman" w:hAnsi="Times New Roman" w:cs="Times New Roman"/>
                  <w:sz w:val="24"/>
                  <w:szCs w:val="24"/>
                </w:rPr>
              </w:rPrChange>
            </w:rPr>
            <w:delText>)</w:delText>
          </w:r>
        </w:del>
      </w:moveFrom>
      <w:moveFromRangeEnd w:id="564"/>
      <w:del w:id="599" w:author="Trevor Drees" w:date="2025-09-04T18:45:00Z" w16du:dateUtc="2025-09-05T01:45:00Z">
        <w:r w:rsidR="000300DF" w:rsidRPr="003E1637" w:rsidDel="00AF098E">
          <w:rPr>
            <w:rFonts w:ascii="Times New Roman" w:hAnsi="Times New Roman" w:cs="Times New Roman"/>
            <w:sz w:val="24"/>
            <w:szCs w:val="24"/>
            <w:highlight w:val="yellow"/>
            <w:rPrChange w:id="600" w:author="Trevor Drees" w:date="2025-09-04T16:24:00Z" w16du:dateUtc="2025-09-04T23:24:00Z">
              <w:rPr>
                <w:rFonts w:ascii="Times New Roman" w:hAnsi="Times New Roman" w:cs="Times New Roman"/>
                <w:sz w:val="24"/>
                <w:szCs w:val="24"/>
              </w:rPr>
            </w:rPrChange>
          </w:rPr>
          <w:delText>.</w:delText>
        </w:r>
      </w:del>
      <w:del w:id="601" w:author="Trevor Drees" w:date="2025-09-04T15:18:00Z" w16du:dateUtc="2025-09-04T22:18:00Z">
        <w:r w:rsidR="000300DF" w:rsidRPr="003E1637" w:rsidDel="007B503E">
          <w:rPr>
            <w:rFonts w:ascii="Times New Roman" w:hAnsi="Times New Roman" w:cs="Times New Roman"/>
            <w:sz w:val="24"/>
            <w:szCs w:val="24"/>
            <w:highlight w:val="yellow"/>
            <w:rPrChange w:id="602" w:author="Trevor Drees" w:date="2025-09-04T16:24:00Z" w16du:dateUtc="2025-09-04T23:24:00Z">
              <w:rPr>
                <w:rFonts w:ascii="Times New Roman" w:hAnsi="Times New Roman" w:cs="Times New Roman"/>
                <w:sz w:val="24"/>
                <w:szCs w:val="24"/>
              </w:rPr>
            </w:rPrChange>
          </w:rPr>
          <w:delText xml:space="preserve"> </w:delText>
        </w:r>
      </w:del>
      <w:moveFromRangeStart w:id="603" w:author="Trevor Drees" w:date="2025-09-04T15:16:00Z" w:name="move207891392"/>
      <w:moveFrom w:id="604" w:author="Trevor Drees" w:date="2025-09-04T15:16:00Z" w16du:dateUtc="2025-09-04T22:16:00Z">
        <w:r w:rsidR="00AB04F0" w:rsidRPr="003E1637" w:rsidDel="007B503E">
          <w:rPr>
            <w:rFonts w:ascii="Times New Roman" w:hAnsi="Times New Roman" w:cs="Times New Roman"/>
            <w:sz w:val="24"/>
            <w:szCs w:val="24"/>
            <w:highlight w:val="yellow"/>
            <w:rPrChange w:id="605" w:author="Trevor Drees" w:date="2025-09-04T16:24:00Z" w16du:dateUtc="2025-09-04T23:24:00Z">
              <w:rPr>
                <w:rFonts w:ascii="Times New Roman" w:hAnsi="Times New Roman" w:cs="Times New Roman"/>
                <w:sz w:val="24"/>
                <w:szCs w:val="24"/>
              </w:rPr>
            </w:rPrChange>
          </w:rPr>
          <w:t>To examine total dispersal, w</w:t>
        </w:r>
        <w:r w:rsidR="00852643" w:rsidRPr="003E1637" w:rsidDel="007B503E">
          <w:rPr>
            <w:rFonts w:ascii="Times New Roman" w:hAnsi="Times New Roman" w:cs="Times New Roman"/>
            <w:sz w:val="24"/>
            <w:szCs w:val="24"/>
            <w:highlight w:val="yellow"/>
            <w:rPrChange w:id="606" w:author="Trevor Drees" w:date="2025-09-04T16:24:00Z" w16du:dateUtc="2025-09-04T23:24:00Z">
              <w:rPr>
                <w:rFonts w:ascii="Times New Roman" w:hAnsi="Times New Roman" w:cs="Times New Roman"/>
                <w:sz w:val="24"/>
                <w:szCs w:val="24"/>
              </w:rPr>
            </w:rPrChange>
          </w:rPr>
          <w:t xml:space="preserve">e combine two very different </w:t>
        </w:r>
        <w:r w:rsidR="00AB04F0" w:rsidRPr="003E1637" w:rsidDel="007B503E">
          <w:rPr>
            <w:rFonts w:ascii="Times New Roman" w:hAnsi="Times New Roman" w:cs="Times New Roman"/>
            <w:sz w:val="24"/>
            <w:szCs w:val="24"/>
            <w:highlight w:val="yellow"/>
            <w:rPrChange w:id="607" w:author="Trevor Drees" w:date="2025-09-04T16:24:00Z" w16du:dateUtc="2025-09-04T23:24:00Z">
              <w:rPr>
                <w:rFonts w:ascii="Times New Roman" w:hAnsi="Times New Roman" w:cs="Times New Roman"/>
                <w:sz w:val="24"/>
                <w:szCs w:val="24"/>
              </w:rPr>
            </w:rPrChange>
          </w:rPr>
          <w:t xml:space="preserve">sequential </w:t>
        </w:r>
        <w:r w:rsidR="00852643" w:rsidRPr="003E1637" w:rsidDel="007B503E">
          <w:rPr>
            <w:rFonts w:ascii="Times New Roman" w:hAnsi="Times New Roman" w:cs="Times New Roman"/>
            <w:sz w:val="24"/>
            <w:szCs w:val="24"/>
            <w:highlight w:val="yellow"/>
            <w:rPrChange w:id="608" w:author="Trevor Drees" w:date="2025-09-04T16:24:00Z" w16du:dateUtc="2025-09-04T23:24:00Z">
              <w:rPr>
                <w:rFonts w:ascii="Times New Roman" w:hAnsi="Times New Roman" w:cs="Times New Roman"/>
                <w:sz w:val="24"/>
                <w:szCs w:val="24"/>
              </w:rPr>
            </w:rPrChange>
          </w:rPr>
          <w:t>dispersal pathways into</w:t>
        </w:r>
        <w:r w:rsidR="0035529E" w:rsidRPr="003E1637" w:rsidDel="007B503E">
          <w:rPr>
            <w:rFonts w:ascii="Times New Roman" w:hAnsi="Times New Roman" w:cs="Times New Roman"/>
            <w:sz w:val="24"/>
            <w:szCs w:val="24"/>
            <w:highlight w:val="yellow"/>
            <w:rPrChange w:id="609" w:author="Trevor Drees" w:date="2025-09-04T16:24:00Z" w16du:dateUtc="2025-09-04T23:24:00Z">
              <w:rPr>
                <w:rFonts w:ascii="Times New Roman" w:hAnsi="Times New Roman" w:cs="Times New Roman"/>
                <w:sz w:val="24"/>
                <w:szCs w:val="24"/>
              </w:rPr>
            </w:rPrChange>
          </w:rPr>
          <w:t xml:space="preserve"> a single model, and assesses their relative importance</w:t>
        </w:r>
        <w:r w:rsidR="00D07DBF" w:rsidRPr="003E1637" w:rsidDel="007B503E">
          <w:rPr>
            <w:rFonts w:ascii="Times New Roman" w:hAnsi="Times New Roman" w:cs="Times New Roman"/>
            <w:sz w:val="24"/>
            <w:szCs w:val="24"/>
            <w:highlight w:val="yellow"/>
            <w:rPrChange w:id="610" w:author="Trevor Drees" w:date="2025-09-04T16:24:00Z" w16du:dateUtc="2025-09-04T23:24:00Z">
              <w:rPr>
                <w:rFonts w:ascii="Times New Roman" w:hAnsi="Times New Roman" w:cs="Times New Roman"/>
                <w:sz w:val="24"/>
                <w:szCs w:val="24"/>
              </w:rPr>
            </w:rPrChange>
          </w:rPr>
          <w:t>; we</w:t>
        </w:r>
        <w:r w:rsidR="00AB04F0" w:rsidRPr="003E1637" w:rsidDel="007B503E">
          <w:rPr>
            <w:rFonts w:ascii="Times New Roman" w:hAnsi="Times New Roman" w:cs="Times New Roman"/>
            <w:sz w:val="24"/>
            <w:szCs w:val="24"/>
            <w:highlight w:val="yellow"/>
            <w:rPrChange w:id="611" w:author="Trevor Drees" w:date="2025-09-04T16:24:00Z" w16du:dateUtc="2025-09-04T23:24:00Z">
              <w:rPr>
                <w:rFonts w:ascii="Times New Roman" w:hAnsi="Times New Roman" w:cs="Times New Roman"/>
                <w:sz w:val="24"/>
                <w:szCs w:val="24"/>
              </w:rPr>
            </w:rPrChange>
          </w:rPr>
          <w:t xml:space="preserve"> thus</w:t>
        </w:r>
        <w:r w:rsidR="00D07DBF" w:rsidRPr="003E1637" w:rsidDel="007B503E">
          <w:rPr>
            <w:rFonts w:ascii="Times New Roman" w:hAnsi="Times New Roman" w:cs="Times New Roman"/>
            <w:sz w:val="24"/>
            <w:szCs w:val="24"/>
            <w:highlight w:val="yellow"/>
            <w:rPrChange w:id="612" w:author="Trevor Drees" w:date="2025-09-04T16:24:00Z" w16du:dateUtc="2025-09-04T23:24:00Z">
              <w:rPr>
                <w:rFonts w:ascii="Times New Roman" w:hAnsi="Times New Roman" w:cs="Times New Roman"/>
                <w:sz w:val="24"/>
                <w:szCs w:val="24"/>
              </w:rPr>
            </w:rPrChange>
          </w:rPr>
          <w:t xml:space="preserve"> </w:t>
        </w:r>
        <w:r w:rsidR="00852643" w:rsidRPr="003E1637" w:rsidDel="007B503E">
          <w:rPr>
            <w:rFonts w:ascii="Times New Roman" w:hAnsi="Times New Roman" w:cs="Times New Roman"/>
            <w:sz w:val="24"/>
            <w:szCs w:val="24"/>
            <w:highlight w:val="yellow"/>
            <w:rPrChange w:id="613" w:author="Trevor Drees" w:date="2025-09-04T16:24:00Z" w16du:dateUtc="2025-09-04T23:24:00Z">
              <w:rPr>
                <w:rFonts w:ascii="Times New Roman" w:hAnsi="Times New Roman" w:cs="Times New Roman"/>
                <w:sz w:val="24"/>
                <w:szCs w:val="24"/>
              </w:rPr>
            </w:rPrChange>
          </w:rPr>
          <w:t>demonstrate</w:t>
        </w:r>
        <w:r w:rsidR="00746F3C" w:rsidRPr="003E1637" w:rsidDel="007B503E">
          <w:rPr>
            <w:rFonts w:ascii="Times New Roman" w:hAnsi="Times New Roman" w:cs="Times New Roman"/>
            <w:sz w:val="24"/>
            <w:szCs w:val="24"/>
            <w:highlight w:val="yellow"/>
            <w:rPrChange w:id="614" w:author="Trevor Drees" w:date="2025-09-04T16:24:00Z" w16du:dateUtc="2025-09-04T23:24:00Z">
              <w:rPr>
                <w:rFonts w:ascii="Times New Roman" w:hAnsi="Times New Roman" w:cs="Times New Roman"/>
                <w:sz w:val="24"/>
                <w:szCs w:val="24"/>
              </w:rPr>
            </w:rPrChange>
          </w:rPr>
          <w:t xml:space="preserve"> </w:t>
        </w:r>
        <w:r w:rsidR="00D07DBF" w:rsidRPr="003E1637" w:rsidDel="007B503E">
          <w:rPr>
            <w:rFonts w:ascii="Times New Roman" w:hAnsi="Times New Roman" w:cs="Times New Roman"/>
            <w:sz w:val="24"/>
            <w:szCs w:val="24"/>
            <w:highlight w:val="yellow"/>
            <w:rPrChange w:id="615" w:author="Trevor Drees" w:date="2025-09-04T16:24:00Z" w16du:dateUtc="2025-09-04T23:24:00Z">
              <w:rPr>
                <w:rFonts w:ascii="Times New Roman" w:hAnsi="Times New Roman" w:cs="Times New Roman"/>
                <w:sz w:val="24"/>
                <w:szCs w:val="24"/>
              </w:rPr>
            </w:rPrChange>
          </w:rPr>
          <w:t xml:space="preserve">that total dispersal can be incorporated into models of population spread, and with the use of sensitivity analyses, we </w:t>
        </w:r>
        <w:r w:rsidR="00852643" w:rsidRPr="003E1637" w:rsidDel="007B503E">
          <w:rPr>
            <w:rFonts w:ascii="Times New Roman" w:hAnsi="Times New Roman" w:cs="Times New Roman"/>
            <w:sz w:val="24"/>
            <w:szCs w:val="24"/>
            <w:highlight w:val="yellow"/>
            <w:rPrChange w:id="616" w:author="Trevor Drees" w:date="2025-09-04T16:24:00Z" w16du:dateUtc="2025-09-04T23:24:00Z">
              <w:rPr>
                <w:rFonts w:ascii="Times New Roman" w:hAnsi="Times New Roman" w:cs="Times New Roman"/>
                <w:sz w:val="24"/>
                <w:szCs w:val="24"/>
              </w:rPr>
            </w:rPrChange>
          </w:rPr>
          <w:t>illustrate how to</w:t>
        </w:r>
        <w:r w:rsidR="00D07DBF" w:rsidRPr="003E1637" w:rsidDel="007B503E">
          <w:rPr>
            <w:rFonts w:ascii="Times New Roman" w:hAnsi="Times New Roman" w:cs="Times New Roman"/>
            <w:sz w:val="24"/>
            <w:szCs w:val="24"/>
            <w:highlight w:val="yellow"/>
            <w:rPrChange w:id="617" w:author="Trevor Drees" w:date="2025-09-04T16:24:00Z" w16du:dateUtc="2025-09-04T23:24:00Z">
              <w:rPr>
                <w:rFonts w:ascii="Times New Roman" w:hAnsi="Times New Roman" w:cs="Times New Roman"/>
                <w:sz w:val="24"/>
                <w:szCs w:val="24"/>
              </w:rPr>
            </w:rPrChange>
          </w:rPr>
          <w:t xml:space="preserve"> determine which aspects of that dispersal are most important and where care should be taken to obtain accurate </w:t>
        </w:r>
        <w:r w:rsidR="00852643" w:rsidRPr="003E1637" w:rsidDel="007B503E">
          <w:rPr>
            <w:rFonts w:ascii="Times New Roman" w:hAnsi="Times New Roman" w:cs="Times New Roman"/>
            <w:sz w:val="24"/>
            <w:szCs w:val="24"/>
            <w:highlight w:val="yellow"/>
            <w:rPrChange w:id="618" w:author="Trevor Drees" w:date="2025-09-04T16:24:00Z" w16du:dateUtc="2025-09-04T23:24:00Z">
              <w:rPr>
                <w:rFonts w:ascii="Times New Roman" w:hAnsi="Times New Roman" w:cs="Times New Roman"/>
                <w:sz w:val="24"/>
                <w:szCs w:val="24"/>
              </w:rPr>
            </w:rPrChange>
          </w:rPr>
          <w:t xml:space="preserve">empirical </w:t>
        </w:r>
        <w:r w:rsidR="00D07DBF" w:rsidRPr="003E1637" w:rsidDel="007B503E">
          <w:rPr>
            <w:rFonts w:ascii="Times New Roman" w:hAnsi="Times New Roman" w:cs="Times New Roman"/>
            <w:sz w:val="24"/>
            <w:szCs w:val="24"/>
            <w:highlight w:val="yellow"/>
            <w:rPrChange w:id="619" w:author="Trevor Drees" w:date="2025-09-04T16:24:00Z" w16du:dateUtc="2025-09-04T23:24:00Z">
              <w:rPr>
                <w:rFonts w:ascii="Times New Roman" w:hAnsi="Times New Roman" w:cs="Times New Roman"/>
                <w:sz w:val="24"/>
                <w:szCs w:val="24"/>
              </w:rPr>
            </w:rPrChange>
          </w:rPr>
          <w:t>parameter estimates</w:t>
        </w:r>
        <w:r w:rsidR="00177840" w:rsidRPr="003E1637" w:rsidDel="007B503E">
          <w:rPr>
            <w:rFonts w:ascii="Times New Roman" w:hAnsi="Times New Roman" w:cs="Times New Roman"/>
            <w:sz w:val="24"/>
            <w:szCs w:val="24"/>
            <w:highlight w:val="yellow"/>
            <w:rPrChange w:id="620" w:author="Trevor Drees" w:date="2025-09-04T16:24:00Z" w16du:dateUtc="2025-09-04T23:24:00Z">
              <w:rPr>
                <w:rFonts w:ascii="Times New Roman" w:hAnsi="Times New Roman" w:cs="Times New Roman"/>
                <w:sz w:val="24"/>
                <w:szCs w:val="24"/>
              </w:rPr>
            </w:rPrChange>
          </w:rPr>
          <w:t xml:space="preserve"> in both current and future environments</w:t>
        </w:r>
        <w:del w:id="621" w:author="Trevor Drees" w:date="2025-09-04T15:21:00Z" w16du:dateUtc="2025-09-04T22:21:00Z">
          <w:r w:rsidR="00D07DBF" w:rsidRPr="003E1637" w:rsidDel="00C57EF9">
            <w:rPr>
              <w:rFonts w:ascii="Times New Roman" w:hAnsi="Times New Roman" w:cs="Times New Roman"/>
              <w:sz w:val="24"/>
              <w:szCs w:val="24"/>
              <w:highlight w:val="yellow"/>
              <w:rPrChange w:id="622" w:author="Trevor Drees" w:date="2025-09-04T16:24:00Z" w16du:dateUtc="2025-09-04T23:24:00Z">
                <w:rPr>
                  <w:rFonts w:ascii="Times New Roman" w:hAnsi="Times New Roman" w:cs="Times New Roman"/>
                  <w:sz w:val="24"/>
                  <w:szCs w:val="24"/>
                </w:rPr>
              </w:rPrChange>
            </w:rPr>
            <w:delText xml:space="preserve">. </w:delText>
          </w:r>
        </w:del>
      </w:moveFrom>
      <w:moveFromRangeEnd w:id="603"/>
    </w:p>
    <w:p w14:paraId="6E25CC87" w14:textId="1C6E993A" w:rsidR="009B5BBD" w:rsidRPr="003E1637" w:rsidDel="007B503E" w:rsidRDefault="007E19BC" w:rsidP="00240DCD">
      <w:pPr>
        <w:spacing w:after="0" w:line="480" w:lineRule="auto"/>
        <w:ind w:firstLine="284"/>
        <w:rPr>
          <w:del w:id="623" w:author="Trevor Drees" w:date="2025-09-04T15:18:00Z" w16du:dateUtc="2025-09-04T22:18:00Z"/>
          <w:rFonts w:ascii="Times New Roman" w:hAnsi="Times New Roman" w:cs="Times New Roman"/>
          <w:sz w:val="24"/>
          <w:szCs w:val="24"/>
          <w:highlight w:val="yellow"/>
          <w:rPrChange w:id="624" w:author="Trevor Drees" w:date="2025-09-04T16:24:00Z" w16du:dateUtc="2025-09-04T23:24:00Z">
            <w:rPr>
              <w:del w:id="625" w:author="Trevor Drees" w:date="2025-09-04T15:18:00Z" w16du:dateUtc="2025-09-04T22:18:00Z"/>
              <w:rFonts w:ascii="Times New Roman" w:hAnsi="Times New Roman" w:cs="Times New Roman"/>
              <w:sz w:val="24"/>
              <w:szCs w:val="24"/>
            </w:rPr>
          </w:rPrChange>
        </w:rPr>
      </w:pPr>
      <w:moveFromRangeStart w:id="626" w:author="Trevor Drees" w:date="2025-09-04T15:17:00Z" w:name="move207891470"/>
      <w:moveFrom w:id="627" w:author="Trevor Drees" w:date="2025-09-04T15:17:00Z" w16du:dateUtc="2025-09-04T22:17:00Z">
        <w:r w:rsidRPr="003E1637" w:rsidDel="007B503E">
          <w:rPr>
            <w:rFonts w:ascii="Times New Roman" w:hAnsi="Times New Roman" w:cs="Times New Roman"/>
            <w:sz w:val="24"/>
            <w:szCs w:val="24"/>
            <w:highlight w:val="yellow"/>
            <w:rPrChange w:id="628" w:author="Trevor Drees" w:date="2025-09-04T16:24:00Z" w16du:dateUtc="2025-09-04T23:24:00Z">
              <w:rPr>
                <w:rFonts w:ascii="Times New Roman" w:hAnsi="Times New Roman" w:cs="Times New Roman"/>
                <w:sz w:val="24"/>
                <w:szCs w:val="24"/>
              </w:rPr>
            </w:rPrChange>
          </w:rPr>
          <w:t>Much like previous studies</w:t>
        </w:r>
        <w:r w:rsidR="007E4E50" w:rsidRPr="003E1637" w:rsidDel="007B503E">
          <w:rPr>
            <w:rFonts w:ascii="Times New Roman" w:hAnsi="Times New Roman" w:cs="Times New Roman"/>
            <w:sz w:val="24"/>
            <w:szCs w:val="24"/>
            <w:highlight w:val="yellow"/>
            <w:rPrChange w:id="629" w:author="Trevor Drees" w:date="2025-09-04T16:24:00Z" w16du:dateUtc="2025-09-04T23:24:00Z">
              <w:rPr>
                <w:rFonts w:ascii="Times New Roman" w:hAnsi="Times New Roman" w:cs="Times New Roman"/>
                <w:sz w:val="24"/>
                <w:szCs w:val="24"/>
              </w:rPr>
            </w:rPrChange>
          </w:rPr>
          <w:t xml:space="preserve"> on </w:t>
        </w:r>
        <w:r w:rsidR="007E4E50" w:rsidRPr="003E1637" w:rsidDel="007B503E">
          <w:rPr>
            <w:rFonts w:ascii="Times New Roman" w:hAnsi="Times New Roman" w:cs="Times New Roman"/>
            <w:i/>
            <w:iCs/>
            <w:sz w:val="24"/>
            <w:szCs w:val="24"/>
            <w:highlight w:val="yellow"/>
            <w:rPrChange w:id="630" w:author="Trevor Drees" w:date="2025-09-04T16:24:00Z" w16du:dateUtc="2025-09-04T23:24:00Z">
              <w:rPr>
                <w:rFonts w:ascii="Times New Roman" w:hAnsi="Times New Roman" w:cs="Times New Roman"/>
                <w:i/>
                <w:iCs/>
                <w:sz w:val="24"/>
                <w:szCs w:val="24"/>
              </w:rPr>
            </w:rPrChange>
          </w:rPr>
          <w:t>C. nutans</w:t>
        </w:r>
        <w:r w:rsidR="009D50C5" w:rsidRPr="003E1637" w:rsidDel="007B503E">
          <w:rPr>
            <w:rFonts w:ascii="Times New Roman" w:hAnsi="Times New Roman" w:cs="Times New Roman"/>
            <w:i/>
            <w:iCs/>
            <w:sz w:val="24"/>
            <w:szCs w:val="24"/>
            <w:highlight w:val="yellow"/>
            <w:rPrChange w:id="631" w:author="Trevor Drees" w:date="2025-09-04T16:24:00Z" w16du:dateUtc="2025-09-04T23:24:00Z">
              <w:rPr>
                <w:rFonts w:ascii="Times New Roman" w:hAnsi="Times New Roman" w:cs="Times New Roman"/>
                <w:i/>
                <w:iCs/>
                <w:sz w:val="24"/>
                <w:szCs w:val="24"/>
              </w:rPr>
            </w:rPrChange>
          </w:rPr>
          <w:t xml:space="preserve"> </w:t>
        </w:r>
        <w:r w:rsidR="009D50C5" w:rsidRPr="003E1637" w:rsidDel="007B503E">
          <w:rPr>
            <w:rFonts w:ascii="Times New Roman" w:hAnsi="Times New Roman" w:cs="Times New Roman"/>
            <w:sz w:val="24"/>
            <w:szCs w:val="24"/>
            <w:highlight w:val="yellow"/>
            <w:rPrChange w:id="632" w:author="Trevor Drees" w:date="2025-09-04T16:24:00Z" w16du:dateUtc="2025-09-04T23:24:00Z">
              <w:rPr>
                <w:rFonts w:ascii="Times New Roman" w:hAnsi="Times New Roman" w:cs="Times New Roman"/>
                <w:sz w:val="24"/>
                <w:szCs w:val="24"/>
              </w:rPr>
            </w:rPrChange>
          </w:rPr>
          <w:t xml:space="preserve">(e.g. Zhang </w:t>
        </w:r>
        <w:r w:rsidR="009D50C5" w:rsidRPr="003E1637" w:rsidDel="007B503E">
          <w:rPr>
            <w:rFonts w:ascii="Times New Roman" w:hAnsi="Times New Roman" w:cs="Times New Roman"/>
            <w:i/>
            <w:iCs/>
            <w:sz w:val="24"/>
            <w:szCs w:val="24"/>
            <w:highlight w:val="yellow"/>
            <w:rPrChange w:id="633" w:author="Trevor Drees" w:date="2025-09-04T16:24:00Z" w16du:dateUtc="2025-09-04T23:24:00Z">
              <w:rPr>
                <w:rFonts w:ascii="Times New Roman" w:hAnsi="Times New Roman" w:cs="Times New Roman"/>
                <w:i/>
                <w:iCs/>
                <w:sz w:val="24"/>
                <w:szCs w:val="24"/>
              </w:rPr>
            </w:rPrChange>
          </w:rPr>
          <w:t>et al</w:t>
        </w:r>
        <w:r w:rsidR="009D50C5" w:rsidRPr="003E1637" w:rsidDel="007B503E">
          <w:rPr>
            <w:rFonts w:ascii="Times New Roman" w:hAnsi="Times New Roman" w:cs="Times New Roman"/>
            <w:sz w:val="24"/>
            <w:szCs w:val="24"/>
            <w:highlight w:val="yellow"/>
            <w:rPrChange w:id="634" w:author="Trevor Drees" w:date="2025-09-04T16:24:00Z" w16du:dateUtc="2025-09-04T23:24:00Z">
              <w:rPr>
                <w:rFonts w:ascii="Times New Roman" w:hAnsi="Times New Roman" w:cs="Times New Roman"/>
                <w:sz w:val="24"/>
                <w:szCs w:val="24"/>
              </w:rPr>
            </w:rPrChange>
          </w:rPr>
          <w:t>. 2011, 2012</w:t>
        </w:r>
        <w:r w:rsidR="00BC24F3" w:rsidRPr="003E1637" w:rsidDel="007B503E">
          <w:rPr>
            <w:rFonts w:ascii="Times New Roman" w:hAnsi="Times New Roman" w:cs="Times New Roman"/>
            <w:sz w:val="24"/>
            <w:szCs w:val="24"/>
            <w:highlight w:val="yellow"/>
            <w:rPrChange w:id="635" w:author="Trevor Drees" w:date="2025-09-04T16:24:00Z" w16du:dateUtc="2025-09-04T23:24:00Z">
              <w:rPr>
                <w:rFonts w:ascii="Times New Roman" w:hAnsi="Times New Roman" w:cs="Times New Roman"/>
                <w:sz w:val="24"/>
                <w:szCs w:val="24"/>
              </w:rPr>
            </w:rPrChange>
          </w:rPr>
          <w:t xml:space="preserve">, </w:t>
        </w:r>
        <w:r w:rsidR="009D50C5" w:rsidRPr="003E1637" w:rsidDel="007B503E">
          <w:rPr>
            <w:rFonts w:ascii="Times New Roman" w:hAnsi="Times New Roman" w:cs="Times New Roman"/>
            <w:sz w:val="24"/>
            <w:szCs w:val="24"/>
            <w:highlight w:val="yellow"/>
            <w:rPrChange w:id="636" w:author="Trevor Drees" w:date="2025-09-04T16:24:00Z" w16du:dateUtc="2025-09-04T23:24:00Z">
              <w:rPr>
                <w:rFonts w:ascii="Times New Roman" w:hAnsi="Times New Roman" w:cs="Times New Roman"/>
                <w:sz w:val="24"/>
                <w:szCs w:val="24"/>
              </w:rPr>
            </w:rPrChange>
          </w:rPr>
          <w:t xml:space="preserve">Teller </w:t>
        </w:r>
        <w:r w:rsidR="009D50C5" w:rsidRPr="003E1637" w:rsidDel="007B503E">
          <w:rPr>
            <w:rFonts w:ascii="Times New Roman" w:hAnsi="Times New Roman" w:cs="Times New Roman"/>
            <w:i/>
            <w:iCs/>
            <w:sz w:val="24"/>
            <w:szCs w:val="24"/>
            <w:highlight w:val="yellow"/>
            <w:rPrChange w:id="637" w:author="Trevor Drees" w:date="2025-09-04T16:24:00Z" w16du:dateUtc="2025-09-04T23:24:00Z">
              <w:rPr>
                <w:rFonts w:ascii="Times New Roman" w:hAnsi="Times New Roman" w:cs="Times New Roman"/>
                <w:i/>
                <w:iCs/>
                <w:sz w:val="24"/>
                <w:szCs w:val="24"/>
              </w:rPr>
            </w:rPrChange>
          </w:rPr>
          <w:t>et al</w:t>
        </w:r>
        <w:r w:rsidR="009D50C5" w:rsidRPr="003E1637" w:rsidDel="007B503E">
          <w:rPr>
            <w:rFonts w:ascii="Times New Roman" w:hAnsi="Times New Roman" w:cs="Times New Roman"/>
            <w:sz w:val="24"/>
            <w:szCs w:val="24"/>
            <w:highlight w:val="yellow"/>
            <w:rPrChange w:id="638" w:author="Trevor Drees" w:date="2025-09-04T16:24:00Z" w16du:dateUtc="2025-09-04T23:24:00Z">
              <w:rPr>
                <w:rFonts w:ascii="Times New Roman" w:hAnsi="Times New Roman" w:cs="Times New Roman"/>
                <w:sz w:val="24"/>
                <w:szCs w:val="24"/>
              </w:rPr>
            </w:rPrChange>
          </w:rPr>
          <w:t>. 2016</w:t>
        </w:r>
        <w:r w:rsidR="00BC24F3" w:rsidRPr="003E1637" w:rsidDel="007B503E">
          <w:rPr>
            <w:rFonts w:ascii="Times New Roman" w:hAnsi="Times New Roman" w:cs="Times New Roman"/>
            <w:sz w:val="24"/>
            <w:szCs w:val="24"/>
            <w:highlight w:val="yellow"/>
            <w:rPrChange w:id="639" w:author="Trevor Drees" w:date="2025-09-04T16:24:00Z" w16du:dateUtc="2025-09-04T23:24:00Z">
              <w:rPr>
                <w:rFonts w:ascii="Times New Roman" w:hAnsi="Times New Roman" w:cs="Times New Roman"/>
                <w:sz w:val="24"/>
                <w:szCs w:val="24"/>
              </w:rPr>
            </w:rPrChange>
          </w:rPr>
          <w:t>,</w:t>
        </w:r>
        <w:r w:rsidR="009D50C5" w:rsidRPr="003E1637" w:rsidDel="007B503E">
          <w:rPr>
            <w:rFonts w:ascii="Times New Roman" w:hAnsi="Times New Roman" w:cs="Times New Roman"/>
            <w:sz w:val="24"/>
            <w:szCs w:val="24"/>
            <w:highlight w:val="yellow"/>
            <w:rPrChange w:id="640" w:author="Trevor Drees" w:date="2025-09-04T16:24:00Z" w16du:dateUtc="2025-09-04T23:24:00Z">
              <w:rPr>
                <w:rFonts w:ascii="Times New Roman" w:hAnsi="Times New Roman" w:cs="Times New Roman"/>
                <w:sz w:val="24"/>
                <w:szCs w:val="24"/>
              </w:rPr>
            </w:rPrChange>
          </w:rPr>
          <w:t xml:space="preserve"> Keller and Shea 2021</w:t>
        </w:r>
        <w:r w:rsidR="00BC24F3" w:rsidRPr="003E1637" w:rsidDel="007B503E">
          <w:rPr>
            <w:rFonts w:ascii="Times New Roman" w:hAnsi="Times New Roman" w:cs="Times New Roman"/>
            <w:sz w:val="24"/>
            <w:szCs w:val="24"/>
            <w:highlight w:val="yellow"/>
            <w:rPrChange w:id="641" w:author="Trevor Drees" w:date="2025-09-04T16:24:00Z" w16du:dateUtc="2025-09-04T23:24:00Z">
              <w:rPr>
                <w:rFonts w:ascii="Times New Roman" w:hAnsi="Times New Roman" w:cs="Times New Roman"/>
                <w:sz w:val="24"/>
                <w:szCs w:val="24"/>
              </w:rPr>
            </w:rPrChange>
          </w:rPr>
          <w:t xml:space="preserve">, </w:t>
        </w:r>
        <w:r w:rsidR="009D50C5" w:rsidRPr="003E1637" w:rsidDel="007B503E">
          <w:rPr>
            <w:rFonts w:ascii="Times New Roman" w:hAnsi="Times New Roman" w:cs="Times New Roman"/>
            <w:sz w:val="24"/>
            <w:szCs w:val="24"/>
            <w:highlight w:val="yellow"/>
            <w:rPrChange w:id="642" w:author="Trevor Drees" w:date="2025-09-04T16:24:00Z" w16du:dateUtc="2025-09-04T23:24:00Z">
              <w:rPr>
                <w:rFonts w:ascii="Times New Roman" w:hAnsi="Times New Roman" w:cs="Times New Roman"/>
                <w:sz w:val="24"/>
                <w:szCs w:val="24"/>
              </w:rPr>
            </w:rPrChange>
          </w:rPr>
          <w:t>Drees and Shea 2024b)</w:t>
        </w:r>
        <w:r w:rsidRPr="003E1637" w:rsidDel="007B503E">
          <w:rPr>
            <w:rFonts w:ascii="Times New Roman" w:hAnsi="Times New Roman" w:cs="Times New Roman"/>
            <w:sz w:val="24"/>
            <w:szCs w:val="24"/>
            <w:highlight w:val="yellow"/>
            <w:rPrChange w:id="643" w:author="Trevor Drees" w:date="2025-09-04T16:24:00Z" w16du:dateUtc="2025-09-04T23:24:00Z">
              <w:rPr>
                <w:rFonts w:ascii="Times New Roman" w:hAnsi="Times New Roman" w:cs="Times New Roman"/>
                <w:sz w:val="24"/>
                <w:szCs w:val="24"/>
              </w:rPr>
            </w:rPrChange>
          </w:rPr>
          <w:t>, our</w:t>
        </w:r>
        <w:r w:rsidR="005D0304" w:rsidRPr="003E1637" w:rsidDel="007B503E">
          <w:rPr>
            <w:rFonts w:ascii="Times New Roman" w:hAnsi="Times New Roman" w:cs="Times New Roman"/>
            <w:sz w:val="24"/>
            <w:szCs w:val="24"/>
            <w:highlight w:val="yellow"/>
            <w:rPrChange w:id="644" w:author="Trevor Drees" w:date="2025-09-04T16:24:00Z" w16du:dateUtc="2025-09-04T23:24:00Z">
              <w:rPr>
                <w:rFonts w:ascii="Times New Roman" w:hAnsi="Times New Roman" w:cs="Times New Roman"/>
                <w:sz w:val="24"/>
                <w:szCs w:val="24"/>
              </w:rPr>
            </w:rPrChange>
          </w:rPr>
          <w:t xml:space="preserve"> analyses</w:t>
        </w:r>
        <w:r w:rsidR="00A619E6" w:rsidRPr="003E1637" w:rsidDel="007B503E">
          <w:rPr>
            <w:rFonts w:ascii="Times New Roman" w:hAnsi="Times New Roman" w:cs="Times New Roman"/>
            <w:sz w:val="24"/>
            <w:szCs w:val="24"/>
            <w:highlight w:val="yellow"/>
            <w:rPrChange w:id="645" w:author="Trevor Drees" w:date="2025-09-04T16:24:00Z" w16du:dateUtc="2025-09-04T23:24:00Z">
              <w:rPr>
                <w:rFonts w:ascii="Times New Roman" w:hAnsi="Times New Roman" w:cs="Times New Roman"/>
                <w:sz w:val="24"/>
                <w:szCs w:val="24"/>
              </w:rPr>
            </w:rPrChange>
          </w:rPr>
          <w:t xml:space="preserve"> again</w:t>
        </w:r>
        <w:r w:rsidR="005D0304" w:rsidRPr="003E1637" w:rsidDel="007B503E">
          <w:rPr>
            <w:rFonts w:ascii="Times New Roman" w:hAnsi="Times New Roman" w:cs="Times New Roman"/>
            <w:sz w:val="24"/>
            <w:szCs w:val="24"/>
            <w:highlight w:val="yellow"/>
            <w:rPrChange w:id="646" w:author="Trevor Drees" w:date="2025-09-04T16:24:00Z" w16du:dateUtc="2025-09-04T23:24:00Z">
              <w:rPr>
                <w:rFonts w:ascii="Times New Roman" w:hAnsi="Times New Roman" w:cs="Times New Roman"/>
                <w:sz w:val="24"/>
                <w:szCs w:val="24"/>
              </w:rPr>
            </w:rPrChange>
          </w:rPr>
          <w:t xml:space="preserve"> </w:t>
        </w:r>
        <w:r w:rsidR="009B5BBD" w:rsidRPr="003E1637" w:rsidDel="007B503E">
          <w:rPr>
            <w:rFonts w:ascii="Times New Roman" w:hAnsi="Times New Roman" w:cs="Times New Roman"/>
            <w:sz w:val="24"/>
            <w:szCs w:val="24"/>
            <w:highlight w:val="yellow"/>
            <w:rPrChange w:id="647" w:author="Trevor Drees" w:date="2025-09-04T16:24:00Z" w16du:dateUtc="2025-09-04T23:24:00Z">
              <w:rPr>
                <w:rFonts w:ascii="Times New Roman" w:hAnsi="Times New Roman" w:cs="Times New Roman"/>
                <w:sz w:val="24"/>
                <w:szCs w:val="24"/>
              </w:rPr>
            </w:rPrChange>
          </w:rPr>
          <w:t>provide clear evidence</w:t>
        </w:r>
        <w:r w:rsidR="005D0304" w:rsidRPr="003E1637" w:rsidDel="007B503E">
          <w:rPr>
            <w:rFonts w:ascii="Times New Roman" w:hAnsi="Times New Roman" w:cs="Times New Roman"/>
            <w:sz w:val="24"/>
            <w:szCs w:val="24"/>
            <w:highlight w:val="yellow"/>
            <w:rPrChange w:id="648" w:author="Trevor Drees" w:date="2025-09-04T16:24:00Z" w16du:dateUtc="2025-09-04T23:24:00Z">
              <w:rPr>
                <w:rFonts w:ascii="Times New Roman" w:hAnsi="Times New Roman" w:cs="Times New Roman"/>
                <w:sz w:val="24"/>
                <w:szCs w:val="24"/>
              </w:rPr>
            </w:rPrChange>
          </w:rPr>
          <w:t xml:space="preserve"> that </w:t>
        </w:r>
        <w:r w:rsidR="007E4E50" w:rsidRPr="003E1637" w:rsidDel="007B503E">
          <w:rPr>
            <w:rFonts w:ascii="Times New Roman" w:hAnsi="Times New Roman" w:cs="Times New Roman"/>
            <w:sz w:val="24"/>
            <w:szCs w:val="24"/>
            <w:highlight w:val="yellow"/>
            <w:rPrChange w:id="649" w:author="Trevor Drees" w:date="2025-09-04T16:24:00Z" w16du:dateUtc="2025-09-04T23:24:00Z">
              <w:rPr>
                <w:rFonts w:ascii="Times New Roman" w:hAnsi="Times New Roman" w:cs="Times New Roman"/>
                <w:sz w:val="24"/>
                <w:szCs w:val="24"/>
              </w:rPr>
            </w:rPrChange>
          </w:rPr>
          <w:t>elevated</w:t>
        </w:r>
        <w:r w:rsidR="005D0304" w:rsidRPr="003E1637" w:rsidDel="007B503E">
          <w:rPr>
            <w:rFonts w:ascii="Times New Roman" w:hAnsi="Times New Roman" w:cs="Times New Roman"/>
            <w:sz w:val="24"/>
            <w:szCs w:val="24"/>
            <w:highlight w:val="yellow"/>
            <w:rPrChange w:id="650" w:author="Trevor Drees" w:date="2025-09-04T16:24:00Z" w16du:dateUtc="2025-09-04T23:24:00Z">
              <w:rPr>
                <w:rFonts w:ascii="Times New Roman" w:hAnsi="Times New Roman" w:cs="Times New Roman"/>
                <w:sz w:val="24"/>
                <w:szCs w:val="24"/>
              </w:rPr>
            </w:rPrChange>
          </w:rPr>
          <w:t xml:space="preserve"> growing temperatures increase </w:t>
        </w:r>
        <w:r w:rsidR="005C5C43" w:rsidRPr="003E1637" w:rsidDel="007B503E">
          <w:rPr>
            <w:rFonts w:ascii="Times New Roman" w:hAnsi="Times New Roman" w:cs="Times New Roman"/>
            <w:sz w:val="24"/>
            <w:szCs w:val="24"/>
            <w:highlight w:val="yellow"/>
            <w:rPrChange w:id="651" w:author="Trevor Drees" w:date="2025-09-04T16:24:00Z" w16du:dateUtc="2025-09-04T23:24:00Z">
              <w:rPr>
                <w:rFonts w:ascii="Times New Roman" w:hAnsi="Times New Roman" w:cs="Times New Roman"/>
                <w:sz w:val="24"/>
                <w:szCs w:val="24"/>
              </w:rPr>
            </w:rPrChange>
          </w:rPr>
          <w:t>the rate at which</w:t>
        </w:r>
        <w:r w:rsidR="005D0304" w:rsidRPr="003E1637" w:rsidDel="007B503E">
          <w:rPr>
            <w:rFonts w:ascii="Times New Roman" w:hAnsi="Times New Roman" w:cs="Times New Roman"/>
            <w:sz w:val="24"/>
            <w:szCs w:val="24"/>
            <w:highlight w:val="yellow"/>
            <w:rPrChange w:id="652" w:author="Trevor Drees" w:date="2025-09-04T16:24:00Z" w16du:dateUtc="2025-09-04T23:24:00Z">
              <w:rPr>
                <w:rFonts w:ascii="Times New Roman" w:hAnsi="Times New Roman" w:cs="Times New Roman"/>
                <w:sz w:val="24"/>
                <w:szCs w:val="24"/>
              </w:rPr>
            </w:rPrChange>
          </w:rPr>
          <w:t xml:space="preserve"> </w:t>
        </w:r>
        <w:r w:rsidR="007E4E50" w:rsidRPr="003E1637" w:rsidDel="007B503E">
          <w:rPr>
            <w:rFonts w:ascii="Times New Roman" w:hAnsi="Times New Roman" w:cs="Times New Roman"/>
            <w:sz w:val="24"/>
            <w:szCs w:val="24"/>
            <w:highlight w:val="yellow"/>
            <w:rPrChange w:id="653" w:author="Trevor Drees" w:date="2025-09-04T16:24:00Z" w16du:dateUtc="2025-09-04T23:24:00Z">
              <w:rPr>
                <w:rFonts w:ascii="Times New Roman" w:hAnsi="Times New Roman" w:cs="Times New Roman"/>
                <w:sz w:val="24"/>
                <w:szCs w:val="24"/>
              </w:rPr>
            </w:rPrChange>
          </w:rPr>
          <w:t>this species</w:t>
        </w:r>
        <w:r w:rsidR="005C5C43" w:rsidRPr="003E1637" w:rsidDel="007B503E">
          <w:rPr>
            <w:rFonts w:ascii="Times New Roman" w:hAnsi="Times New Roman" w:cs="Times New Roman"/>
            <w:sz w:val="24"/>
            <w:szCs w:val="24"/>
            <w:highlight w:val="yellow"/>
            <w:rPrChange w:id="654" w:author="Trevor Drees" w:date="2025-09-04T16:24:00Z" w16du:dateUtc="2025-09-04T23:24:00Z">
              <w:rPr>
                <w:rFonts w:ascii="Times New Roman" w:hAnsi="Times New Roman" w:cs="Times New Roman"/>
                <w:sz w:val="24"/>
                <w:szCs w:val="24"/>
              </w:rPr>
            </w:rPrChange>
          </w:rPr>
          <w:t xml:space="preserve"> spread</w:t>
        </w:r>
        <w:r w:rsidR="007E4E50" w:rsidRPr="003E1637" w:rsidDel="007B503E">
          <w:rPr>
            <w:rFonts w:ascii="Times New Roman" w:hAnsi="Times New Roman" w:cs="Times New Roman"/>
            <w:sz w:val="24"/>
            <w:szCs w:val="24"/>
            <w:highlight w:val="yellow"/>
            <w:rPrChange w:id="655" w:author="Trevor Drees" w:date="2025-09-04T16:24:00Z" w16du:dateUtc="2025-09-04T23:24:00Z">
              <w:rPr>
                <w:rFonts w:ascii="Times New Roman" w:hAnsi="Times New Roman" w:cs="Times New Roman"/>
                <w:sz w:val="24"/>
                <w:szCs w:val="24"/>
              </w:rPr>
            </w:rPrChange>
          </w:rPr>
          <w:t>s</w:t>
        </w:r>
        <w:r w:rsidR="009B5BBD" w:rsidRPr="003E1637" w:rsidDel="007B503E">
          <w:rPr>
            <w:rFonts w:ascii="Times New Roman" w:hAnsi="Times New Roman" w:cs="Times New Roman"/>
            <w:sz w:val="24"/>
            <w:szCs w:val="24"/>
            <w:highlight w:val="yellow"/>
            <w:rPrChange w:id="656" w:author="Trevor Drees" w:date="2025-09-04T16:24:00Z" w16du:dateUtc="2025-09-04T23:24:00Z">
              <w:rPr>
                <w:rFonts w:ascii="Times New Roman" w:hAnsi="Times New Roman" w:cs="Times New Roman"/>
                <w:sz w:val="24"/>
                <w:szCs w:val="24"/>
              </w:rPr>
            </w:rPrChange>
          </w:rPr>
          <w:t>.</w:t>
        </w:r>
        <w:r w:rsidR="009D50C5" w:rsidRPr="003E1637" w:rsidDel="007B503E">
          <w:rPr>
            <w:rFonts w:ascii="Times New Roman" w:hAnsi="Times New Roman" w:cs="Times New Roman"/>
            <w:sz w:val="24"/>
            <w:szCs w:val="24"/>
            <w:highlight w:val="yellow"/>
            <w:rPrChange w:id="657" w:author="Trevor Drees" w:date="2025-09-04T16:24:00Z" w16du:dateUtc="2025-09-04T23:24:00Z">
              <w:rPr>
                <w:rFonts w:ascii="Times New Roman" w:hAnsi="Times New Roman" w:cs="Times New Roman"/>
                <w:sz w:val="24"/>
                <w:szCs w:val="24"/>
              </w:rPr>
            </w:rPrChange>
          </w:rPr>
          <w:t xml:space="preserve"> </w:t>
        </w:r>
        <w:r w:rsidR="007171B3" w:rsidRPr="003E1637" w:rsidDel="007B503E">
          <w:rPr>
            <w:rFonts w:ascii="Times New Roman" w:hAnsi="Times New Roman" w:cs="Times New Roman"/>
            <w:sz w:val="24"/>
            <w:szCs w:val="24"/>
            <w:highlight w:val="yellow"/>
            <w:rPrChange w:id="658" w:author="Trevor Drees" w:date="2025-09-04T16:24:00Z" w16du:dateUtc="2025-09-04T23:24:00Z">
              <w:rPr>
                <w:rFonts w:ascii="Times New Roman" w:hAnsi="Times New Roman" w:cs="Times New Roman"/>
                <w:sz w:val="24"/>
                <w:szCs w:val="24"/>
              </w:rPr>
            </w:rPrChange>
          </w:rPr>
          <w:t>We observe</w:t>
        </w:r>
        <w:r w:rsidR="00A619E6" w:rsidRPr="003E1637" w:rsidDel="007B503E">
          <w:rPr>
            <w:rFonts w:ascii="Times New Roman" w:hAnsi="Times New Roman" w:cs="Times New Roman"/>
            <w:sz w:val="24"/>
            <w:szCs w:val="24"/>
            <w:highlight w:val="yellow"/>
            <w:rPrChange w:id="659" w:author="Trevor Drees" w:date="2025-09-04T16:24:00Z" w16du:dateUtc="2025-09-04T23:24:00Z">
              <w:rPr>
                <w:rFonts w:ascii="Times New Roman" w:hAnsi="Times New Roman" w:cs="Times New Roman"/>
                <w:sz w:val="24"/>
                <w:szCs w:val="24"/>
              </w:rPr>
            </w:rPrChange>
          </w:rPr>
          <w:t>d</w:t>
        </w:r>
        <w:r w:rsidR="007171B3" w:rsidRPr="003E1637" w:rsidDel="007B503E">
          <w:rPr>
            <w:rFonts w:ascii="Times New Roman" w:hAnsi="Times New Roman" w:cs="Times New Roman"/>
            <w:sz w:val="24"/>
            <w:szCs w:val="24"/>
            <w:highlight w:val="yellow"/>
            <w:rPrChange w:id="660" w:author="Trevor Drees" w:date="2025-09-04T16:24:00Z" w16du:dateUtc="2025-09-04T23:24:00Z">
              <w:rPr>
                <w:rFonts w:ascii="Times New Roman" w:hAnsi="Times New Roman" w:cs="Times New Roman"/>
                <w:sz w:val="24"/>
                <w:szCs w:val="24"/>
              </w:rPr>
            </w:rPrChange>
          </w:rPr>
          <w:t xml:space="preserve"> a substantial effect of warming on spread rates, with a consistent doubling of simulated spread rate </w:t>
        </w:r>
        <w:r w:rsidR="00AB5620" w:rsidRPr="003E1637" w:rsidDel="007B503E">
          <w:rPr>
            <w:rFonts w:ascii="Times New Roman" w:hAnsi="Times New Roman" w:cs="Times New Roman"/>
            <w:sz w:val="24"/>
            <w:szCs w:val="24"/>
            <w:highlight w:val="yellow"/>
            <w:rPrChange w:id="661" w:author="Trevor Drees" w:date="2025-09-04T16:24:00Z" w16du:dateUtc="2025-09-04T23:24:00Z">
              <w:rPr>
                <w:rFonts w:ascii="Times New Roman" w:hAnsi="Times New Roman" w:cs="Times New Roman"/>
                <w:sz w:val="24"/>
                <w:szCs w:val="24"/>
              </w:rPr>
            </w:rPrChange>
          </w:rPr>
          <w:t xml:space="preserve">regardless of </w:t>
        </w:r>
        <w:r w:rsidR="003F7587" w:rsidRPr="003E1637" w:rsidDel="007B503E">
          <w:rPr>
            <w:rFonts w:ascii="Times New Roman" w:hAnsi="Times New Roman" w:cs="Times New Roman"/>
            <w:sz w:val="24"/>
            <w:szCs w:val="24"/>
            <w:highlight w:val="yellow"/>
            <w:rPrChange w:id="662" w:author="Trevor Drees" w:date="2025-09-04T16:24:00Z" w16du:dateUtc="2025-09-04T23:24:00Z">
              <w:rPr>
                <w:rFonts w:ascii="Times New Roman" w:hAnsi="Times New Roman" w:cs="Times New Roman"/>
                <w:sz w:val="24"/>
                <w:szCs w:val="24"/>
              </w:rPr>
            </w:rPrChange>
          </w:rPr>
          <w:t xml:space="preserve">whether or not mechanics of seed dispersal and/or predation by ants were included. </w:t>
        </w:r>
        <w:r w:rsidR="009B5BBD" w:rsidRPr="003E1637" w:rsidDel="007B503E">
          <w:rPr>
            <w:rFonts w:ascii="Times New Roman" w:hAnsi="Times New Roman" w:cs="Times New Roman"/>
            <w:sz w:val="24"/>
            <w:szCs w:val="24"/>
            <w:highlight w:val="yellow"/>
            <w:rPrChange w:id="663" w:author="Trevor Drees" w:date="2025-09-04T16:24:00Z" w16du:dateUtc="2025-09-04T23:24:00Z">
              <w:rPr>
                <w:rFonts w:ascii="Times New Roman" w:hAnsi="Times New Roman" w:cs="Times New Roman"/>
                <w:sz w:val="24"/>
                <w:szCs w:val="24"/>
              </w:rPr>
            </w:rPrChange>
          </w:rPr>
          <w:t>While our baseline</w:t>
        </w:r>
        <w:r w:rsidR="00B8674C" w:rsidRPr="003E1637" w:rsidDel="007B503E">
          <w:rPr>
            <w:rFonts w:ascii="Times New Roman" w:hAnsi="Times New Roman" w:cs="Times New Roman"/>
            <w:sz w:val="24"/>
            <w:szCs w:val="24"/>
            <w:highlight w:val="yellow"/>
            <w:rPrChange w:id="664" w:author="Trevor Drees" w:date="2025-09-04T16:24:00Z" w16du:dateUtc="2025-09-04T23:24:00Z">
              <w:rPr>
                <w:rFonts w:ascii="Times New Roman" w:hAnsi="Times New Roman" w:cs="Times New Roman"/>
                <w:sz w:val="24"/>
                <w:szCs w:val="24"/>
              </w:rPr>
            </w:rPrChange>
          </w:rPr>
          <w:t xml:space="preserve"> spread rate</w:t>
        </w:r>
        <w:r w:rsidR="009B5BBD" w:rsidRPr="003E1637" w:rsidDel="007B503E">
          <w:rPr>
            <w:rFonts w:ascii="Times New Roman" w:hAnsi="Times New Roman" w:cs="Times New Roman"/>
            <w:sz w:val="24"/>
            <w:szCs w:val="24"/>
            <w:highlight w:val="yellow"/>
            <w:rPrChange w:id="665" w:author="Trevor Drees" w:date="2025-09-04T16:24:00Z" w16du:dateUtc="2025-09-04T23:24:00Z">
              <w:rPr>
                <w:rFonts w:ascii="Times New Roman" w:hAnsi="Times New Roman" w:cs="Times New Roman"/>
                <w:sz w:val="24"/>
                <w:szCs w:val="24"/>
              </w:rPr>
            </w:rPrChange>
          </w:rPr>
          <w:t xml:space="preserve"> estimates without ant-driven dispersal or predation </w:t>
        </w:r>
        <w:r w:rsidR="00A619E6" w:rsidRPr="003E1637" w:rsidDel="007B503E">
          <w:rPr>
            <w:rFonts w:ascii="Times New Roman" w:hAnsi="Times New Roman" w:cs="Times New Roman"/>
            <w:sz w:val="24"/>
            <w:szCs w:val="24"/>
            <w:highlight w:val="yellow"/>
            <w:rPrChange w:id="666" w:author="Trevor Drees" w:date="2025-09-04T16:24:00Z" w16du:dateUtc="2025-09-04T23:24:00Z">
              <w:rPr>
                <w:rFonts w:ascii="Times New Roman" w:hAnsi="Times New Roman" w:cs="Times New Roman"/>
                <w:sz w:val="24"/>
                <w:szCs w:val="24"/>
              </w:rPr>
            </w:rPrChange>
          </w:rPr>
          <w:t xml:space="preserve">were </w:t>
        </w:r>
        <w:r w:rsidR="009B5BBD" w:rsidRPr="003E1637" w:rsidDel="007B503E">
          <w:rPr>
            <w:rFonts w:ascii="Times New Roman" w:hAnsi="Times New Roman" w:cs="Times New Roman"/>
            <w:sz w:val="24"/>
            <w:szCs w:val="24"/>
            <w:highlight w:val="yellow"/>
            <w:rPrChange w:id="667" w:author="Trevor Drees" w:date="2025-09-04T16:24:00Z" w16du:dateUtc="2025-09-04T23:24:00Z">
              <w:rPr>
                <w:rFonts w:ascii="Times New Roman" w:hAnsi="Times New Roman" w:cs="Times New Roman"/>
                <w:sz w:val="24"/>
                <w:szCs w:val="24"/>
              </w:rPr>
            </w:rPrChange>
          </w:rPr>
          <w:t xml:space="preserve">similar to the those observed in previous experiments in this system, </w:t>
        </w:r>
        <w:r w:rsidR="0083567A" w:rsidRPr="003E1637" w:rsidDel="007B503E">
          <w:rPr>
            <w:rFonts w:ascii="Times New Roman" w:hAnsi="Times New Roman" w:cs="Times New Roman"/>
            <w:sz w:val="24"/>
            <w:szCs w:val="24"/>
            <w:highlight w:val="yellow"/>
            <w:rPrChange w:id="668" w:author="Trevor Drees" w:date="2025-09-04T16:24:00Z" w16du:dateUtc="2025-09-04T23:24:00Z">
              <w:rPr>
                <w:rFonts w:ascii="Times New Roman" w:hAnsi="Times New Roman" w:cs="Times New Roman"/>
                <w:sz w:val="24"/>
                <w:szCs w:val="24"/>
              </w:rPr>
            </w:rPrChange>
          </w:rPr>
          <w:t>the</w:t>
        </w:r>
        <w:r w:rsidR="003F7587" w:rsidRPr="003E1637" w:rsidDel="007B503E">
          <w:rPr>
            <w:rFonts w:ascii="Times New Roman" w:hAnsi="Times New Roman" w:cs="Times New Roman"/>
            <w:sz w:val="24"/>
            <w:szCs w:val="24"/>
            <w:highlight w:val="yellow"/>
            <w:rPrChange w:id="669" w:author="Trevor Drees" w:date="2025-09-04T16:24:00Z" w16du:dateUtc="2025-09-04T23:24:00Z">
              <w:rPr>
                <w:rFonts w:ascii="Times New Roman" w:hAnsi="Times New Roman" w:cs="Times New Roman"/>
                <w:sz w:val="24"/>
                <w:szCs w:val="24"/>
              </w:rPr>
            </w:rPrChange>
          </w:rPr>
          <w:t xml:space="preserve"> increase in spread rate </w:t>
        </w:r>
        <w:r w:rsidR="00A619E6" w:rsidRPr="003E1637" w:rsidDel="007B503E">
          <w:rPr>
            <w:rFonts w:ascii="Times New Roman" w:hAnsi="Times New Roman" w:cs="Times New Roman"/>
            <w:sz w:val="24"/>
            <w:szCs w:val="24"/>
            <w:highlight w:val="yellow"/>
            <w:rPrChange w:id="670" w:author="Trevor Drees" w:date="2025-09-04T16:24:00Z" w16du:dateUtc="2025-09-04T23:24:00Z">
              <w:rPr>
                <w:rFonts w:ascii="Times New Roman" w:hAnsi="Times New Roman" w:cs="Times New Roman"/>
                <w:sz w:val="24"/>
                <w:szCs w:val="24"/>
              </w:rPr>
            </w:rPrChange>
          </w:rPr>
          <w:t xml:space="preserve">was </w:t>
        </w:r>
        <w:r w:rsidR="003F7587" w:rsidRPr="003E1637" w:rsidDel="007B503E">
          <w:rPr>
            <w:rFonts w:ascii="Times New Roman" w:hAnsi="Times New Roman" w:cs="Times New Roman"/>
            <w:sz w:val="24"/>
            <w:szCs w:val="24"/>
            <w:highlight w:val="yellow"/>
            <w:rPrChange w:id="671" w:author="Trevor Drees" w:date="2025-09-04T16:24:00Z" w16du:dateUtc="2025-09-04T23:24:00Z">
              <w:rPr>
                <w:rFonts w:ascii="Times New Roman" w:hAnsi="Times New Roman" w:cs="Times New Roman"/>
                <w:sz w:val="24"/>
                <w:szCs w:val="24"/>
              </w:rPr>
            </w:rPrChange>
          </w:rPr>
          <w:t xml:space="preserve">higher </w:t>
        </w:r>
        <w:r w:rsidR="00AB04F0" w:rsidRPr="003E1637" w:rsidDel="007B503E">
          <w:rPr>
            <w:rFonts w:ascii="Times New Roman" w:hAnsi="Times New Roman" w:cs="Times New Roman"/>
            <w:sz w:val="24"/>
            <w:szCs w:val="24"/>
            <w:highlight w:val="yellow"/>
            <w:rPrChange w:id="672" w:author="Trevor Drees" w:date="2025-09-04T16:24:00Z" w16du:dateUtc="2025-09-04T23:24:00Z">
              <w:rPr>
                <w:rFonts w:ascii="Times New Roman" w:hAnsi="Times New Roman" w:cs="Times New Roman"/>
                <w:sz w:val="24"/>
                <w:szCs w:val="24"/>
              </w:rPr>
            </w:rPrChange>
          </w:rPr>
          <w:t xml:space="preserve">than </w:t>
        </w:r>
        <w:r w:rsidR="003F7587" w:rsidRPr="003E1637" w:rsidDel="007B503E">
          <w:rPr>
            <w:rFonts w:ascii="Times New Roman" w:hAnsi="Times New Roman" w:cs="Times New Roman"/>
            <w:sz w:val="24"/>
            <w:szCs w:val="24"/>
            <w:highlight w:val="yellow"/>
            <w:rPrChange w:id="673" w:author="Trevor Drees" w:date="2025-09-04T16:24:00Z" w16du:dateUtc="2025-09-04T23:24:00Z">
              <w:rPr>
                <w:rFonts w:ascii="Times New Roman" w:hAnsi="Times New Roman" w:cs="Times New Roman"/>
                <w:sz w:val="24"/>
                <w:szCs w:val="24"/>
              </w:rPr>
            </w:rPrChange>
          </w:rPr>
          <w:t>that reported in similar studies</w:t>
        </w:r>
        <w:r w:rsidR="00B8674C" w:rsidRPr="003E1637" w:rsidDel="007B503E">
          <w:rPr>
            <w:rFonts w:ascii="Times New Roman" w:hAnsi="Times New Roman" w:cs="Times New Roman"/>
            <w:sz w:val="24"/>
            <w:szCs w:val="24"/>
            <w:highlight w:val="yellow"/>
            <w:rPrChange w:id="674" w:author="Trevor Drees" w:date="2025-09-04T16:24:00Z" w16du:dateUtc="2025-09-04T23:24:00Z">
              <w:rPr>
                <w:rFonts w:ascii="Times New Roman" w:hAnsi="Times New Roman" w:cs="Times New Roman"/>
                <w:sz w:val="24"/>
                <w:szCs w:val="24"/>
              </w:rPr>
            </w:rPrChange>
          </w:rPr>
          <w:t>;</w:t>
        </w:r>
        <w:r w:rsidR="003F7587" w:rsidRPr="003E1637" w:rsidDel="007B503E">
          <w:rPr>
            <w:rFonts w:ascii="Times New Roman" w:hAnsi="Times New Roman" w:cs="Times New Roman"/>
            <w:sz w:val="24"/>
            <w:szCs w:val="24"/>
            <w:highlight w:val="yellow"/>
            <w:rPrChange w:id="675" w:author="Trevor Drees" w:date="2025-09-04T16:24:00Z" w16du:dateUtc="2025-09-04T23:24:00Z">
              <w:rPr>
                <w:rFonts w:ascii="Times New Roman" w:hAnsi="Times New Roman" w:cs="Times New Roman"/>
                <w:sz w:val="24"/>
                <w:szCs w:val="24"/>
              </w:rPr>
            </w:rPrChange>
          </w:rPr>
          <w:t xml:space="preserve"> Zhang </w:t>
        </w:r>
        <w:r w:rsidR="003F7587" w:rsidRPr="003E1637" w:rsidDel="007B503E">
          <w:rPr>
            <w:rFonts w:ascii="Times New Roman" w:hAnsi="Times New Roman" w:cs="Times New Roman"/>
            <w:i/>
            <w:iCs/>
            <w:sz w:val="24"/>
            <w:szCs w:val="24"/>
            <w:highlight w:val="yellow"/>
            <w:rPrChange w:id="676" w:author="Trevor Drees" w:date="2025-09-04T16:24:00Z" w16du:dateUtc="2025-09-04T23:24:00Z">
              <w:rPr>
                <w:rFonts w:ascii="Times New Roman" w:hAnsi="Times New Roman" w:cs="Times New Roman"/>
                <w:i/>
                <w:iCs/>
                <w:sz w:val="24"/>
                <w:szCs w:val="24"/>
              </w:rPr>
            </w:rPrChange>
          </w:rPr>
          <w:t>et al</w:t>
        </w:r>
        <w:r w:rsidR="003F7587" w:rsidRPr="003E1637" w:rsidDel="007B503E">
          <w:rPr>
            <w:rFonts w:ascii="Times New Roman" w:hAnsi="Times New Roman" w:cs="Times New Roman"/>
            <w:sz w:val="24"/>
            <w:szCs w:val="24"/>
            <w:highlight w:val="yellow"/>
            <w:rPrChange w:id="677" w:author="Trevor Drees" w:date="2025-09-04T16:24:00Z" w16du:dateUtc="2025-09-04T23:24:00Z">
              <w:rPr>
                <w:rFonts w:ascii="Times New Roman" w:hAnsi="Times New Roman" w:cs="Times New Roman"/>
                <w:sz w:val="24"/>
                <w:szCs w:val="24"/>
              </w:rPr>
            </w:rPrChange>
          </w:rPr>
          <w:t>. (2011)</w:t>
        </w:r>
        <w:r w:rsidR="009B2EC8" w:rsidRPr="003E1637" w:rsidDel="007B503E">
          <w:rPr>
            <w:rFonts w:ascii="Times New Roman" w:hAnsi="Times New Roman" w:cs="Times New Roman"/>
            <w:sz w:val="24"/>
            <w:szCs w:val="24"/>
            <w:highlight w:val="yellow"/>
            <w:rPrChange w:id="678" w:author="Trevor Drees" w:date="2025-09-04T16:24:00Z" w16du:dateUtc="2025-09-04T23:24:00Z">
              <w:rPr>
                <w:rFonts w:ascii="Times New Roman" w:hAnsi="Times New Roman" w:cs="Times New Roman"/>
                <w:sz w:val="24"/>
                <w:szCs w:val="24"/>
              </w:rPr>
            </w:rPrChange>
          </w:rPr>
          <w:t xml:space="preserve"> report a 27% increase</w:t>
        </w:r>
        <w:r w:rsidR="003F7587" w:rsidRPr="003E1637" w:rsidDel="007B503E">
          <w:rPr>
            <w:rFonts w:ascii="Times New Roman" w:hAnsi="Times New Roman" w:cs="Times New Roman"/>
            <w:sz w:val="24"/>
            <w:szCs w:val="24"/>
            <w:highlight w:val="yellow"/>
            <w:rPrChange w:id="679" w:author="Trevor Drees" w:date="2025-09-04T16:24:00Z" w16du:dateUtc="2025-09-04T23:24:00Z">
              <w:rPr>
                <w:rFonts w:ascii="Times New Roman" w:hAnsi="Times New Roman" w:cs="Times New Roman"/>
                <w:sz w:val="24"/>
                <w:szCs w:val="24"/>
              </w:rPr>
            </w:rPrChange>
          </w:rPr>
          <w:t xml:space="preserve">, Teller </w:t>
        </w:r>
        <w:r w:rsidR="003F7587" w:rsidRPr="003E1637" w:rsidDel="007B503E">
          <w:rPr>
            <w:rFonts w:ascii="Times New Roman" w:hAnsi="Times New Roman" w:cs="Times New Roman"/>
            <w:i/>
            <w:iCs/>
            <w:sz w:val="24"/>
            <w:szCs w:val="24"/>
            <w:highlight w:val="yellow"/>
            <w:rPrChange w:id="680" w:author="Trevor Drees" w:date="2025-09-04T16:24:00Z" w16du:dateUtc="2025-09-04T23:24:00Z">
              <w:rPr>
                <w:rFonts w:ascii="Times New Roman" w:hAnsi="Times New Roman" w:cs="Times New Roman"/>
                <w:i/>
                <w:iCs/>
                <w:sz w:val="24"/>
                <w:szCs w:val="24"/>
              </w:rPr>
            </w:rPrChange>
          </w:rPr>
          <w:t>et al</w:t>
        </w:r>
        <w:r w:rsidR="003F7587" w:rsidRPr="003E1637" w:rsidDel="007B503E">
          <w:rPr>
            <w:rFonts w:ascii="Times New Roman" w:hAnsi="Times New Roman" w:cs="Times New Roman"/>
            <w:sz w:val="24"/>
            <w:szCs w:val="24"/>
            <w:highlight w:val="yellow"/>
            <w:rPrChange w:id="681" w:author="Trevor Drees" w:date="2025-09-04T16:24:00Z" w16du:dateUtc="2025-09-04T23:24:00Z">
              <w:rPr>
                <w:rFonts w:ascii="Times New Roman" w:hAnsi="Times New Roman" w:cs="Times New Roman"/>
                <w:sz w:val="24"/>
                <w:szCs w:val="24"/>
              </w:rPr>
            </w:rPrChange>
          </w:rPr>
          <w:t>. (2016)</w:t>
        </w:r>
        <w:r w:rsidR="009B2EC8" w:rsidRPr="003E1637" w:rsidDel="007B503E">
          <w:rPr>
            <w:rFonts w:ascii="Times New Roman" w:hAnsi="Times New Roman" w:cs="Times New Roman"/>
            <w:sz w:val="24"/>
            <w:szCs w:val="24"/>
            <w:highlight w:val="yellow"/>
            <w:rPrChange w:id="682" w:author="Trevor Drees" w:date="2025-09-04T16:24:00Z" w16du:dateUtc="2025-09-04T23:24:00Z">
              <w:rPr>
                <w:rFonts w:ascii="Times New Roman" w:hAnsi="Times New Roman" w:cs="Times New Roman"/>
                <w:sz w:val="24"/>
                <w:szCs w:val="24"/>
              </w:rPr>
            </w:rPrChange>
          </w:rPr>
          <w:t xml:space="preserve"> a 38% increase</w:t>
        </w:r>
        <w:r w:rsidR="003F7587" w:rsidRPr="003E1637" w:rsidDel="007B503E">
          <w:rPr>
            <w:rFonts w:ascii="Times New Roman" w:hAnsi="Times New Roman" w:cs="Times New Roman"/>
            <w:sz w:val="24"/>
            <w:szCs w:val="24"/>
            <w:highlight w:val="yellow"/>
            <w:rPrChange w:id="683" w:author="Trevor Drees" w:date="2025-09-04T16:24:00Z" w16du:dateUtc="2025-09-04T23:24:00Z">
              <w:rPr>
                <w:rFonts w:ascii="Times New Roman" w:hAnsi="Times New Roman" w:cs="Times New Roman"/>
                <w:sz w:val="24"/>
                <w:szCs w:val="24"/>
              </w:rPr>
            </w:rPrChange>
          </w:rPr>
          <w:t>, and Drees and Shea (2024b)</w:t>
        </w:r>
        <w:r w:rsidR="009B2EC8" w:rsidRPr="003E1637" w:rsidDel="007B503E">
          <w:rPr>
            <w:rFonts w:ascii="Times New Roman" w:hAnsi="Times New Roman" w:cs="Times New Roman"/>
            <w:sz w:val="24"/>
            <w:szCs w:val="24"/>
            <w:highlight w:val="yellow"/>
            <w:rPrChange w:id="684" w:author="Trevor Drees" w:date="2025-09-04T16:24:00Z" w16du:dateUtc="2025-09-04T23:24:00Z">
              <w:rPr>
                <w:rFonts w:ascii="Times New Roman" w:hAnsi="Times New Roman" w:cs="Times New Roman"/>
                <w:sz w:val="24"/>
                <w:szCs w:val="24"/>
              </w:rPr>
            </w:rPrChange>
          </w:rPr>
          <w:t xml:space="preserve"> an approximately 42% increase</w:t>
        </w:r>
        <w:r w:rsidR="003F7587" w:rsidRPr="003E1637" w:rsidDel="007B503E">
          <w:rPr>
            <w:rFonts w:ascii="Times New Roman" w:hAnsi="Times New Roman" w:cs="Times New Roman"/>
            <w:sz w:val="24"/>
            <w:szCs w:val="24"/>
            <w:highlight w:val="yellow"/>
            <w:rPrChange w:id="685" w:author="Trevor Drees" w:date="2025-09-04T16:24:00Z" w16du:dateUtc="2025-09-04T23:24:00Z">
              <w:rPr>
                <w:rFonts w:ascii="Times New Roman" w:hAnsi="Times New Roman" w:cs="Times New Roman"/>
                <w:sz w:val="24"/>
                <w:szCs w:val="24"/>
              </w:rPr>
            </w:rPrChange>
          </w:rPr>
          <w:t>.</w:t>
        </w:r>
        <w:r w:rsidR="009B2EC8" w:rsidRPr="003E1637" w:rsidDel="007B503E">
          <w:rPr>
            <w:rFonts w:ascii="Times New Roman" w:hAnsi="Times New Roman" w:cs="Times New Roman"/>
            <w:sz w:val="24"/>
            <w:szCs w:val="24"/>
            <w:highlight w:val="yellow"/>
            <w:rPrChange w:id="686" w:author="Trevor Drees" w:date="2025-09-04T16:24:00Z" w16du:dateUtc="2025-09-04T23:24:00Z">
              <w:rPr>
                <w:rFonts w:ascii="Times New Roman" w:hAnsi="Times New Roman" w:cs="Times New Roman"/>
                <w:sz w:val="24"/>
                <w:szCs w:val="24"/>
              </w:rPr>
            </w:rPrChange>
          </w:rPr>
          <w:t xml:space="preserve"> The percent increase observed here </w:t>
        </w:r>
        <w:r w:rsidR="00A619E6" w:rsidRPr="003E1637" w:rsidDel="007B503E">
          <w:rPr>
            <w:rFonts w:ascii="Times New Roman" w:hAnsi="Times New Roman" w:cs="Times New Roman"/>
            <w:sz w:val="24"/>
            <w:szCs w:val="24"/>
            <w:highlight w:val="yellow"/>
            <w:rPrChange w:id="687" w:author="Trevor Drees" w:date="2025-09-04T16:24:00Z" w16du:dateUtc="2025-09-04T23:24:00Z">
              <w:rPr>
                <w:rFonts w:ascii="Times New Roman" w:hAnsi="Times New Roman" w:cs="Times New Roman"/>
                <w:sz w:val="24"/>
                <w:szCs w:val="24"/>
              </w:rPr>
            </w:rPrChange>
          </w:rPr>
          <w:t xml:space="preserve">was </w:t>
        </w:r>
        <w:r w:rsidR="009B2EC8" w:rsidRPr="003E1637" w:rsidDel="007B503E">
          <w:rPr>
            <w:rFonts w:ascii="Times New Roman" w:hAnsi="Times New Roman" w:cs="Times New Roman"/>
            <w:sz w:val="24"/>
            <w:szCs w:val="24"/>
            <w:highlight w:val="yellow"/>
            <w:rPrChange w:id="688" w:author="Trevor Drees" w:date="2025-09-04T16:24:00Z" w16du:dateUtc="2025-09-04T23:24:00Z">
              <w:rPr>
                <w:rFonts w:ascii="Times New Roman" w:hAnsi="Times New Roman" w:cs="Times New Roman"/>
                <w:sz w:val="24"/>
                <w:szCs w:val="24"/>
              </w:rPr>
            </w:rPrChange>
          </w:rPr>
          <w:t>higher</w:t>
        </w:r>
        <w:r w:rsidR="006803EA" w:rsidRPr="003E1637" w:rsidDel="007B503E">
          <w:rPr>
            <w:rFonts w:ascii="Times New Roman" w:hAnsi="Times New Roman" w:cs="Times New Roman"/>
            <w:sz w:val="24"/>
            <w:szCs w:val="24"/>
            <w:highlight w:val="yellow"/>
            <w:rPrChange w:id="689" w:author="Trevor Drees" w:date="2025-09-04T16:24:00Z" w16du:dateUtc="2025-09-04T23:24:00Z">
              <w:rPr>
                <w:rFonts w:ascii="Times New Roman" w:hAnsi="Times New Roman" w:cs="Times New Roman"/>
                <w:sz w:val="24"/>
                <w:szCs w:val="24"/>
              </w:rPr>
            </w:rPrChange>
          </w:rPr>
          <w:t xml:space="preserve"> </w:t>
        </w:r>
        <w:r w:rsidR="0017358A" w:rsidRPr="003E1637" w:rsidDel="007B503E">
          <w:rPr>
            <w:rFonts w:ascii="Times New Roman" w:hAnsi="Times New Roman" w:cs="Times New Roman"/>
            <w:sz w:val="24"/>
            <w:szCs w:val="24"/>
            <w:highlight w:val="yellow"/>
            <w:rPrChange w:id="690" w:author="Trevor Drees" w:date="2025-09-04T16:24:00Z" w16du:dateUtc="2025-09-04T23:24:00Z">
              <w:rPr>
                <w:rFonts w:ascii="Times New Roman" w:hAnsi="Times New Roman" w:cs="Times New Roman"/>
                <w:sz w:val="24"/>
                <w:szCs w:val="24"/>
              </w:rPr>
            </w:rPrChange>
          </w:rPr>
          <w:t xml:space="preserve">likely </w:t>
        </w:r>
        <w:r w:rsidR="009B2EC8" w:rsidRPr="003E1637" w:rsidDel="007B503E">
          <w:rPr>
            <w:rFonts w:ascii="Times New Roman" w:hAnsi="Times New Roman" w:cs="Times New Roman"/>
            <w:sz w:val="24"/>
            <w:szCs w:val="24"/>
            <w:highlight w:val="yellow"/>
            <w:rPrChange w:id="691" w:author="Trevor Drees" w:date="2025-09-04T16:24:00Z" w16du:dateUtc="2025-09-04T23:24:00Z">
              <w:rPr>
                <w:rFonts w:ascii="Times New Roman" w:hAnsi="Times New Roman" w:cs="Times New Roman"/>
                <w:sz w:val="24"/>
                <w:szCs w:val="24"/>
              </w:rPr>
            </w:rPrChange>
          </w:rPr>
          <w:t>because</w:t>
        </w:r>
        <w:r w:rsidR="006803EA" w:rsidRPr="003E1637" w:rsidDel="007B503E">
          <w:rPr>
            <w:rFonts w:ascii="Times New Roman" w:hAnsi="Times New Roman" w:cs="Times New Roman"/>
            <w:sz w:val="24"/>
            <w:szCs w:val="24"/>
            <w:highlight w:val="yellow"/>
            <w:rPrChange w:id="692" w:author="Trevor Drees" w:date="2025-09-04T16:24:00Z" w16du:dateUtc="2025-09-04T23:24:00Z">
              <w:rPr>
                <w:rFonts w:ascii="Times New Roman" w:hAnsi="Times New Roman" w:cs="Times New Roman"/>
                <w:sz w:val="24"/>
                <w:szCs w:val="24"/>
              </w:rPr>
            </w:rPrChange>
          </w:rPr>
          <w:t xml:space="preserve"> our survival and flowering rates were derived from</w:t>
        </w:r>
        <w:r w:rsidR="009B2EC8" w:rsidRPr="003E1637" w:rsidDel="007B503E">
          <w:rPr>
            <w:rFonts w:ascii="Times New Roman" w:hAnsi="Times New Roman" w:cs="Times New Roman"/>
            <w:sz w:val="24"/>
            <w:szCs w:val="24"/>
            <w:highlight w:val="yellow"/>
            <w:rPrChange w:id="693" w:author="Trevor Drees" w:date="2025-09-04T16:24:00Z" w16du:dateUtc="2025-09-04T23:24:00Z">
              <w:rPr>
                <w:rFonts w:ascii="Times New Roman" w:hAnsi="Times New Roman" w:cs="Times New Roman"/>
                <w:sz w:val="24"/>
                <w:szCs w:val="24"/>
              </w:rPr>
            </w:rPrChange>
          </w:rPr>
          <w:t xml:space="preserve"> </w:t>
        </w:r>
        <w:r w:rsidR="0083567A" w:rsidRPr="003E1637" w:rsidDel="007B503E">
          <w:rPr>
            <w:rFonts w:ascii="Times New Roman" w:hAnsi="Times New Roman" w:cs="Times New Roman"/>
            <w:sz w:val="24"/>
            <w:szCs w:val="24"/>
            <w:highlight w:val="yellow"/>
            <w:rPrChange w:id="694" w:author="Trevor Drees" w:date="2025-09-04T16:24:00Z" w16du:dateUtc="2025-09-04T23:24:00Z">
              <w:rPr>
                <w:rFonts w:ascii="Times New Roman" w:hAnsi="Times New Roman" w:cs="Times New Roman"/>
                <w:sz w:val="24"/>
                <w:szCs w:val="24"/>
              </w:rPr>
            </w:rPrChange>
          </w:rPr>
          <w:t xml:space="preserve">a different </w:t>
        </w:r>
        <w:r w:rsidR="009B2EC8" w:rsidRPr="003E1637" w:rsidDel="007B503E">
          <w:rPr>
            <w:rFonts w:ascii="Times New Roman" w:hAnsi="Times New Roman" w:cs="Times New Roman"/>
            <w:sz w:val="24"/>
            <w:szCs w:val="24"/>
            <w:highlight w:val="yellow"/>
            <w:rPrChange w:id="695" w:author="Trevor Drees" w:date="2025-09-04T16:24:00Z" w16du:dateUtc="2025-09-04T23:24:00Z">
              <w:rPr>
                <w:rFonts w:ascii="Times New Roman" w:hAnsi="Times New Roman" w:cs="Times New Roman"/>
                <w:sz w:val="24"/>
                <w:szCs w:val="24"/>
              </w:rPr>
            </w:rPrChange>
          </w:rPr>
          <w:t>experimental cohort</w:t>
        </w:r>
        <w:r w:rsidR="006803EA" w:rsidRPr="003E1637" w:rsidDel="007B503E">
          <w:rPr>
            <w:rFonts w:ascii="Times New Roman" w:hAnsi="Times New Roman" w:cs="Times New Roman"/>
            <w:sz w:val="24"/>
            <w:szCs w:val="24"/>
            <w:highlight w:val="yellow"/>
            <w:rPrChange w:id="696" w:author="Trevor Drees" w:date="2025-09-04T16:24:00Z" w16du:dateUtc="2025-09-04T23:24:00Z">
              <w:rPr>
                <w:rFonts w:ascii="Times New Roman" w:hAnsi="Times New Roman" w:cs="Times New Roman"/>
                <w:sz w:val="24"/>
                <w:szCs w:val="24"/>
              </w:rPr>
            </w:rPrChange>
          </w:rPr>
          <w:t>.</w:t>
        </w:r>
        <w:r w:rsidR="009B2EC8" w:rsidRPr="003E1637" w:rsidDel="007B503E">
          <w:rPr>
            <w:rFonts w:ascii="Times New Roman" w:hAnsi="Times New Roman" w:cs="Times New Roman"/>
            <w:sz w:val="24"/>
            <w:szCs w:val="24"/>
            <w:highlight w:val="yellow"/>
            <w:rPrChange w:id="697" w:author="Trevor Drees" w:date="2025-09-04T16:24:00Z" w16du:dateUtc="2025-09-04T23:24:00Z">
              <w:rPr>
                <w:rFonts w:ascii="Times New Roman" w:hAnsi="Times New Roman" w:cs="Times New Roman"/>
                <w:sz w:val="24"/>
                <w:szCs w:val="24"/>
              </w:rPr>
            </w:rPrChange>
          </w:rPr>
          <w:t xml:space="preserve"> </w:t>
        </w:r>
        <w:r w:rsidR="007171B3" w:rsidRPr="003E1637" w:rsidDel="007B503E">
          <w:rPr>
            <w:rFonts w:ascii="Times New Roman" w:hAnsi="Times New Roman" w:cs="Times New Roman"/>
            <w:sz w:val="24"/>
            <w:szCs w:val="24"/>
            <w:highlight w:val="yellow"/>
            <w:rPrChange w:id="698" w:author="Trevor Drees" w:date="2025-09-04T16:24:00Z" w16du:dateUtc="2025-09-04T23:24:00Z">
              <w:rPr>
                <w:rFonts w:ascii="Times New Roman" w:hAnsi="Times New Roman" w:cs="Times New Roman"/>
                <w:sz w:val="24"/>
                <w:szCs w:val="24"/>
              </w:rPr>
            </w:rPrChange>
          </w:rPr>
          <w:t xml:space="preserve">The warming effects observed in our study and in previous </w:t>
        </w:r>
        <w:r w:rsidR="007171B3" w:rsidRPr="003E1637" w:rsidDel="007B503E">
          <w:rPr>
            <w:rFonts w:ascii="Times New Roman" w:hAnsi="Times New Roman" w:cs="Times New Roman"/>
            <w:i/>
            <w:iCs/>
            <w:sz w:val="24"/>
            <w:szCs w:val="24"/>
            <w:highlight w:val="yellow"/>
            <w:rPrChange w:id="699" w:author="Trevor Drees" w:date="2025-09-04T16:24:00Z" w16du:dateUtc="2025-09-04T23:24:00Z">
              <w:rPr>
                <w:rFonts w:ascii="Times New Roman" w:hAnsi="Times New Roman" w:cs="Times New Roman"/>
                <w:i/>
                <w:iCs/>
                <w:sz w:val="24"/>
                <w:szCs w:val="24"/>
              </w:rPr>
            </w:rPrChange>
          </w:rPr>
          <w:t>C. nutans</w:t>
        </w:r>
        <w:r w:rsidR="007171B3" w:rsidRPr="003E1637" w:rsidDel="007B503E">
          <w:rPr>
            <w:rFonts w:ascii="Times New Roman" w:hAnsi="Times New Roman" w:cs="Times New Roman"/>
            <w:sz w:val="24"/>
            <w:szCs w:val="24"/>
            <w:highlight w:val="yellow"/>
            <w:rPrChange w:id="700" w:author="Trevor Drees" w:date="2025-09-04T16:24:00Z" w16du:dateUtc="2025-09-04T23:24:00Z">
              <w:rPr>
                <w:rFonts w:ascii="Times New Roman" w:hAnsi="Times New Roman" w:cs="Times New Roman"/>
                <w:sz w:val="24"/>
                <w:szCs w:val="24"/>
              </w:rPr>
            </w:rPrChange>
          </w:rPr>
          <w:t xml:space="preserve"> studies have notable implications for management not only for this species, but for other species that experience notable warming-induced shifts in their life cycle: if climate change affects how populations of a given species grow, reproduce, and spread, then current management regimes aimed at controlling or promoting the spread of that </w:t>
        </w:r>
        <w:r w:rsidR="00D07DBF" w:rsidRPr="003E1637" w:rsidDel="007B503E">
          <w:rPr>
            <w:rFonts w:ascii="Times New Roman" w:hAnsi="Times New Roman" w:cs="Times New Roman"/>
            <w:sz w:val="24"/>
            <w:szCs w:val="24"/>
            <w:highlight w:val="yellow"/>
            <w:rPrChange w:id="701" w:author="Trevor Drees" w:date="2025-09-04T16:24:00Z" w16du:dateUtc="2025-09-04T23:24:00Z">
              <w:rPr>
                <w:rFonts w:ascii="Times New Roman" w:hAnsi="Times New Roman" w:cs="Times New Roman"/>
                <w:sz w:val="24"/>
                <w:szCs w:val="24"/>
              </w:rPr>
            </w:rPrChange>
          </w:rPr>
          <w:t>species may become less effective</w:t>
        </w:r>
        <w:r w:rsidR="007171B3" w:rsidRPr="003E1637" w:rsidDel="007B503E">
          <w:rPr>
            <w:rFonts w:ascii="Times New Roman" w:hAnsi="Times New Roman" w:cs="Times New Roman"/>
            <w:sz w:val="24"/>
            <w:szCs w:val="24"/>
            <w:highlight w:val="yellow"/>
            <w:rPrChange w:id="702" w:author="Trevor Drees" w:date="2025-09-04T16:24:00Z" w16du:dateUtc="2025-09-04T23:24:00Z">
              <w:rPr>
                <w:rFonts w:ascii="Times New Roman" w:hAnsi="Times New Roman" w:cs="Times New Roman"/>
                <w:sz w:val="24"/>
                <w:szCs w:val="24"/>
              </w:rPr>
            </w:rPrChange>
          </w:rPr>
          <w:t xml:space="preserve"> (Keller and Shea 2</w:t>
        </w:r>
        <w:del w:id="703" w:author="Trevor Drees" w:date="2025-09-04T15:18:00Z" w16du:dateUtc="2025-09-04T22:18:00Z">
          <w:r w:rsidR="007171B3" w:rsidRPr="003E1637" w:rsidDel="007B503E">
            <w:rPr>
              <w:rFonts w:ascii="Times New Roman" w:hAnsi="Times New Roman" w:cs="Times New Roman"/>
              <w:sz w:val="24"/>
              <w:szCs w:val="24"/>
              <w:highlight w:val="yellow"/>
              <w:rPrChange w:id="704" w:author="Trevor Drees" w:date="2025-09-04T16:24:00Z" w16du:dateUtc="2025-09-04T23:24:00Z">
                <w:rPr>
                  <w:rFonts w:ascii="Times New Roman" w:hAnsi="Times New Roman" w:cs="Times New Roman"/>
                  <w:sz w:val="24"/>
                  <w:szCs w:val="24"/>
                </w:rPr>
              </w:rPrChange>
            </w:rPr>
            <w:delText>022).</w:delText>
          </w:r>
        </w:del>
      </w:moveFrom>
      <w:moveFromRangeEnd w:id="626"/>
    </w:p>
    <w:p w14:paraId="5353D254" w14:textId="20BE602F" w:rsidR="00AA5F9C" w:rsidDel="00AF098E" w:rsidRDefault="00CD070C" w:rsidP="00240DCD">
      <w:pPr>
        <w:spacing w:after="0" w:line="480" w:lineRule="auto"/>
        <w:ind w:firstLine="284"/>
        <w:rPr>
          <w:del w:id="705" w:author="Trevor Drees" w:date="2025-09-04T18:47:00Z" w16du:dateUtc="2025-09-05T01:47:00Z"/>
          <w:rFonts w:ascii="Times New Roman" w:hAnsi="Times New Roman" w:cs="Times New Roman"/>
          <w:sz w:val="24"/>
          <w:szCs w:val="24"/>
        </w:rPr>
      </w:pPr>
      <w:del w:id="706" w:author="Trevor Drees" w:date="2025-09-04T18:46:00Z" w16du:dateUtc="2025-09-05T01:46:00Z">
        <w:r w:rsidRPr="003E1637" w:rsidDel="00AF098E">
          <w:rPr>
            <w:rFonts w:ascii="Times New Roman" w:hAnsi="Times New Roman" w:cs="Times New Roman"/>
            <w:sz w:val="24"/>
            <w:szCs w:val="24"/>
            <w:highlight w:val="yellow"/>
            <w:rPrChange w:id="707" w:author="Trevor Drees" w:date="2025-09-04T16:24:00Z" w16du:dateUtc="2025-09-04T23:24:00Z">
              <w:rPr>
                <w:rFonts w:ascii="Times New Roman" w:hAnsi="Times New Roman" w:cs="Times New Roman"/>
                <w:sz w:val="24"/>
                <w:szCs w:val="24"/>
              </w:rPr>
            </w:rPrChange>
          </w:rPr>
          <w:delText>O</w:delText>
        </w:r>
        <w:r w:rsidR="00834C6E" w:rsidRPr="003E1637" w:rsidDel="00AF098E">
          <w:rPr>
            <w:rFonts w:ascii="Times New Roman" w:hAnsi="Times New Roman" w:cs="Times New Roman"/>
            <w:sz w:val="24"/>
            <w:szCs w:val="24"/>
            <w:highlight w:val="yellow"/>
            <w:rPrChange w:id="708" w:author="Trevor Drees" w:date="2025-09-04T16:24:00Z" w16du:dateUtc="2025-09-04T23:24:00Z">
              <w:rPr>
                <w:rFonts w:ascii="Times New Roman" w:hAnsi="Times New Roman" w:cs="Times New Roman"/>
                <w:sz w:val="24"/>
                <w:szCs w:val="24"/>
              </w:rPr>
            </w:rPrChange>
          </w:rPr>
          <w:delText xml:space="preserve">ur results also </w:delText>
        </w:r>
        <w:r w:rsidR="00A619E6" w:rsidRPr="003E1637" w:rsidDel="00AF098E">
          <w:rPr>
            <w:rFonts w:ascii="Times New Roman" w:hAnsi="Times New Roman" w:cs="Times New Roman"/>
            <w:sz w:val="24"/>
            <w:szCs w:val="24"/>
            <w:highlight w:val="yellow"/>
            <w:rPrChange w:id="709" w:author="Trevor Drees" w:date="2025-09-04T16:24:00Z" w16du:dateUtc="2025-09-04T23:24:00Z">
              <w:rPr>
                <w:rFonts w:ascii="Times New Roman" w:hAnsi="Times New Roman" w:cs="Times New Roman"/>
                <w:sz w:val="24"/>
                <w:szCs w:val="24"/>
              </w:rPr>
            </w:rPrChange>
          </w:rPr>
          <w:delText xml:space="preserve">demonstrate </w:delText>
        </w:r>
        <w:r w:rsidR="00834C6E" w:rsidRPr="003E1637" w:rsidDel="00AF098E">
          <w:rPr>
            <w:rFonts w:ascii="Times New Roman" w:hAnsi="Times New Roman" w:cs="Times New Roman"/>
            <w:sz w:val="24"/>
            <w:szCs w:val="24"/>
            <w:highlight w:val="yellow"/>
            <w:rPrChange w:id="710" w:author="Trevor Drees" w:date="2025-09-04T16:24:00Z" w16du:dateUtc="2025-09-04T23:24:00Z">
              <w:rPr>
                <w:rFonts w:ascii="Times New Roman" w:hAnsi="Times New Roman" w:cs="Times New Roman"/>
                <w:sz w:val="24"/>
                <w:szCs w:val="24"/>
              </w:rPr>
            </w:rPrChange>
          </w:rPr>
          <w:delText>that ant</w:delText>
        </w:r>
        <w:r w:rsidR="00A96795" w:rsidRPr="003E1637" w:rsidDel="00AF098E">
          <w:rPr>
            <w:rFonts w:ascii="Times New Roman" w:hAnsi="Times New Roman" w:cs="Times New Roman"/>
            <w:sz w:val="24"/>
            <w:szCs w:val="24"/>
            <w:highlight w:val="yellow"/>
            <w:rPrChange w:id="711" w:author="Trevor Drees" w:date="2025-09-04T16:24:00Z" w16du:dateUtc="2025-09-04T23:24:00Z">
              <w:rPr>
                <w:rFonts w:ascii="Times New Roman" w:hAnsi="Times New Roman" w:cs="Times New Roman"/>
                <w:sz w:val="24"/>
                <w:szCs w:val="24"/>
              </w:rPr>
            </w:rPrChange>
          </w:rPr>
          <w:delText xml:space="preserve">-driven </w:delText>
        </w:r>
        <w:r w:rsidR="00834C6E" w:rsidRPr="003E1637" w:rsidDel="00AF098E">
          <w:rPr>
            <w:rFonts w:ascii="Times New Roman" w:hAnsi="Times New Roman" w:cs="Times New Roman"/>
            <w:sz w:val="24"/>
            <w:szCs w:val="24"/>
            <w:highlight w:val="yellow"/>
            <w:rPrChange w:id="712" w:author="Trevor Drees" w:date="2025-09-04T16:24:00Z" w16du:dateUtc="2025-09-04T23:24:00Z">
              <w:rPr>
                <w:rFonts w:ascii="Times New Roman" w:hAnsi="Times New Roman" w:cs="Times New Roman"/>
                <w:sz w:val="24"/>
                <w:szCs w:val="24"/>
              </w:rPr>
            </w:rPrChange>
          </w:rPr>
          <w:delText>interactions</w:delText>
        </w:r>
        <w:r w:rsidR="00A96795" w:rsidRPr="003E1637" w:rsidDel="00AF098E">
          <w:rPr>
            <w:rFonts w:ascii="Times New Roman" w:hAnsi="Times New Roman" w:cs="Times New Roman"/>
            <w:sz w:val="24"/>
            <w:szCs w:val="24"/>
            <w:highlight w:val="yellow"/>
            <w:rPrChange w:id="713" w:author="Trevor Drees" w:date="2025-09-04T16:24:00Z" w16du:dateUtc="2025-09-04T23:24:00Z">
              <w:rPr>
                <w:rFonts w:ascii="Times New Roman" w:hAnsi="Times New Roman" w:cs="Times New Roman"/>
                <w:sz w:val="24"/>
                <w:szCs w:val="24"/>
              </w:rPr>
            </w:rPrChange>
          </w:rPr>
          <w:delText xml:space="preserve"> with</w:delText>
        </w:r>
        <w:r w:rsidR="00834C6E" w:rsidRPr="003E1637" w:rsidDel="00AF098E">
          <w:rPr>
            <w:rFonts w:ascii="Times New Roman" w:hAnsi="Times New Roman" w:cs="Times New Roman"/>
            <w:i/>
            <w:iCs/>
            <w:sz w:val="24"/>
            <w:szCs w:val="24"/>
            <w:highlight w:val="yellow"/>
            <w:rPrChange w:id="714" w:author="Trevor Drees" w:date="2025-09-04T16:24:00Z" w16du:dateUtc="2025-09-04T23:24:00Z">
              <w:rPr>
                <w:rFonts w:ascii="Times New Roman" w:hAnsi="Times New Roman" w:cs="Times New Roman"/>
                <w:i/>
                <w:iCs/>
                <w:sz w:val="24"/>
                <w:szCs w:val="24"/>
              </w:rPr>
            </w:rPrChange>
          </w:rPr>
          <w:delText xml:space="preserve"> C. nutans</w:delText>
        </w:r>
        <w:r w:rsidR="00834C6E" w:rsidRPr="003E1637" w:rsidDel="00AF098E">
          <w:rPr>
            <w:rFonts w:ascii="Times New Roman" w:hAnsi="Times New Roman" w:cs="Times New Roman"/>
            <w:sz w:val="24"/>
            <w:szCs w:val="24"/>
            <w:highlight w:val="yellow"/>
            <w:rPrChange w:id="715"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716" w:author="Trevor Drees" w:date="2025-09-04T16:24:00Z" w16du:dateUtc="2025-09-04T23:24:00Z">
              <w:rPr>
                <w:rFonts w:ascii="Times New Roman" w:hAnsi="Times New Roman" w:cs="Times New Roman"/>
                <w:sz w:val="24"/>
                <w:szCs w:val="24"/>
              </w:rPr>
            </w:rPrChange>
          </w:rPr>
          <w:delText xml:space="preserve">seeds </w:delText>
        </w:r>
        <w:r w:rsidR="00834C6E" w:rsidRPr="003E1637" w:rsidDel="00AF098E">
          <w:rPr>
            <w:rFonts w:ascii="Times New Roman" w:hAnsi="Times New Roman" w:cs="Times New Roman"/>
            <w:sz w:val="24"/>
            <w:szCs w:val="24"/>
            <w:highlight w:val="yellow"/>
            <w:rPrChange w:id="717" w:author="Trevor Drees" w:date="2025-09-04T16:24:00Z" w16du:dateUtc="2025-09-04T23:24:00Z">
              <w:rPr>
                <w:rFonts w:ascii="Times New Roman" w:hAnsi="Times New Roman" w:cs="Times New Roman"/>
                <w:sz w:val="24"/>
                <w:szCs w:val="24"/>
              </w:rPr>
            </w:rPrChange>
          </w:rPr>
          <w:delText>are important when it comes to their effects on spread</w:delText>
        </w:r>
        <w:r w:rsidR="00B124CD" w:rsidRPr="003E1637" w:rsidDel="00AF098E">
          <w:rPr>
            <w:rFonts w:ascii="Times New Roman" w:hAnsi="Times New Roman" w:cs="Times New Roman"/>
            <w:sz w:val="24"/>
            <w:szCs w:val="24"/>
            <w:highlight w:val="yellow"/>
            <w:rPrChange w:id="718" w:author="Trevor Drees" w:date="2025-09-04T16:24:00Z" w16du:dateUtc="2025-09-04T23:24:00Z">
              <w:rPr>
                <w:rFonts w:ascii="Times New Roman" w:hAnsi="Times New Roman" w:cs="Times New Roman"/>
                <w:sz w:val="24"/>
                <w:szCs w:val="24"/>
              </w:rPr>
            </w:rPrChange>
          </w:rPr>
          <w:delText>,</w:delText>
        </w:r>
        <w:r w:rsidR="00834C6E" w:rsidRPr="003E1637" w:rsidDel="00AF098E">
          <w:rPr>
            <w:rFonts w:ascii="Times New Roman" w:hAnsi="Times New Roman" w:cs="Times New Roman"/>
            <w:sz w:val="24"/>
            <w:szCs w:val="24"/>
            <w:highlight w:val="yellow"/>
            <w:rPrChange w:id="719" w:author="Trevor Drees" w:date="2025-09-04T16:24:00Z" w16du:dateUtc="2025-09-04T23:24:00Z">
              <w:rPr>
                <w:rFonts w:ascii="Times New Roman" w:hAnsi="Times New Roman" w:cs="Times New Roman"/>
                <w:sz w:val="24"/>
                <w:szCs w:val="24"/>
              </w:rPr>
            </w:rPrChange>
          </w:rPr>
          <w:delText xml:space="preserve"> but</w:delText>
        </w:r>
        <w:r w:rsidR="00B124CD" w:rsidRPr="003E1637" w:rsidDel="00AF098E">
          <w:rPr>
            <w:rFonts w:ascii="Times New Roman" w:hAnsi="Times New Roman" w:cs="Times New Roman"/>
            <w:sz w:val="24"/>
            <w:szCs w:val="24"/>
            <w:highlight w:val="yellow"/>
            <w:rPrChange w:id="720" w:author="Trevor Drees" w:date="2025-09-04T16:24:00Z" w16du:dateUtc="2025-09-04T23:24:00Z">
              <w:rPr>
                <w:rFonts w:ascii="Times New Roman" w:hAnsi="Times New Roman" w:cs="Times New Roman"/>
                <w:sz w:val="24"/>
                <w:szCs w:val="24"/>
              </w:rPr>
            </w:rPrChange>
          </w:rPr>
          <w:delText xml:space="preserve"> </w:delText>
        </w:r>
        <w:r w:rsidR="00834C6E" w:rsidRPr="003E1637" w:rsidDel="00AF098E">
          <w:rPr>
            <w:rFonts w:ascii="Times New Roman" w:hAnsi="Times New Roman" w:cs="Times New Roman"/>
            <w:sz w:val="24"/>
            <w:szCs w:val="24"/>
            <w:highlight w:val="yellow"/>
            <w:rPrChange w:id="721" w:author="Trevor Drees" w:date="2025-09-04T16:24:00Z" w16du:dateUtc="2025-09-04T23:24:00Z">
              <w:rPr>
                <w:rFonts w:ascii="Times New Roman" w:hAnsi="Times New Roman" w:cs="Times New Roman"/>
                <w:sz w:val="24"/>
                <w:szCs w:val="24"/>
              </w:rPr>
            </w:rPrChange>
          </w:rPr>
          <w:delText xml:space="preserve">only </w:delText>
        </w:r>
        <w:r w:rsidR="00A96795" w:rsidRPr="003E1637" w:rsidDel="00AF098E">
          <w:rPr>
            <w:rFonts w:ascii="Times New Roman" w:hAnsi="Times New Roman" w:cs="Times New Roman"/>
            <w:sz w:val="24"/>
            <w:szCs w:val="24"/>
            <w:highlight w:val="yellow"/>
            <w:rPrChange w:id="722" w:author="Trevor Drees" w:date="2025-09-04T16:24:00Z" w16du:dateUtc="2025-09-04T23:24:00Z">
              <w:rPr>
                <w:rFonts w:ascii="Times New Roman" w:hAnsi="Times New Roman" w:cs="Times New Roman"/>
                <w:sz w:val="24"/>
                <w:szCs w:val="24"/>
              </w:rPr>
            </w:rPrChange>
          </w:rPr>
          <w:delText>certain aspects of said interactions were shown to affect spread rates</w:delText>
        </w:r>
        <w:r w:rsidRPr="003E1637" w:rsidDel="00AF098E">
          <w:rPr>
            <w:rFonts w:ascii="Times New Roman" w:hAnsi="Times New Roman" w:cs="Times New Roman"/>
            <w:sz w:val="24"/>
            <w:szCs w:val="24"/>
            <w:highlight w:val="yellow"/>
            <w:rPrChange w:id="723" w:author="Trevor Drees" w:date="2025-09-04T16:24:00Z" w16du:dateUtc="2025-09-04T23:24:00Z">
              <w:rPr>
                <w:rFonts w:ascii="Times New Roman" w:hAnsi="Times New Roman" w:cs="Times New Roman"/>
                <w:sz w:val="24"/>
                <w:szCs w:val="24"/>
              </w:rPr>
            </w:rPrChange>
          </w:rPr>
          <w:delText>.</w:delText>
        </w:r>
        <w:r w:rsidR="00834C6E" w:rsidRPr="003E1637" w:rsidDel="00AF098E">
          <w:rPr>
            <w:rFonts w:ascii="Times New Roman" w:hAnsi="Times New Roman" w:cs="Times New Roman"/>
            <w:sz w:val="24"/>
            <w:szCs w:val="24"/>
            <w:highlight w:val="yellow"/>
            <w:rPrChange w:id="724" w:author="Trevor Drees" w:date="2025-09-04T16:24:00Z" w16du:dateUtc="2025-09-04T23:24:00Z">
              <w:rPr>
                <w:rFonts w:ascii="Times New Roman" w:hAnsi="Times New Roman" w:cs="Times New Roman"/>
                <w:sz w:val="24"/>
                <w:szCs w:val="24"/>
              </w:rPr>
            </w:rPrChange>
          </w:rPr>
          <w:delText xml:space="preserve"> </w:delText>
        </w:r>
      </w:del>
      <w:del w:id="725" w:author="Trevor Drees" w:date="2025-09-04T18:47:00Z" w16du:dateUtc="2025-09-05T01:47:00Z">
        <w:r w:rsidR="00834C6E" w:rsidRPr="003E1637" w:rsidDel="00AF098E">
          <w:rPr>
            <w:rFonts w:ascii="Times New Roman" w:hAnsi="Times New Roman" w:cs="Times New Roman"/>
            <w:sz w:val="24"/>
            <w:szCs w:val="24"/>
            <w:highlight w:val="yellow"/>
            <w:rPrChange w:id="726" w:author="Trevor Drees" w:date="2025-09-04T16:24:00Z" w16du:dateUtc="2025-09-04T23:24:00Z">
              <w:rPr>
                <w:rFonts w:ascii="Times New Roman" w:hAnsi="Times New Roman" w:cs="Times New Roman"/>
                <w:sz w:val="24"/>
                <w:szCs w:val="24"/>
              </w:rPr>
            </w:rPrChange>
          </w:rPr>
          <w:delText>On one hand,</w:delText>
        </w:r>
        <w:r w:rsidR="00CE505F" w:rsidRPr="003E1637" w:rsidDel="00AF098E">
          <w:rPr>
            <w:rFonts w:ascii="Times New Roman" w:hAnsi="Times New Roman" w:cs="Times New Roman"/>
            <w:sz w:val="24"/>
            <w:szCs w:val="24"/>
            <w:highlight w:val="yellow"/>
            <w:rPrChange w:id="727" w:author="Trevor Drees" w:date="2025-09-04T16:24:00Z" w16du:dateUtc="2025-09-04T23:24:00Z">
              <w:rPr>
                <w:rFonts w:ascii="Times New Roman" w:hAnsi="Times New Roman" w:cs="Times New Roman"/>
                <w:sz w:val="24"/>
                <w:szCs w:val="24"/>
              </w:rPr>
            </w:rPrChange>
          </w:rPr>
          <w:delText xml:space="preserve"> </w:delText>
        </w:r>
        <w:r w:rsidR="00834C6E" w:rsidRPr="003E1637" w:rsidDel="00AF098E">
          <w:rPr>
            <w:rFonts w:ascii="Times New Roman" w:hAnsi="Times New Roman" w:cs="Times New Roman"/>
            <w:sz w:val="24"/>
            <w:szCs w:val="24"/>
            <w:highlight w:val="yellow"/>
            <w:rPrChange w:id="728" w:author="Trevor Drees" w:date="2025-09-04T16:24:00Z" w16du:dateUtc="2025-09-04T23:24:00Z">
              <w:rPr>
                <w:rFonts w:ascii="Times New Roman" w:hAnsi="Times New Roman" w:cs="Times New Roman"/>
                <w:sz w:val="24"/>
                <w:szCs w:val="24"/>
              </w:rPr>
            </w:rPrChange>
          </w:rPr>
          <w:delText>w</w:delText>
        </w:r>
        <w:r w:rsidR="00CE505F" w:rsidRPr="003E1637" w:rsidDel="00AF098E">
          <w:rPr>
            <w:rFonts w:ascii="Times New Roman" w:hAnsi="Times New Roman" w:cs="Times New Roman"/>
            <w:sz w:val="24"/>
            <w:szCs w:val="24"/>
            <w:highlight w:val="yellow"/>
            <w:rPrChange w:id="729" w:author="Trevor Drees" w:date="2025-09-04T16:24:00Z" w16du:dateUtc="2025-09-04T23:24:00Z">
              <w:rPr>
                <w:rFonts w:ascii="Times New Roman" w:hAnsi="Times New Roman" w:cs="Times New Roman"/>
                <w:sz w:val="24"/>
                <w:szCs w:val="24"/>
              </w:rPr>
            </w:rPrChange>
          </w:rPr>
          <w:delText xml:space="preserve">hen predation of seeds </w:delText>
        </w:r>
        <w:r w:rsidR="00897C2F" w:rsidRPr="003E1637" w:rsidDel="00AF098E">
          <w:rPr>
            <w:rFonts w:ascii="Times New Roman" w:hAnsi="Times New Roman" w:cs="Times New Roman"/>
            <w:sz w:val="24"/>
            <w:szCs w:val="24"/>
            <w:highlight w:val="yellow"/>
            <w:rPrChange w:id="730" w:author="Trevor Drees" w:date="2025-09-04T16:24:00Z" w16du:dateUtc="2025-09-04T23:24:00Z">
              <w:rPr>
                <w:rFonts w:ascii="Times New Roman" w:hAnsi="Times New Roman" w:cs="Times New Roman"/>
                <w:sz w:val="24"/>
                <w:szCs w:val="24"/>
              </w:rPr>
            </w:rPrChange>
          </w:rPr>
          <w:delText>was</w:delText>
        </w:r>
        <w:r w:rsidR="00CE505F" w:rsidRPr="003E1637" w:rsidDel="00AF098E">
          <w:rPr>
            <w:rFonts w:ascii="Times New Roman" w:hAnsi="Times New Roman" w:cs="Times New Roman"/>
            <w:sz w:val="24"/>
            <w:szCs w:val="24"/>
            <w:highlight w:val="yellow"/>
            <w:rPrChange w:id="731" w:author="Trevor Drees" w:date="2025-09-04T16:24:00Z" w16du:dateUtc="2025-09-04T23:24:00Z">
              <w:rPr>
                <w:rFonts w:ascii="Times New Roman" w:hAnsi="Times New Roman" w:cs="Times New Roman"/>
                <w:sz w:val="24"/>
                <w:szCs w:val="24"/>
              </w:rPr>
            </w:rPrChange>
          </w:rPr>
          <w:delText xml:space="preserve"> excluded,</w:delText>
        </w:r>
        <w:r w:rsidR="00A96795" w:rsidRPr="003E1637" w:rsidDel="00AF098E">
          <w:rPr>
            <w:rFonts w:ascii="Times New Roman" w:hAnsi="Times New Roman" w:cs="Times New Roman"/>
            <w:sz w:val="24"/>
            <w:szCs w:val="24"/>
            <w:highlight w:val="yellow"/>
            <w:rPrChange w:id="732" w:author="Trevor Drees" w:date="2025-09-04T16:24:00Z" w16du:dateUtc="2025-09-04T23:24:00Z">
              <w:rPr>
                <w:rFonts w:ascii="Times New Roman" w:hAnsi="Times New Roman" w:cs="Times New Roman"/>
                <w:sz w:val="24"/>
                <w:szCs w:val="24"/>
              </w:rPr>
            </w:rPrChange>
          </w:rPr>
          <w:delText xml:space="preserve"> simulated</w:delText>
        </w:r>
        <w:r w:rsidR="00CE505F" w:rsidRPr="003E1637" w:rsidDel="00AF098E">
          <w:rPr>
            <w:rFonts w:ascii="Times New Roman" w:hAnsi="Times New Roman" w:cs="Times New Roman"/>
            <w:sz w:val="24"/>
            <w:szCs w:val="24"/>
            <w:highlight w:val="yellow"/>
            <w:rPrChange w:id="733" w:author="Trevor Drees" w:date="2025-09-04T16:24:00Z" w16du:dateUtc="2025-09-04T23:24:00Z">
              <w:rPr>
                <w:rFonts w:ascii="Times New Roman" w:hAnsi="Times New Roman" w:cs="Times New Roman"/>
                <w:sz w:val="24"/>
                <w:szCs w:val="24"/>
              </w:rPr>
            </w:rPrChange>
          </w:rPr>
          <w:delText xml:space="preserve"> spread rates were much higher; furthermore,</w:delText>
        </w:r>
        <w:r w:rsidR="001D0565" w:rsidRPr="003E1637" w:rsidDel="00AF098E">
          <w:rPr>
            <w:rFonts w:ascii="Times New Roman" w:hAnsi="Times New Roman" w:cs="Times New Roman"/>
            <w:sz w:val="24"/>
            <w:szCs w:val="24"/>
            <w:highlight w:val="yellow"/>
            <w:rPrChange w:id="734" w:author="Trevor Drees" w:date="2025-09-04T16:24:00Z" w16du:dateUtc="2025-09-04T23:24:00Z">
              <w:rPr>
                <w:rFonts w:ascii="Times New Roman" w:hAnsi="Times New Roman" w:cs="Times New Roman"/>
                <w:sz w:val="24"/>
                <w:szCs w:val="24"/>
              </w:rPr>
            </w:rPrChange>
          </w:rPr>
          <w:delText xml:space="preserve"> subsequent</w:delText>
        </w:r>
        <w:r w:rsidR="00CE505F" w:rsidRPr="003E1637" w:rsidDel="00AF098E">
          <w:rPr>
            <w:rFonts w:ascii="Times New Roman" w:hAnsi="Times New Roman" w:cs="Times New Roman"/>
            <w:sz w:val="24"/>
            <w:szCs w:val="24"/>
            <w:highlight w:val="yellow"/>
            <w:rPrChange w:id="735" w:author="Trevor Drees" w:date="2025-09-04T16:24:00Z" w16du:dateUtc="2025-09-04T23:24:00Z">
              <w:rPr>
                <w:rFonts w:ascii="Times New Roman" w:hAnsi="Times New Roman" w:cs="Times New Roman"/>
                <w:sz w:val="24"/>
                <w:szCs w:val="24"/>
              </w:rPr>
            </w:rPrChange>
          </w:rPr>
          <w:delText xml:space="preserve"> </w:delText>
        </w:r>
        <w:r w:rsidR="00A619E6" w:rsidRPr="003E1637" w:rsidDel="00AF098E">
          <w:rPr>
            <w:rFonts w:ascii="Times New Roman" w:hAnsi="Times New Roman" w:cs="Times New Roman"/>
            <w:sz w:val="24"/>
            <w:szCs w:val="24"/>
            <w:highlight w:val="yellow"/>
            <w:rPrChange w:id="736" w:author="Trevor Drees" w:date="2025-09-04T16:24:00Z" w16du:dateUtc="2025-09-04T23:24:00Z">
              <w:rPr>
                <w:rFonts w:ascii="Times New Roman" w:hAnsi="Times New Roman" w:cs="Times New Roman"/>
                <w:sz w:val="24"/>
                <w:szCs w:val="24"/>
              </w:rPr>
            </w:rPrChange>
          </w:rPr>
          <w:delText xml:space="preserve">sensitivity analyses </w:delText>
        </w:r>
        <w:r w:rsidRPr="003E1637" w:rsidDel="00AF098E">
          <w:rPr>
            <w:rFonts w:ascii="Times New Roman" w:hAnsi="Times New Roman" w:cs="Times New Roman"/>
            <w:sz w:val="24"/>
            <w:szCs w:val="24"/>
            <w:highlight w:val="yellow"/>
            <w:rPrChange w:id="737" w:author="Trevor Drees" w:date="2025-09-04T16:24:00Z" w16du:dateUtc="2025-09-04T23:24:00Z">
              <w:rPr>
                <w:rFonts w:ascii="Times New Roman" w:hAnsi="Times New Roman" w:cs="Times New Roman"/>
                <w:sz w:val="24"/>
                <w:szCs w:val="24"/>
              </w:rPr>
            </w:rPrChange>
          </w:rPr>
          <w:delText>revealed</w:delText>
        </w:r>
        <w:r w:rsidR="00CE505F" w:rsidRPr="003E1637" w:rsidDel="00AF098E">
          <w:rPr>
            <w:rFonts w:ascii="Times New Roman" w:hAnsi="Times New Roman" w:cs="Times New Roman"/>
            <w:sz w:val="24"/>
            <w:szCs w:val="24"/>
            <w:highlight w:val="yellow"/>
            <w:rPrChange w:id="738" w:author="Trevor Drees" w:date="2025-09-04T16:24:00Z" w16du:dateUtc="2025-09-04T23:24:00Z">
              <w:rPr>
                <w:rFonts w:ascii="Times New Roman" w:hAnsi="Times New Roman" w:cs="Times New Roman"/>
                <w:sz w:val="24"/>
                <w:szCs w:val="24"/>
              </w:rPr>
            </w:rPrChange>
          </w:rPr>
          <w:delText xml:space="preserve"> that varying the </w:delText>
        </w:r>
        <w:r w:rsidR="00A96795" w:rsidRPr="003E1637" w:rsidDel="00AF098E">
          <w:rPr>
            <w:rFonts w:ascii="Times New Roman" w:hAnsi="Times New Roman" w:cs="Times New Roman"/>
            <w:sz w:val="24"/>
            <w:szCs w:val="24"/>
            <w:highlight w:val="yellow"/>
            <w:rPrChange w:id="739" w:author="Trevor Drees" w:date="2025-09-04T16:24:00Z" w16du:dateUtc="2025-09-04T23:24:00Z">
              <w:rPr>
                <w:rFonts w:ascii="Times New Roman" w:hAnsi="Times New Roman" w:cs="Times New Roman"/>
                <w:sz w:val="24"/>
                <w:szCs w:val="24"/>
              </w:rPr>
            </w:rPrChange>
          </w:rPr>
          <w:delText>probability</w:delText>
        </w:r>
        <w:r w:rsidR="00CE505F" w:rsidRPr="003E1637" w:rsidDel="00AF098E">
          <w:rPr>
            <w:rFonts w:ascii="Times New Roman" w:hAnsi="Times New Roman" w:cs="Times New Roman"/>
            <w:sz w:val="24"/>
            <w:szCs w:val="24"/>
            <w:highlight w:val="yellow"/>
            <w:rPrChange w:id="740" w:author="Trevor Drees" w:date="2025-09-04T16:24:00Z" w16du:dateUtc="2025-09-04T23:24:00Z">
              <w:rPr>
                <w:rFonts w:ascii="Times New Roman" w:hAnsi="Times New Roman" w:cs="Times New Roman"/>
                <w:sz w:val="24"/>
                <w:szCs w:val="24"/>
              </w:rPr>
            </w:rPrChange>
          </w:rPr>
          <w:delText xml:space="preserve"> of predation between 0 and 1 strongly impacted spread rates</w:delText>
        </w:r>
        <w:r w:rsidR="00852643" w:rsidRPr="003E1637" w:rsidDel="00AF098E">
          <w:rPr>
            <w:rFonts w:ascii="Times New Roman" w:hAnsi="Times New Roman" w:cs="Times New Roman"/>
            <w:sz w:val="24"/>
            <w:szCs w:val="24"/>
            <w:highlight w:val="yellow"/>
            <w:rPrChange w:id="741" w:author="Trevor Drees" w:date="2025-09-04T16:24:00Z" w16du:dateUtc="2025-09-04T23:24:00Z">
              <w:rPr>
                <w:rFonts w:ascii="Times New Roman" w:hAnsi="Times New Roman" w:cs="Times New Roman"/>
                <w:sz w:val="24"/>
                <w:szCs w:val="24"/>
              </w:rPr>
            </w:rPrChange>
          </w:rPr>
          <w:delText>, as expected</w:delText>
        </w:r>
        <w:r w:rsidR="00CE505F" w:rsidRPr="003E1637" w:rsidDel="00AF098E">
          <w:rPr>
            <w:rFonts w:ascii="Times New Roman" w:hAnsi="Times New Roman" w:cs="Times New Roman"/>
            <w:sz w:val="24"/>
            <w:szCs w:val="24"/>
            <w:highlight w:val="yellow"/>
            <w:rPrChange w:id="742" w:author="Trevor Drees" w:date="2025-09-04T16:24:00Z" w16du:dateUtc="2025-09-04T23:24:00Z">
              <w:rPr>
                <w:rFonts w:ascii="Times New Roman" w:hAnsi="Times New Roman" w:cs="Times New Roman"/>
                <w:sz w:val="24"/>
                <w:szCs w:val="24"/>
              </w:rPr>
            </w:rPrChange>
          </w:rPr>
          <w:delText>. This</w:delText>
        </w:r>
        <w:r w:rsidRPr="003E1637" w:rsidDel="00AF098E">
          <w:rPr>
            <w:rFonts w:ascii="Times New Roman" w:hAnsi="Times New Roman" w:cs="Times New Roman"/>
            <w:sz w:val="24"/>
            <w:szCs w:val="24"/>
            <w:highlight w:val="yellow"/>
            <w:rPrChange w:id="743" w:author="Trevor Drees" w:date="2025-09-04T16:24:00Z" w16du:dateUtc="2025-09-04T23:24:00Z">
              <w:rPr>
                <w:rFonts w:ascii="Times New Roman" w:hAnsi="Times New Roman" w:cs="Times New Roman"/>
                <w:sz w:val="24"/>
                <w:szCs w:val="24"/>
              </w:rPr>
            </w:rPrChange>
          </w:rPr>
          <w:delText xml:space="preserve"> </w:delText>
        </w:r>
        <w:r w:rsidR="00CE505F" w:rsidRPr="003E1637" w:rsidDel="00AF098E">
          <w:rPr>
            <w:rFonts w:ascii="Times New Roman" w:hAnsi="Times New Roman" w:cs="Times New Roman"/>
            <w:sz w:val="24"/>
            <w:szCs w:val="24"/>
            <w:highlight w:val="yellow"/>
            <w:rPrChange w:id="744" w:author="Trevor Drees" w:date="2025-09-04T16:24:00Z" w16du:dateUtc="2025-09-04T23:24:00Z">
              <w:rPr>
                <w:rFonts w:ascii="Times New Roman" w:hAnsi="Times New Roman" w:cs="Times New Roman"/>
                <w:sz w:val="24"/>
                <w:szCs w:val="24"/>
              </w:rPr>
            </w:rPrChange>
          </w:rPr>
          <w:delText xml:space="preserve">suggests that </w:delText>
        </w:r>
        <w:r w:rsidRPr="003E1637" w:rsidDel="00AF098E">
          <w:rPr>
            <w:rFonts w:ascii="Times New Roman" w:hAnsi="Times New Roman" w:cs="Times New Roman"/>
            <w:sz w:val="24"/>
            <w:szCs w:val="24"/>
            <w:highlight w:val="yellow"/>
            <w:rPrChange w:id="745" w:author="Trevor Drees" w:date="2025-09-04T16:24:00Z" w16du:dateUtc="2025-09-04T23:24:00Z">
              <w:rPr>
                <w:rFonts w:ascii="Times New Roman" w:hAnsi="Times New Roman" w:cs="Times New Roman"/>
                <w:sz w:val="24"/>
                <w:szCs w:val="24"/>
              </w:rPr>
            </w:rPrChange>
          </w:rPr>
          <w:delText>reasonably accurate</w:delText>
        </w:r>
        <w:r w:rsidR="00CE505F" w:rsidRPr="003E1637" w:rsidDel="00AF098E">
          <w:rPr>
            <w:rFonts w:ascii="Times New Roman" w:hAnsi="Times New Roman" w:cs="Times New Roman"/>
            <w:sz w:val="24"/>
            <w:szCs w:val="24"/>
            <w:highlight w:val="yellow"/>
            <w:rPrChange w:id="746"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747" w:author="Trevor Drees" w:date="2025-09-04T16:24:00Z" w16du:dateUtc="2025-09-04T23:24:00Z">
              <w:rPr>
                <w:rFonts w:ascii="Times New Roman" w:hAnsi="Times New Roman" w:cs="Times New Roman"/>
                <w:sz w:val="24"/>
                <w:szCs w:val="24"/>
              </w:rPr>
            </w:rPrChange>
          </w:rPr>
          <w:delText>estimates</w:delText>
        </w:r>
        <w:r w:rsidR="00CE505F" w:rsidRPr="003E1637" w:rsidDel="00AF098E">
          <w:rPr>
            <w:rFonts w:ascii="Times New Roman" w:hAnsi="Times New Roman" w:cs="Times New Roman"/>
            <w:sz w:val="24"/>
            <w:szCs w:val="24"/>
            <w:highlight w:val="yellow"/>
            <w:rPrChange w:id="748" w:author="Trevor Drees" w:date="2025-09-04T16:24:00Z" w16du:dateUtc="2025-09-04T23:24:00Z">
              <w:rPr>
                <w:rFonts w:ascii="Times New Roman" w:hAnsi="Times New Roman" w:cs="Times New Roman"/>
                <w:sz w:val="24"/>
                <w:szCs w:val="24"/>
              </w:rPr>
            </w:rPrChange>
          </w:rPr>
          <w:delText xml:space="preserve"> of ant-driven </w:delText>
        </w:r>
        <w:r w:rsidR="00A96795" w:rsidRPr="003E1637" w:rsidDel="00AF098E">
          <w:rPr>
            <w:rFonts w:ascii="Times New Roman" w:hAnsi="Times New Roman" w:cs="Times New Roman"/>
            <w:sz w:val="24"/>
            <w:szCs w:val="24"/>
            <w:highlight w:val="yellow"/>
            <w:rPrChange w:id="749" w:author="Trevor Drees" w:date="2025-09-04T16:24:00Z" w16du:dateUtc="2025-09-04T23:24:00Z">
              <w:rPr>
                <w:rFonts w:ascii="Times New Roman" w:hAnsi="Times New Roman" w:cs="Times New Roman"/>
                <w:sz w:val="24"/>
                <w:szCs w:val="24"/>
              </w:rPr>
            </w:rPrChange>
          </w:rPr>
          <w:delText xml:space="preserve">seed </w:delText>
        </w:r>
        <w:r w:rsidR="00CE505F" w:rsidRPr="003E1637" w:rsidDel="00AF098E">
          <w:rPr>
            <w:rFonts w:ascii="Times New Roman" w:hAnsi="Times New Roman" w:cs="Times New Roman"/>
            <w:sz w:val="24"/>
            <w:szCs w:val="24"/>
            <w:highlight w:val="yellow"/>
            <w:rPrChange w:id="750" w:author="Trevor Drees" w:date="2025-09-04T16:24:00Z" w16du:dateUtc="2025-09-04T23:24:00Z">
              <w:rPr>
                <w:rFonts w:ascii="Times New Roman" w:hAnsi="Times New Roman" w:cs="Times New Roman"/>
                <w:sz w:val="24"/>
                <w:szCs w:val="24"/>
              </w:rPr>
            </w:rPrChange>
          </w:rPr>
          <w:delText>predation</w:delText>
        </w:r>
        <w:r w:rsidR="00A96795" w:rsidRPr="003E1637" w:rsidDel="00AF098E">
          <w:rPr>
            <w:rFonts w:ascii="Times New Roman" w:hAnsi="Times New Roman" w:cs="Times New Roman"/>
            <w:sz w:val="24"/>
            <w:szCs w:val="24"/>
            <w:highlight w:val="yellow"/>
            <w:rPrChange w:id="751" w:author="Trevor Drees" w:date="2025-09-04T16:24:00Z" w16du:dateUtc="2025-09-04T23:24:00Z">
              <w:rPr>
                <w:rFonts w:ascii="Times New Roman" w:hAnsi="Times New Roman" w:cs="Times New Roman"/>
                <w:sz w:val="24"/>
                <w:szCs w:val="24"/>
              </w:rPr>
            </w:rPrChange>
          </w:rPr>
          <w:delText xml:space="preserve"> rates</w:delText>
        </w:r>
        <w:r w:rsidR="00CE505F" w:rsidRPr="003E1637" w:rsidDel="00AF098E">
          <w:rPr>
            <w:rFonts w:ascii="Times New Roman" w:hAnsi="Times New Roman" w:cs="Times New Roman"/>
            <w:sz w:val="24"/>
            <w:szCs w:val="24"/>
            <w:highlight w:val="yellow"/>
            <w:rPrChange w:id="752" w:author="Trevor Drees" w:date="2025-09-04T16:24:00Z" w16du:dateUtc="2025-09-04T23:24:00Z">
              <w:rPr>
                <w:rFonts w:ascii="Times New Roman" w:hAnsi="Times New Roman" w:cs="Times New Roman"/>
                <w:sz w:val="24"/>
                <w:szCs w:val="24"/>
              </w:rPr>
            </w:rPrChange>
          </w:rPr>
          <w:delText xml:space="preserve"> </w:delText>
        </w:r>
        <w:r w:rsidR="00A96795" w:rsidRPr="003E1637" w:rsidDel="00AF098E">
          <w:rPr>
            <w:rFonts w:ascii="Times New Roman" w:hAnsi="Times New Roman" w:cs="Times New Roman"/>
            <w:sz w:val="24"/>
            <w:szCs w:val="24"/>
            <w:highlight w:val="yellow"/>
            <w:rPrChange w:id="753" w:author="Trevor Drees" w:date="2025-09-04T16:24:00Z" w16du:dateUtc="2025-09-04T23:24:00Z">
              <w:rPr>
                <w:rFonts w:ascii="Times New Roman" w:hAnsi="Times New Roman" w:cs="Times New Roman"/>
                <w:sz w:val="24"/>
                <w:szCs w:val="24"/>
              </w:rPr>
            </w:rPrChange>
          </w:rPr>
          <w:delText>are</w:delText>
        </w:r>
        <w:r w:rsidR="00CE505F" w:rsidRPr="003E1637" w:rsidDel="00AF098E">
          <w:rPr>
            <w:rFonts w:ascii="Times New Roman" w:hAnsi="Times New Roman" w:cs="Times New Roman"/>
            <w:sz w:val="24"/>
            <w:szCs w:val="24"/>
            <w:highlight w:val="yellow"/>
            <w:rPrChange w:id="754" w:author="Trevor Drees" w:date="2025-09-04T16:24:00Z" w16du:dateUtc="2025-09-04T23:24:00Z">
              <w:rPr>
                <w:rFonts w:ascii="Times New Roman" w:hAnsi="Times New Roman" w:cs="Times New Roman"/>
                <w:sz w:val="24"/>
                <w:szCs w:val="24"/>
              </w:rPr>
            </w:rPrChange>
          </w:rPr>
          <w:delText xml:space="preserve"> necessary for </w:delText>
        </w:r>
        <w:r w:rsidR="00A96795" w:rsidRPr="003E1637" w:rsidDel="00AF098E">
          <w:rPr>
            <w:rFonts w:ascii="Times New Roman" w:hAnsi="Times New Roman" w:cs="Times New Roman"/>
            <w:sz w:val="24"/>
            <w:szCs w:val="24"/>
            <w:highlight w:val="yellow"/>
            <w:rPrChange w:id="755" w:author="Trevor Drees" w:date="2025-09-04T16:24:00Z" w16du:dateUtc="2025-09-04T23:24:00Z">
              <w:rPr>
                <w:rFonts w:ascii="Times New Roman" w:hAnsi="Times New Roman" w:cs="Times New Roman"/>
                <w:sz w:val="24"/>
                <w:szCs w:val="24"/>
              </w:rPr>
            </w:rPrChange>
          </w:rPr>
          <w:delText>obtaining</w:delText>
        </w:r>
        <w:r w:rsidR="00CE505F" w:rsidRPr="003E1637" w:rsidDel="00AF098E">
          <w:rPr>
            <w:rFonts w:ascii="Times New Roman" w:hAnsi="Times New Roman" w:cs="Times New Roman"/>
            <w:sz w:val="24"/>
            <w:szCs w:val="24"/>
            <w:highlight w:val="yellow"/>
            <w:rPrChange w:id="756" w:author="Trevor Drees" w:date="2025-09-04T16:24:00Z" w16du:dateUtc="2025-09-04T23:24:00Z">
              <w:rPr>
                <w:rFonts w:ascii="Times New Roman" w:hAnsi="Times New Roman" w:cs="Times New Roman"/>
                <w:sz w:val="24"/>
                <w:szCs w:val="24"/>
              </w:rPr>
            </w:rPrChange>
          </w:rPr>
          <w:delText xml:space="preserve"> </w:delText>
        </w:r>
        <w:r w:rsidRPr="003E1637" w:rsidDel="00AF098E">
          <w:rPr>
            <w:rFonts w:ascii="Times New Roman" w:hAnsi="Times New Roman" w:cs="Times New Roman"/>
            <w:sz w:val="24"/>
            <w:szCs w:val="24"/>
            <w:highlight w:val="yellow"/>
            <w:rPrChange w:id="757" w:author="Trevor Drees" w:date="2025-09-04T16:24:00Z" w16du:dateUtc="2025-09-04T23:24:00Z">
              <w:rPr>
                <w:rFonts w:ascii="Times New Roman" w:hAnsi="Times New Roman" w:cs="Times New Roman"/>
                <w:sz w:val="24"/>
                <w:szCs w:val="24"/>
              </w:rPr>
            </w:rPrChange>
          </w:rPr>
          <w:delText>reliable estimates of</w:delText>
        </w:r>
        <w:r w:rsidR="00CE505F" w:rsidRPr="003E1637" w:rsidDel="00AF098E">
          <w:rPr>
            <w:rFonts w:ascii="Times New Roman" w:hAnsi="Times New Roman" w:cs="Times New Roman"/>
            <w:sz w:val="24"/>
            <w:szCs w:val="24"/>
            <w:highlight w:val="yellow"/>
            <w:rPrChange w:id="758" w:author="Trevor Drees" w:date="2025-09-04T16:24:00Z" w16du:dateUtc="2025-09-04T23:24:00Z">
              <w:rPr>
                <w:rFonts w:ascii="Times New Roman" w:hAnsi="Times New Roman" w:cs="Times New Roman"/>
                <w:sz w:val="24"/>
                <w:szCs w:val="24"/>
              </w:rPr>
            </w:rPrChange>
          </w:rPr>
          <w:delText xml:space="preserve"> dispersal </w:delText>
        </w:r>
        <w:r w:rsidRPr="003E1637" w:rsidDel="00AF098E">
          <w:rPr>
            <w:rFonts w:ascii="Times New Roman" w:hAnsi="Times New Roman" w:cs="Times New Roman"/>
            <w:sz w:val="24"/>
            <w:szCs w:val="24"/>
            <w:highlight w:val="yellow"/>
            <w:rPrChange w:id="759" w:author="Trevor Drees" w:date="2025-09-04T16:24:00Z" w16du:dateUtc="2025-09-04T23:24:00Z">
              <w:rPr>
                <w:rFonts w:ascii="Times New Roman" w:hAnsi="Times New Roman" w:cs="Times New Roman"/>
                <w:sz w:val="24"/>
                <w:szCs w:val="24"/>
              </w:rPr>
            </w:rPrChange>
          </w:rPr>
          <w:delText>population spread rates</w:delText>
        </w:r>
        <w:r w:rsidR="00CE505F" w:rsidRPr="003E1637" w:rsidDel="00AF098E">
          <w:rPr>
            <w:rFonts w:ascii="Times New Roman" w:hAnsi="Times New Roman" w:cs="Times New Roman"/>
            <w:sz w:val="24"/>
            <w:szCs w:val="24"/>
            <w:highlight w:val="yellow"/>
            <w:rPrChange w:id="760"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761" w:author="Trevor Drees" w:date="2025-09-04T16:24:00Z" w16du:dateUtc="2025-09-04T23:24:00Z">
              <w:rPr>
                <w:rFonts w:ascii="Times New Roman" w:hAnsi="Times New Roman" w:cs="Times New Roman"/>
                <w:sz w:val="24"/>
                <w:szCs w:val="24"/>
              </w:rPr>
            </w:rPrChange>
          </w:rPr>
          <w:delText xml:space="preserve">For </w:delText>
        </w:r>
        <w:r w:rsidR="00790DF0" w:rsidRPr="003E1637" w:rsidDel="00AF098E">
          <w:rPr>
            <w:rFonts w:ascii="Times New Roman" w:hAnsi="Times New Roman" w:cs="Times New Roman"/>
            <w:i/>
            <w:iCs/>
            <w:sz w:val="24"/>
            <w:szCs w:val="24"/>
            <w:highlight w:val="yellow"/>
            <w:rPrChange w:id="762" w:author="Trevor Drees" w:date="2025-09-04T16:24:00Z" w16du:dateUtc="2025-09-04T23:24:00Z">
              <w:rPr>
                <w:rFonts w:ascii="Times New Roman" w:hAnsi="Times New Roman" w:cs="Times New Roman"/>
                <w:i/>
                <w:iCs/>
                <w:sz w:val="24"/>
                <w:szCs w:val="24"/>
              </w:rPr>
            </w:rPrChange>
          </w:rPr>
          <w:delText>C. nutans</w:delText>
        </w:r>
        <w:r w:rsidR="00790DF0" w:rsidRPr="003E1637" w:rsidDel="00AF098E">
          <w:rPr>
            <w:rFonts w:ascii="Times New Roman" w:hAnsi="Times New Roman" w:cs="Times New Roman"/>
            <w:sz w:val="24"/>
            <w:szCs w:val="24"/>
            <w:highlight w:val="yellow"/>
            <w:rPrChange w:id="763" w:author="Trevor Drees" w:date="2025-09-04T16:24:00Z" w16du:dateUtc="2025-09-04T23:24:00Z">
              <w:rPr>
                <w:rFonts w:ascii="Times New Roman" w:hAnsi="Times New Roman" w:cs="Times New Roman"/>
                <w:sz w:val="24"/>
                <w:szCs w:val="24"/>
              </w:rPr>
            </w:rPrChange>
          </w:rPr>
          <w:delText>, as well as</w:delText>
        </w:r>
        <w:r w:rsidR="0063415A" w:rsidRPr="003E1637" w:rsidDel="00AF098E">
          <w:rPr>
            <w:rFonts w:ascii="Times New Roman" w:hAnsi="Times New Roman" w:cs="Times New Roman"/>
            <w:sz w:val="24"/>
            <w:szCs w:val="24"/>
            <w:highlight w:val="yellow"/>
            <w:rPrChange w:id="764" w:author="Trevor Drees" w:date="2025-09-04T16:24:00Z" w16du:dateUtc="2025-09-04T23:24:00Z">
              <w:rPr>
                <w:rFonts w:ascii="Times New Roman" w:hAnsi="Times New Roman" w:cs="Times New Roman"/>
                <w:sz w:val="24"/>
                <w:szCs w:val="24"/>
              </w:rPr>
            </w:rPrChange>
          </w:rPr>
          <w:delText xml:space="preserve"> any</w:delText>
        </w:r>
        <w:r w:rsidR="00790DF0" w:rsidRPr="003E1637" w:rsidDel="00AF098E">
          <w:rPr>
            <w:rFonts w:ascii="Times New Roman" w:hAnsi="Times New Roman" w:cs="Times New Roman"/>
            <w:sz w:val="24"/>
            <w:szCs w:val="24"/>
            <w:highlight w:val="yellow"/>
            <w:rPrChange w:id="765" w:author="Trevor Drees" w:date="2025-09-04T16:24:00Z" w16du:dateUtc="2025-09-04T23:24:00Z">
              <w:rPr>
                <w:rFonts w:ascii="Times New Roman" w:hAnsi="Times New Roman" w:cs="Times New Roman"/>
                <w:sz w:val="24"/>
                <w:szCs w:val="24"/>
              </w:rPr>
            </w:rPrChange>
          </w:rPr>
          <w:delText xml:space="preserve"> other species where this may be </w:delText>
        </w:r>
        <w:r w:rsidR="0063415A" w:rsidRPr="003E1637" w:rsidDel="00AF098E">
          <w:rPr>
            <w:rFonts w:ascii="Times New Roman" w:hAnsi="Times New Roman" w:cs="Times New Roman"/>
            <w:sz w:val="24"/>
            <w:szCs w:val="24"/>
            <w:highlight w:val="yellow"/>
            <w:rPrChange w:id="766" w:author="Trevor Drees" w:date="2025-09-04T16:24:00Z" w16du:dateUtc="2025-09-04T23:24:00Z">
              <w:rPr>
                <w:rFonts w:ascii="Times New Roman" w:hAnsi="Times New Roman" w:cs="Times New Roman"/>
                <w:sz w:val="24"/>
                <w:szCs w:val="24"/>
              </w:rPr>
            </w:rPrChange>
          </w:rPr>
          <w:delText>the case</w:delText>
        </w:r>
        <w:r w:rsidR="00790DF0" w:rsidRPr="003E1637" w:rsidDel="00AF098E">
          <w:rPr>
            <w:rFonts w:ascii="Times New Roman" w:hAnsi="Times New Roman" w:cs="Times New Roman"/>
            <w:sz w:val="24"/>
            <w:szCs w:val="24"/>
            <w:highlight w:val="yellow"/>
            <w:rPrChange w:id="767" w:author="Trevor Drees" w:date="2025-09-04T16:24:00Z" w16du:dateUtc="2025-09-04T23:24:00Z">
              <w:rPr>
                <w:rFonts w:ascii="Times New Roman" w:hAnsi="Times New Roman" w:cs="Times New Roman"/>
                <w:sz w:val="24"/>
                <w:szCs w:val="24"/>
              </w:rPr>
            </w:rPrChange>
          </w:rPr>
          <w:delText xml:space="preserve">, </w:delText>
        </w:r>
        <w:r w:rsidR="001D0565" w:rsidRPr="003E1637" w:rsidDel="00AF098E">
          <w:rPr>
            <w:rFonts w:ascii="Times New Roman" w:hAnsi="Times New Roman" w:cs="Times New Roman"/>
            <w:sz w:val="24"/>
            <w:szCs w:val="24"/>
            <w:highlight w:val="yellow"/>
            <w:rPrChange w:id="768" w:author="Trevor Drees" w:date="2025-09-04T16:24:00Z" w16du:dateUtc="2025-09-04T23:24:00Z">
              <w:rPr>
                <w:rFonts w:ascii="Times New Roman" w:hAnsi="Times New Roman" w:cs="Times New Roman"/>
                <w:sz w:val="24"/>
                <w:szCs w:val="24"/>
              </w:rPr>
            </w:rPrChange>
          </w:rPr>
          <w:delText xml:space="preserve">the </w:delText>
        </w:r>
        <w:r w:rsidR="00A96795" w:rsidRPr="003E1637" w:rsidDel="00AF098E">
          <w:rPr>
            <w:rFonts w:ascii="Times New Roman" w:hAnsi="Times New Roman" w:cs="Times New Roman"/>
            <w:sz w:val="24"/>
            <w:szCs w:val="24"/>
            <w:highlight w:val="yellow"/>
            <w:rPrChange w:id="769" w:author="Trevor Drees" w:date="2025-09-04T16:24:00Z" w16du:dateUtc="2025-09-04T23:24:00Z">
              <w:rPr>
                <w:rFonts w:ascii="Times New Roman" w:hAnsi="Times New Roman" w:cs="Times New Roman"/>
                <w:sz w:val="24"/>
                <w:szCs w:val="24"/>
              </w:rPr>
            </w:rPrChange>
          </w:rPr>
          <w:delText>i</w:delText>
        </w:r>
        <w:r w:rsidRPr="003E1637" w:rsidDel="00AF098E">
          <w:rPr>
            <w:rFonts w:ascii="Times New Roman" w:hAnsi="Times New Roman" w:cs="Times New Roman"/>
            <w:sz w:val="24"/>
            <w:szCs w:val="24"/>
            <w:highlight w:val="yellow"/>
            <w:rPrChange w:id="770" w:author="Trevor Drees" w:date="2025-09-04T16:24:00Z" w16du:dateUtc="2025-09-04T23:24:00Z">
              <w:rPr>
                <w:rFonts w:ascii="Times New Roman" w:hAnsi="Times New Roman" w:cs="Times New Roman"/>
                <w:sz w:val="24"/>
                <w:szCs w:val="24"/>
              </w:rPr>
            </w:rPrChange>
          </w:rPr>
          <w:delText>mplications are clear for both models and management</w:delText>
        </w:r>
        <w:r w:rsidR="0063415A" w:rsidRPr="003E1637" w:rsidDel="00AF098E">
          <w:rPr>
            <w:rFonts w:ascii="Times New Roman" w:hAnsi="Times New Roman" w:cs="Times New Roman"/>
            <w:sz w:val="24"/>
            <w:szCs w:val="24"/>
            <w:highlight w:val="yellow"/>
            <w:rPrChange w:id="771" w:author="Trevor Drees" w:date="2025-09-04T16:24:00Z" w16du:dateUtc="2025-09-04T23:24:00Z">
              <w:rPr>
                <w:rFonts w:ascii="Times New Roman" w:hAnsi="Times New Roman" w:cs="Times New Roman"/>
                <w:sz w:val="24"/>
                <w:szCs w:val="24"/>
              </w:rPr>
            </w:rPrChange>
          </w:rPr>
          <w:delText>:</w:delText>
        </w:r>
        <w:r w:rsidR="00A96795" w:rsidRPr="003E1637" w:rsidDel="00AF098E">
          <w:rPr>
            <w:rFonts w:ascii="Times New Roman" w:hAnsi="Times New Roman" w:cs="Times New Roman"/>
            <w:sz w:val="24"/>
            <w:szCs w:val="24"/>
            <w:highlight w:val="yellow"/>
            <w:rPrChange w:id="772" w:author="Trevor Drees" w:date="2025-09-04T16:24:00Z" w16du:dateUtc="2025-09-04T23:24:00Z">
              <w:rPr>
                <w:rFonts w:ascii="Times New Roman" w:hAnsi="Times New Roman" w:cs="Times New Roman"/>
                <w:sz w:val="24"/>
                <w:szCs w:val="24"/>
              </w:rPr>
            </w:rPrChange>
          </w:rPr>
          <w:delText xml:space="preserve"> </w:delText>
        </w:r>
        <w:r w:rsidRPr="003E1637" w:rsidDel="00AF098E">
          <w:rPr>
            <w:rFonts w:ascii="Times New Roman" w:hAnsi="Times New Roman" w:cs="Times New Roman"/>
            <w:sz w:val="24"/>
            <w:szCs w:val="24"/>
            <w:highlight w:val="yellow"/>
            <w:rPrChange w:id="773" w:author="Trevor Drees" w:date="2025-09-04T16:24:00Z" w16du:dateUtc="2025-09-04T23:24:00Z">
              <w:rPr>
                <w:rFonts w:ascii="Times New Roman" w:hAnsi="Times New Roman" w:cs="Times New Roman"/>
                <w:sz w:val="24"/>
                <w:szCs w:val="24"/>
              </w:rPr>
            </w:rPrChange>
          </w:rPr>
          <w:delText xml:space="preserve">excluding </w:delText>
        </w:r>
        <w:r w:rsidR="00790DF0" w:rsidRPr="003E1637" w:rsidDel="00AF098E">
          <w:rPr>
            <w:rFonts w:ascii="Times New Roman" w:hAnsi="Times New Roman" w:cs="Times New Roman"/>
            <w:sz w:val="24"/>
            <w:szCs w:val="24"/>
            <w:highlight w:val="yellow"/>
            <w:rPrChange w:id="774" w:author="Trevor Drees" w:date="2025-09-04T16:24:00Z" w16du:dateUtc="2025-09-04T23:24:00Z">
              <w:rPr>
                <w:rFonts w:ascii="Times New Roman" w:hAnsi="Times New Roman" w:cs="Times New Roman"/>
                <w:sz w:val="24"/>
                <w:szCs w:val="24"/>
              </w:rPr>
            </w:rPrChange>
          </w:rPr>
          <w:delText xml:space="preserve">ant-driven seed </w:delText>
        </w:r>
        <w:r w:rsidRPr="003E1637" w:rsidDel="00AF098E">
          <w:rPr>
            <w:rFonts w:ascii="Times New Roman" w:hAnsi="Times New Roman" w:cs="Times New Roman"/>
            <w:sz w:val="24"/>
            <w:szCs w:val="24"/>
            <w:highlight w:val="yellow"/>
            <w:rPrChange w:id="775" w:author="Trevor Drees" w:date="2025-09-04T16:24:00Z" w16du:dateUtc="2025-09-04T23:24:00Z">
              <w:rPr>
                <w:rFonts w:ascii="Times New Roman" w:hAnsi="Times New Roman" w:cs="Times New Roman"/>
                <w:sz w:val="24"/>
                <w:szCs w:val="24"/>
              </w:rPr>
            </w:rPrChange>
          </w:rPr>
          <w:delText>predation</w:delText>
        </w:r>
        <w:r w:rsidR="00CE505F" w:rsidRPr="003E1637" w:rsidDel="00AF098E">
          <w:rPr>
            <w:rFonts w:ascii="Times New Roman" w:hAnsi="Times New Roman" w:cs="Times New Roman"/>
            <w:sz w:val="24"/>
            <w:szCs w:val="24"/>
            <w:highlight w:val="yellow"/>
            <w:rPrChange w:id="776" w:author="Trevor Drees" w:date="2025-09-04T16:24:00Z" w16du:dateUtc="2025-09-04T23:24:00Z">
              <w:rPr>
                <w:rFonts w:ascii="Times New Roman" w:hAnsi="Times New Roman" w:cs="Times New Roman"/>
                <w:sz w:val="24"/>
                <w:szCs w:val="24"/>
              </w:rPr>
            </w:rPrChange>
          </w:rPr>
          <w:delText xml:space="preserve"> entirely (as previous studies have done)</w:delText>
        </w:r>
        <w:r w:rsidR="00852643" w:rsidRPr="003E1637" w:rsidDel="00AF098E">
          <w:rPr>
            <w:rFonts w:ascii="Times New Roman" w:hAnsi="Times New Roman" w:cs="Times New Roman"/>
            <w:sz w:val="24"/>
            <w:szCs w:val="24"/>
            <w:highlight w:val="yellow"/>
            <w:rPrChange w:id="777" w:author="Trevor Drees" w:date="2025-09-04T16:24:00Z" w16du:dateUtc="2025-09-04T23:24:00Z">
              <w:rPr>
                <w:rFonts w:ascii="Times New Roman" w:hAnsi="Times New Roman" w:cs="Times New Roman"/>
                <w:sz w:val="24"/>
                <w:szCs w:val="24"/>
              </w:rPr>
            </w:rPrChange>
          </w:rPr>
          <w:delText>,</w:delText>
        </w:r>
        <w:r w:rsidR="00CE505F" w:rsidRPr="003E1637" w:rsidDel="00AF098E">
          <w:rPr>
            <w:rFonts w:ascii="Times New Roman" w:hAnsi="Times New Roman" w:cs="Times New Roman"/>
            <w:sz w:val="24"/>
            <w:szCs w:val="24"/>
            <w:highlight w:val="yellow"/>
            <w:rPrChange w:id="778" w:author="Trevor Drees" w:date="2025-09-04T16:24:00Z" w16du:dateUtc="2025-09-04T23:24:00Z">
              <w:rPr>
                <w:rFonts w:ascii="Times New Roman" w:hAnsi="Times New Roman" w:cs="Times New Roman"/>
                <w:sz w:val="24"/>
                <w:szCs w:val="24"/>
              </w:rPr>
            </w:rPrChange>
          </w:rPr>
          <w:delText xml:space="preserve"> or underestimat</w:delText>
        </w:r>
        <w:r w:rsidRPr="003E1637" w:rsidDel="00AF098E">
          <w:rPr>
            <w:rFonts w:ascii="Times New Roman" w:hAnsi="Times New Roman" w:cs="Times New Roman"/>
            <w:sz w:val="24"/>
            <w:szCs w:val="24"/>
            <w:highlight w:val="yellow"/>
            <w:rPrChange w:id="779" w:author="Trevor Drees" w:date="2025-09-04T16:24:00Z" w16du:dateUtc="2025-09-04T23:24:00Z">
              <w:rPr>
                <w:rFonts w:ascii="Times New Roman" w:hAnsi="Times New Roman" w:cs="Times New Roman"/>
                <w:sz w:val="24"/>
                <w:szCs w:val="24"/>
              </w:rPr>
            </w:rPrChange>
          </w:rPr>
          <w:delText>ing</w:delText>
        </w:r>
        <w:r w:rsidR="00CE505F" w:rsidRPr="003E1637" w:rsidDel="00AF098E">
          <w:rPr>
            <w:rFonts w:ascii="Times New Roman" w:hAnsi="Times New Roman" w:cs="Times New Roman"/>
            <w:sz w:val="24"/>
            <w:szCs w:val="24"/>
            <w:highlight w:val="yellow"/>
            <w:rPrChange w:id="780" w:author="Trevor Drees" w:date="2025-09-04T16:24:00Z" w16du:dateUtc="2025-09-04T23:24:00Z">
              <w:rPr>
                <w:rFonts w:ascii="Times New Roman" w:hAnsi="Times New Roman" w:cs="Times New Roman"/>
                <w:sz w:val="24"/>
                <w:szCs w:val="24"/>
              </w:rPr>
            </w:rPrChange>
          </w:rPr>
          <w:delText xml:space="preserve"> it</w:delText>
        </w:r>
        <w:r w:rsidR="00852643" w:rsidRPr="003E1637" w:rsidDel="00AF098E">
          <w:rPr>
            <w:rFonts w:ascii="Times New Roman" w:hAnsi="Times New Roman" w:cs="Times New Roman"/>
            <w:sz w:val="24"/>
            <w:szCs w:val="24"/>
            <w:highlight w:val="yellow"/>
            <w:rPrChange w:id="781" w:author="Trevor Drees" w:date="2025-09-04T16:24:00Z" w16du:dateUtc="2025-09-04T23:24:00Z">
              <w:rPr>
                <w:rFonts w:ascii="Times New Roman" w:hAnsi="Times New Roman" w:cs="Times New Roman"/>
                <w:sz w:val="24"/>
                <w:szCs w:val="24"/>
              </w:rPr>
            </w:rPrChange>
          </w:rPr>
          <w:delText>,</w:delText>
        </w:r>
        <w:r w:rsidRPr="003E1637" w:rsidDel="00AF098E">
          <w:rPr>
            <w:rFonts w:ascii="Times New Roman" w:hAnsi="Times New Roman" w:cs="Times New Roman"/>
            <w:sz w:val="24"/>
            <w:szCs w:val="24"/>
            <w:highlight w:val="yellow"/>
            <w:rPrChange w:id="782"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783" w:author="Trevor Drees" w:date="2025-09-04T16:24:00Z" w16du:dateUtc="2025-09-04T23:24:00Z">
              <w:rPr>
                <w:rFonts w:ascii="Times New Roman" w:hAnsi="Times New Roman" w:cs="Times New Roman"/>
                <w:sz w:val="24"/>
                <w:szCs w:val="24"/>
              </w:rPr>
            </w:rPrChange>
          </w:rPr>
          <w:delText>can potentially</w:delText>
        </w:r>
        <w:r w:rsidR="00CE505F" w:rsidRPr="003E1637" w:rsidDel="00AF098E">
          <w:rPr>
            <w:rFonts w:ascii="Times New Roman" w:hAnsi="Times New Roman" w:cs="Times New Roman"/>
            <w:sz w:val="24"/>
            <w:szCs w:val="24"/>
            <w:highlight w:val="yellow"/>
            <w:rPrChange w:id="784" w:author="Trevor Drees" w:date="2025-09-04T16:24:00Z" w16du:dateUtc="2025-09-04T23:24:00Z">
              <w:rPr>
                <w:rFonts w:ascii="Times New Roman" w:hAnsi="Times New Roman" w:cs="Times New Roman"/>
                <w:sz w:val="24"/>
                <w:szCs w:val="24"/>
              </w:rPr>
            </w:rPrChange>
          </w:rPr>
          <w:delText xml:space="preserve"> overestimate spread rates</w:delText>
        </w:r>
        <w:r w:rsidRPr="003E1637" w:rsidDel="00AF098E">
          <w:rPr>
            <w:rFonts w:ascii="Times New Roman" w:hAnsi="Times New Roman" w:cs="Times New Roman"/>
            <w:sz w:val="24"/>
            <w:szCs w:val="24"/>
            <w:highlight w:val="yellow"/>
            <w:rPrChange w:id="785" w:author="Trevor Drees" w:date="2025-09-04T16:24:00Z" w16du:dateUtc="2025-09-04T23:24:00Z">
              <w:rPr>
                <w:rFonts w:ascii="Times New Roman" w:hAnsi="Times New Roman" w:cs="Times New Roman"/>
                <w:sz w:val="24"/>
                <w:szCs w:val="24"/>
              </w:rPr>
            </w:rPrChange>
          </w:rPr>
          <w:delText>;</w:delText>
        </w:r>
      </w:del>
      <w:del w:id="786" w:author="Trevor Drees" w:date="2025-09-04T16:11:00Z" w16du:dateUtc="2025-09-04T23:11:00Z">
        <w:r w:rsidRPr="003E1637" w:rsidDel="00714505">
          <w:rPr>
            <w:rFonts w:ascii="Times New Roman" w:hAnsi="Times New Roman" w:cs="Times New Roman"/>
            <w:sz w:val="24"/>
            <w:szCs w:val="24"/>
            <w:highlight w:val="yellow"/>
            <w:rPrChange w:id="787" w:author="Trevor Drees" w:date="2025-09-04T16:24:00Z" w16du:dateUtc="2025-09-04T23:24:00Z">
              <w:rPr>
                <w:rFonts w:ascii="Times New Roman" w:hAnsi="Times New Roman" w:cs="Times New Roman"/>
                <w:sz w:val="24"/>
                <w:szCs w:val="24"/>
              </w:rPr>
            </w:rPrChange>
          </w:rPr>
          <w:delText xml:space="preserve"> </w:delText>
        </w:r>
        <w:r w:rsidR="0063415A" w:rsidRPr="003E1637" w:rsidDel="00714505">
          <w:rPr>
            <w:rFonts w:ascii="Times New Roman" w:hAnsi="Times New Roman" w:cs="Times New Roman"/>
            <w:sz w:val="24"/>
            <w:szCs w:val="24"/>
            <w:highlight w:val="yellow"/>
            <w:rPrChange w:id="788" w:author="Trevor Drees" w:date="2025-09-04T16:24:00Z" w16du:dateUtc="2025-09-04T23:24:00Z">
              <w:rPr>
                <w:rFonts w:ascii="Times New Roman" w:hAnsi="Times New Roman" w:cs="Times New Roman"/>
                <w:sz w:val="24"/>
                <w:szCs w:val="24"/>
              </w:rPr>
            </w:rPrChange>
          </w:rPr>
          <w:delText xml:space="preserve">when </w:delText>
        </w:r>
        <w:r w:rsidR="00AB04F0" w:rsidRPr="003E1637" w:rsidDel="00714505">
          <w:rPr>
            <w:rFonts w:ascii="Times New Roman" w:hAnsi="Times New Roman" w:cs="Times New Roman"/>
            <w:sz w:val="24"/>
            <w:szCs w:val="24"/>
            <w:highlight w:val="yellow"/>
            <w:rPrChange w:id="789" w:author="Trevor Drees" w:date="2025-09-04T16:24:00Z" w16du:dateUtc="2025-09-04T23:24:00Z">
              <w:rPr>
                <w:rFonts w:ascii="Times New Roman" w:hAnsi="Times New Roman" w:cs="Times New Roman"/>
                <w:sz w:val="24"/>
                <w:szCs w:val="24"/>
              </w:rPr>
            </w:rPrChange>
          </w:rPr>
          <w:delText xml:space="preserve">such </w:delText>
        </w:r>
        <w:r w:rsidR="00177840" w:rsidRPr="003E1637" w:rsidDel="00714505">
          <w:rPr>
            <w:rFonts w:ascii="Times New Roman" w:hAnsi="Times New Roman" w:cs="Times New Roman"/>
            <w:sz w:val="24"/>
            <w:szCs w:val="24"/>
            <w:highlight w:val="yellow"/>
            <w:rPrChange w:id="790" w:author="Trevor Drees" w:date="2025-09-04T16:24:00Z" w16du:dateUtc="2025-09-04T23:24:00Z">
              <w:rPr>
                <w:rFonts w:ascii="Times New Roman" w:hAnsi="Times New Roman" w:cs="Times New Roman"/>
                <w:sz w:val="24"/>
                <w:szCs w:val="24"/>
              </w:rPr>
            </w:rPrChange>
          </w:rPr>
          <w:delText xml:space="preserve">incomplete </w:delText>
        </w:r>
        <w:r w:rsidR="0063415A" w:rsidRPr="003E1637" w:rsidDel="00714505">
          <w:rPr>
            <w:rFonts w:ascii="Times New Roman" w:hAnsi="Times New Roman" w:cs="Times New Roman"/>
            <w:sz w:val="24"/>
            <w:szCs w:val="24"/>
            <w:highlight w:val="yellow"/>
            <w:rPrChange w:id="791" w:author="Trevor Drees" w:date="2025-09-04T16:24:00Z" w16du:dateUtc="2025-09-04T23:24:00Z">
              <w:rPr>
                <w:rFonts w:ascii="Times New Roman" w:hAnsi="Times New Roman" w:cs="Times New Roman"/>
                <w:sz w:val="24"/>
                <w:szCs w:val="24"/>
              </w:rPr>
            </w:rPrChange>
          </w:rPr>
          <w:delText>models are used</w:delText>
        </w:r>
        <w:r w:rsidR="00790DF0" w:rsidRPr="003E1637" w:rsidDel="00714505">
          <w:rPr>
            <w:rFonts w:ascii="Times New Roman" w:hAnsi="Times New Roman" w:cs="Times New Roman"/>
            <w:sz w:val="24"/>
            <w:szCs w:val="24"/>
            <w:highlight w:val="yellow"/>
            <w:rPrChange w:id="792" w:author="Trevor Drees" w:date="2025-09-04T16:24:00Z" w16du:dateUtc="2025-09-04T23:24:00Z">
              <w:rPr>
                <w:rFonts w:ascii="Times New Roman" w:hAnsi="Times New Roman" w:cs="Times New Roman"/>
                <w:sz w:val="24"/>
                <w:szCs w:val="24"/>
              </w:rPr>
            </w:rPrChange>
          </w:rPr>
          <w:delText xml:space="preserve"> in management</w:delText>
        </w:r>
        <w:r w:rsidRPr="003E1637" w:rsidDel="00714505">
          <w:rPr>
            <w:rFonts w:ascii="Times New Roman" w:hAnsi="Times New Roman" w:cs="Times New Roman"/>
            <w:sz w:val="24"/>
            <w:szCs w:val="24"/>
            <w:highlight w:val="yellow"/>
            <w:rPrChange w:id="793" w:author="Trevor Drees" w:date="2025-09-04T16:24:00Z" w16du:dateUtc="2025-09-04T23:24:00Z">
              <w:rPr>
                <w:rFonts w:ascii="Times New Roman" w:hAnsi="Times New Roman" w:cs="Times New Roman"/>
                <w:sz w:val="24"/>
                <w:szCs w:val="24"/>
              </w:rPr>
            </w:rPrChange>
          </w:rPr>
          <w:delText>,</w:delText>
        </w:r>
        <w:r w:rsidR="00790DF0" w:rsidRPr="003E1637" w:rsidDel="00714505">
          <w:rPr>
            <w:rFonts w:ascii="Times New Roman" w:hAnsi="Times New Roman" w:cs="Times New Roman"/>
            <w:sz w:val="24"/>
            <w:szCs w:val="24"/>
            <w:highlight w:val="yellow"/>
            <w:rPrChange w:id="794" w:author="Trevor Drees" w:date="2025-09-04T16:24:00Z" w16du:dateUtc="2025-09-04T23:24:00Z">
              <w:rPr>
                <w:rFonts w:ascii="Times New Roman" w:hAnsi="Times New Roman" w:cs="Times New Roman"/>
                <w:sz w:val="24"/>
                <w:szCs w:val="24"/>
              </w:rPr>
            </w:rPrChange>
          </w:rPr>
          <w:delText xml:space="preserve"> </w:delText>
        </w:r>
        <w:r w:rsidR="00177840" w:rsidRPr="003E1637" w:rsidDel="00714505">
          <w:rPr>
            <w:rFonts w:ascii="Times New Roman" w:hAnsi="Times New Roman" w:cs="Times New Roman"/>
            <w:sz w:val="24"/>
            <w:szCs w:val="24"/>
            <w:highlight w:val="yellow"/>
            <w:rPrChange w:id="795" w:author="Trevor Drees" w:date="2025-09-04T16:24:00Z" w16du:dateUtc="2025-09-04T23:24:00Z">
              <w:rPr>
                <w:rFonts w:ascii="Times New Roman" w:hAnsi="Times New Roman" w:cs="Times New Roman"/>
                <w:sz w:val="24"/>
                <w:szCs w:val="24"/>
              </w:rPr>
            </w:rPrChange>
          </w:rPr>
          <w:delText xml:space="preserve">this </w:delText>
        </w:r>
        <w:r w:rsidR="00790DF0" w:rsidRPr="003E1637" w:rsidDel="00714505">
          <w:rPr>
            <w:rFonts w:ascii="Times New Roman" w:hAnsi="Times New Roman" w:cs="Times New Roman"/>
            <w:sz w:val="24"/>
            <w:szCs w:val="24"/>
            <w:highlight w:val="yellow"/>
            <w:rPrChange w:id="796" w:author="Trevor Drees" w:date="2025-09-04T16:24:00Z" w16du:dateUtc="2025-09-04T23:24:00Z">
              <w:rPr>
                <w:rFonts w:ascii="Times New Roman" w:hAnsi="Times New Roman" w:cs="Times New Roman"/>
                <w:sz w:val="24"/>
                <w:szCs w:val="24"/>
              </w:rPr>
            </w:rPrChange>
          </w:rPr>
          <w:delText xml:space="preserve">could </w:delText>
        </w:r>
        <w:r w:rsidRPr="003E1637" w:rsidDel="00714505">
          <w:rPr>
            <w:rFonts w:ascii="Times New Roman" w:hAnsi="Times New Roman" w:cs="Times New Roman"/>
            <w:sz w:val="24"/>
            <w:szCs w:val="24"/>
            <w:highlight w:val="yellow"/>
            <w:rPrChange w:id="797" w:author="Trevor Drees" w:date="2025-09-04T16:24:00Z" w16du:dateUtc="2025-09-04T23:24:00Z">
              <w:rPr>
                <w:rFonts w:ascii="Times New Roman" w:hAnsi="Times New Roman" w:cs="Times New Roman"/>
                <w:sz w:val="24"/>
                <w:szCs w:val="24"/>
              </w:rPr>
            </w:rPrChange>
          </w:rPr>
          <w:delText>result in wasted resources</w:delText>
        </w:r>
      </w:del>
      <w:del w:id="798" w:author="Trevor Drees" w:date="2025-09-04T18:47:00Z" w16du:dateUtc="2025-09-05T01:47:00Z">
        <w:r w:rsidR="00CE505F" w:rsidRPr="003E1637" w:rsidDel="00AF098E">
          <w:rPr>
            <w:rFonts w:ascii="Times New Roman" w:hAnsi="Times New Roman" w:cs="Times New Roman"/>
            <w:sz w:val="24"/>
            <w:szCs w:val="24"/>
            <w:highlight w:val="yellow"/>
            <w:rPrChange w:id="799" w:author="Trevor Drees" w:date="2025-09-04T16:24:00Z" w16du:dateUtc="2025-09-04T23:24:00Z">
              <w:rPr>
                <w:rFonts w:ascii="Times New Roman" w:hAnsi="Times New Roman" w:cs="Times New Roman"/>
                <w:sz w:val="24"/>
                <w:szCs w:val="24"/>
              </w:rPr>
            </w:rPrChange>
          </w:rPr>
          <w:delText xml:space="preserve">. On the other hand, the actual </w:delText>
        </w:r>
        <w:r w:rsidR="00834C6E" w:rsidRPr="003E1637" w:rsidDel="00AF098E">
          <w:rPr>
            <w:rFonts w:ascii="Times New Roman" w:hAnsi="Times New Roman" w:cs="Times New Roman"/>
            <w:sz w:val="24"/>
            <w:szCs w:val="24"/>
            <w:highlight w:val="yellow"/>
            <w:rPrChange w:id="800" w:author="Trevor Drees" w:date="2025-09-04T16:24:00Z" w16du:dateUtc="2025-09-04T23:24:00Z">
              <w:rPr>
                <w:rFonts w:ascii="Times New Roman" w:hAnsi="Times New Roman" w:cs="Times New Roman"/>
                <w:sz w:val="24"/>
                <w:szCs w:val="24"/>
              </w:rPr>
            </w:rPrChange>
          </w:rPr>
          <w:delText xml:space="preserve">ant-driven </w:delText>
        </w:r>
        <w:r w:rsidR="00CE505F" w:rsidRPr="003E1637" w:rsidDel="00AF098E">
          <w:rPr>
            <w:rFonts w:ascii="Times New Roman" w:hAnsi="Times New Roman" w:cs="Times New Roman"/>
            <w:sz w:val="24"/>
            <w:szCs w:val="24"/>
            <w:highlight w:val="yellow"/>
            <w:rPrChange w:id="801" w:author="Trevor Drees" w:date="2025-09-04T16:24:00Z" w16du:dateUtc="2025-09-04T23:24:00Z">
              <w:rPr>
                <w:rFonts w:ascii="Times New Roman" w:hAnsi="Times New Roman" w:cs="Times New Roman"/>
                <w:sz w:val="24"/>
                <w:szCs w:val="24"/>
              </w:rPr>
            </w:rPrChange>
          </w:rPr>
          <w:delText>movement of seeds</w:delText>
        </w:r>
        <w:r w:rsidRPr="003E1637" w:rsidDel="00AF098E">
          <w:rPr>
            <w:rFonts w:ascii="Times New Roman" w:hAnsi="Times New Roman" w:cs="Times New Roman"/>
            <w:sz w:val="24"/>
            <w:szCs w:val="24"/>
            <w:highlight w:val="yellow"/>
            <w:rPrChange w:id="802" w:author="Trevor Drees" w:date="2025-09-04T16:24:00Z" w16du:dateUtc="2025-09-04T23:24:00Z">
              <w:rPr>
                <w:rFonts w:ascii="Times New Roman" w:hAnsi="Times New Roman" w:cs="Times New Roman"/>
                <w:sz w:val="24"/>
                <w:szCs w:val="24"/>
              </w:rPr>
            </w:rPrChange>
          </w:rPr>
          <w:delText xml:space="preserve"> </w:delText>
        </w:r>
        <w:r w:rsidR="00CE505F" w:rsidRPr="003E1637" w:rsidDel="00AF098E">
          <w:rPr>
            <w:rFonts w:ascii="Times New Roman" w:hAnsi="Times New Roman" w:cs="Times New Roman"/>
            <w:sz w:val="24"/>
            <w:szCs w:val="24"/>
            <w:highlight w:val="yellow"/>
            <w:rPrChange w:id="803" w:author="Trevor Drees" w:date="2025-09-04T16:24:00Z" w16du:dateUtc="2025-09-04T23:24:00Z">
              <w:rPr>
                <w:rFonts w:ascii="Times New Roman" w:hAnsi="Times New Roman" w:cs="Times New Roman"/>
                <w:sz w:val="24"/>
                <w:szCs w:val="24"/>
              </w:rPr>
            </w:rPrChange>
          </w:rPr>
          <w:delText xml:space="preserve">seemed </w:delText>
        </w:r>
        <w:r w:rsidRPr="003E1637" w:rsidDel="00AF098E">
          <w:rPr>
            <w:rFonts w:ascii="Times New Roman" w:hAnsi="Times New Roman" w:cs="Times New Roman"/>
            <w:sz w:val="24"/>
            <w:szCs w:val="24"/>
            <w:highlight w:val="yellow"/>
            <w:rPrChange w:id="804" w:author="Trevor Drees" w:date="2025-09-04T16:24:00Z" w16du:dateUtc="2025-09-04T23:24:00Z">
              <w:rPr>
                <w:rFonts w:ascii="Times New Roman" w:hAnsi="Times New Roman" w:cs="Times New Roman"/>
                <w:sz w:val="24"/>
                <w:szCs w:val="24"/>
              </w:rPr>
            </w:rPrChange>
          </w:rPr>
          <w:delText xml:space="preserve">to have </w:delText>
        </w:r>
        <w:r w:rsidR="00C74E53" w:rsidRPr="003E1637" w:rsidDel="00AF098E">
          <w:rPr>
            <w:rFonts w:ascii="Times New Roman" w:hAnsi="Times New Roman" w:cs="Times New Roman"/>
            <w:sz w:val="24"/>
            <w:szCs w:val="24"/>
            <w:highlight w:val="yellow"/>
            <w:rPrChange w:id="805" w:author="Trevor Drees" w:date="2025-09-04T16:24:00Z" w16du:dateUtc="2025-09-04T23:24:00Z">
              <w:rPr>
                <w:rFonts w:ascii="Times New Roman" w:hAnsi="Times New Roman" w:cs="Times New Roman"/>
                <w:sz w:val="24"/>
                <w:szCs w:val="24"/>
              </w:rPr>
            </w:rPrChange>
          </w:rPr>
          <w:delText>less influence</w:delText>
        </w:r>
        <w:r w:rsidRPr="003E1637" w:rsidDel="00AF098E">
          <w:rPr>
            <w:rFonts w:ascii="Times New Roman" w:hAnsi="Times New Roman" w:cs="Times New Roman"/>
            <w:sz w:val="24"/>
            <w:szCs w:val="24"/>
            <w:highlight w:val="yellow"/>
            <w:rPrChange w:id="806" w:author="Trevor Drees" w:date="2025-09-04T16:24:00Z" w16du:dateUtc="2025-09-04T23:24:00Z">
              <w:rPr>
                <w:rFonts w:ascii="Times New Roman" w:hAnsi="Times New Roman" w:cs="Times New Roman"/>
                <w:sz w:val="24"/>
                <w:szCs w:val="24"/>
              </w:rPr>
            </w:rPrChange>
          </w:rPr>
          <w:delText xml:space="preserve"> on spread rates</w:delText>
        </w:r>
        <w:r w:rsidR="00177840" w:rsidRPr="003E1637" w:rsidDel="00AF098E">
          <w:rPr>
            <w:rFonts w:ascii="Times New Roman" w:hAnsi="Times New Roman" w:cs="Times New Roman"/>
            <w:sz w:val="24"/>
            <w:szCs w:val="24"/>
            <w:highlight w:val="yellow"/>
            <w:rPrChange w:id="807" w:author="Trevor Drees" w:date="2025-09-04T16:24:00Z" w16du:dateUtc="2025-09-04T23:24:00Z">
              <w:rPr>
                <w:rFonts w:ascii="Times New Roman" w:hAnsi="Times New Roman" w:cs="Times New Roman"/>
                <w:sz w:val="24"/>
                <w:szCs w:val="24"/>
              </w:rPr>
            </w:rPrChange>
          </w:rPr>
          <w:delText>; movement</w:delText>
        </w:r>
        <w:r w:rsidR="00B124CD" w:rsidRPr="003E1637" w:rsidDel="00AF098E">
          <w:rPr>
            <w:rFonts w:ascii="Times New Roman" w:hAnsi="Times New Roman" w:cs="Times New Roman"/>
            <w:sz w:val="24"/>
            <w:szCs w:val="24"/>
            <w:highlight w:val="yellow"/>
            <w:rPrChange w:id="808" w:author="Trevor Drees" w:date="2025-09-04T16:24:00Z" w16du:dateUtc="2025-09-04T23:24:00Z">
              <w:rPr>
                <w:rFonts w:ascii="Times New Roman" w:hAnsi="Times New Roman" w:cs="Times New Roman"/>
                <w:sz w:val="24"/>
                <w:szCs w:val="24"/>
              </w:rPr>
            </w:rPrChange>
          </w:rPr>
          <w:delText xml:space="preserve"> by ants increas</w:delText>
        </w:r>
        <w:r w:rsidR="00177840" w:rsidRPr="003E1637" w:rsidDel="00AF098E">
          <w:rPr>
            <w:rFonts w:ascii="Times New Roman" w:hAnsi="Times New Roman" w:cs="Times New Roman"/>
            <w:sz w:val="24"/>
            <w:szCs w:val="24"/>
            <w:highlight w:val="yellow"/>
            <w:rPrChange w:id="809" w:author="Trevor Drees" w:date="2025-09-04T16:24:00Z" w16du:dateUtc="2025-09-04T23:24:00Z">
              <w:rPr>
                <w:rFonts w:ascii="Times New Roman" w:hAnsi="Times New Roman" w:cs="Times New Roman"/>
                <w:sz w:val="24"/>
                <w:szCs w:val="24"/>
              </w:rPr>
            </w:rPrChange>
          </w:rPr>
          <w:delText>ed</w:delText>
        </w:r>
        <w:r w:rsidR="00B124CD" w:rsidRPr="003E1637" w:rsidDel="00AF098E">
          <w:rPr>
            <w:rFonts w:ascii="Times New Roman" w:hAnsi="Times New Roman" w:cs="Times New Roman"/>
            <w:sz w:val="24"/>
            <w:szCs w:val="24"/>
            <w:highlight w:val="yellow"/>
            <w:rPrChange w:id="810" w:author="Trevor Drees" w:date="2025-09-04T16:24:00Z" w16du:dateUtc="2025-09-04T23:24:00Z">
              <w:rPr>
                <w:rFonts w:ascii="Times New Roman" w:hAnsi="Times New Roman" w:cs="Times New Roman"/>
                <w:sz w:val="24"/>
                <w:szCs w:val="24"/>
              </w:rPr>
            </w:rPrChange>
          </w:rPr>
          <w:delText xml:space="preserve"> the density of seeds (and thus post-germination competition)</w:delText>
        </w:r>
        <w:r w:rsidR="00177840" w:rsidRPr="003E1637" w:rsidDel="00AF098E">
          <w:rPr>
            <w:rFonts w:ascii="Times New Roman" w:hAnsi="Times New Roman" w:cs="Times New Roman"/>
            <w:sz w:val="24"/>
            <w:szCs w:val="24"/>
            <w:highlight w:val="yellow"/>
            <w:rPrChange w:id="811" w:author="Trevor Drees" w:date="2025-09-04T16:24:00Z" w16du:dateUtc="2025-09-04T23:24:00Z">
              <w:rPr>
                <w:rFonts w:ascii="Times New Roman" w:hAnsi="Times New Roman" w:cs="Times New Roman"/>
                <w:sz w:val="24"/>
                <w:szCs w:val="24"/>
              </w:rPr>
            </w:rPrChange>
          </w:rPr>
          <w:delText>, dominating</w:delText>
        </w:r>
        <w:r w:rsidR="00B124CD" w:rsidRPr="003E1637" w:rsidDel="00AF098E">
          <w:rPr>
            <w:rFonts w:ascii="Times New Roman" w:hAnsi="Times New Roman" w:cs="Times New Roman"/>
            <w:sz w:val="24"/>
            <w:szCs w:val="24"/>
            <w:highlight w:val="yellow"/>
            <w:rPrChange w:id="812" w:author="Trevor Drees" w:date="2025-09-04T16:24:00Z" w16du:dateUtc="2025-09-04T23:24:00Z">
              <w:rPr>
                <w:rFonts w:ascii="Times New Roman" w:hAnsi="Times New Roman" w:cs="Times New Roman"/>
                <w:sz w:val="24"/>
                <w:szCs w:val="24"/>
              </w:rPr>
            </w:rPrChange>
          </w:rPr>
          <w:delText xml:space="preserve"> the</w:delText>
        </w:r>
        <w:r w:rsidR="00177840" w:rsidRPr="003E1637" w:rsidDel="00AF098E">
          <w:rPr>
            <w:rFonts w:ascii="Times New Roman" w:hAnsi="Times New Roman" w:cs="Times New Roman"/>
            <w:sz w:val="24"/>
            <w:szCs w:val="24"/>
            <w:highlight w:val="yellow"/>
            <w:rPrChange w:id="813" w:author="Trevor Drees" w:date="2025-09-04T16:24:00Z" w16du:dateUtc="2025-09-04T23:24:00Z">
              <w:rPr>
                <w:rFonts w:ascii="Times New Roman" w:hAnsi="Times New Roman" w:cs="Times New Roman"/>
                <w:sz w:val="24"/>
                <w:szCs w:val="24"/>
              </w:rPr>
            </w:rPrChange>
          </w:rPr>
          <w:delText xml:space="preserve"> effect of the</w:delText>
        </w:r>
        <w:r w:rsidR="00B124CD" w:rsidRPr="003E1637" w:rsidDel="00AF098E">
          <w:rPr>
            <w:rFonts w:ascii="Times New Roman" w:hAnsi="Times New Roman" w:cs="Times New Roman"/>
            <w:sz w:val="24"/>
            <w:szCs w:val="24"/>
            <w:highlight w:val="yellow"/>
            <w:rPrChange w:id="814" w:author="Trevor Drees" w:date="2025-09-04T16:24:00Z" w16du:dateUtc="2025-09-04T23:24:00Z">
              <w:rPr>
                <w:rFonts w:ascii="Times New Roman" w:hAnsi="Times New Roman" w:cs="Times New Roman"/>
                <w:sz w:val="24"/>
                <w:szCs w:val="24"/>
              </w:rPr>
            </w:rPrChange>
          </w:rPr>
          <w:delText xml:space="preserve"> distances moved. </w:delText>
        </w:r>
        <w:r w:rsidR="002F2B19" w:rsidRPr="003E1637" w:rsidDel="00AF098E">
          <w:rPr>
            <w:rFonts w:ascii="Times New Roman" w:hAnsi="Times New Roman" w:cs="Times New Roman"/>
            <w:sz w:val="24"/>
            <w:szCs w:val="24"/>
            <w:highlight w:val="yellow"/>
            <w:rPrChange w:id="815" w:author="Trevor Drees" w:date="2025-09-04T16:24:00Z" w16du:dateUtc="2025-09-04T23:24:00Z">
              <w:rPr>
                <w:rFonts w:ascii="Times New Roman" w:hAnsi="Times New Roman" w:cs="Times New Roman"/>
                <w:sz w:val="24"/>
                <w:szCs w:val="24"/>
              </w:rPr>
            </w:rPrChange>
          </w:rPr>
          <w:delText>T</w:delText>
        </w:r>
        <w:r w:rsidR="00B124CD" w:rsidRPr="003E1637" w:rsidDel="00AF098E">
          <w:rPr>
            <w:rFonts w:ascii="Times New Roman" w:hAnsi="Times New Roman" w:cs="Times New Roman"/>
            <w:sz w:val="24"/>
            <w:szCs w:val="24"/>
            <w:highlight w:val="yellow"/>
            <w:rPrChange w:id="816" w:author="Trevor Drees" w:date="2025-09-04T16:24:00Z" w16du:dateUtc="2025-09-04T23:24:00Z">
              <w:rPr>
                <w:rFonts w:ascii="Times New Roman" w:hAnsi="Times New Roman" w:cs="Times New Roman"/>
                <w:sz w:val="24"/>
                <w:szCs w:val="24"/>
              </w:rPr>
            </w:rPrChange>
          </w:rPr>
          <w:delText>his</w:delText>
        </w:r>
        <w:r w:rsidR="002F2B19" w:rsidRPr="003E1637" w:rsidDel="00AF098E">
          <w:rPr>
            <w:rFonts w:ascii="Times New Roman" w:hAnsi="Times New Roman" w:cs="Times New Roman"/>
            <w:sz w:val="24"/>
            <w:szCs w:val="24"/>
            <w:highlight w:val="yellow"/>
            <w:rPrChange w:id="817" w:author="Trevor Drees" w:date="2025-09-04T16:24:00Z" w16du:dateUtc="2025-09-04T23:24:00Z">
              <w:rPr>
                <w:rFonts w:ascii="Times New Roman" w:hAnsi="Times New Roman" w:cs="Times New Roman"/>
                <w:sz w:val="24"/>
                <w:szCs w:val="24"/>
              </w:rPr>
            </w:rPrChange>
          </w:rPr>
          <w:delText>,</w:delText>
        </w:r>
        <w:r w:rsidR="00B124CD" w:rsidRPr="003E1637" w:rsidDel="00AF098E">
          <w:rPr>
            <w:rFonts w:ascii="Times New Roman" w:hAnsi="Times New Roman" w:cs="Times New Roman"/>
            <w:sz w:val="24"/>
            <w:szCs w:val="24"/>
            <w:highlight w:val="yellow"/>
            <w:rPrChange w:id="818" w:author="Trevor Drees" w:date="2025-09-04T16:24:00Z" w16du:dateUtc="2025-09-04T23:24:00Z">
              <w:rPr>
                <w:rFonts w:ascii="Times New Roman" w:hAnsi="Times New Roman" w:cs="Times New Roman"/>
                <w:sz w:val="24"/>
                <w:szCs w:val="24"/>
              </w:rPr>
            </w:rPrChange>
          </w:rPr>
          <w:delText xml:space="preserve"> paired with the fact that wind dispersal distances </w:delText>
        </w:r>
        <w:r w:rsidR="002F2B19" w:rsidRPr="003E1637" w:rsidDel="00AF098E">
          <w:rPr>
            <w:rFonts w:ascii="Times New Roman" w:hAnsi="Times New Roman" w:cs="Times New Roman"/>
            <w:sz w:val="24"/>
            <w:szCs w:val="24"/>
            <w:highlight w:val="yellow"/>
            <w:rPrChange w:id="819" w:author="Trevor Drees" w:date="2025-09-04T16:24:00Z" w16du:dateUtc="2025-09-04T23:24:00Z">
              <w:rPr>
                <w:rFonts w:ascii="Times New Roman" w:hAnsi="Times New Roman" w:cs="Times New Roman"/>
                <w:sz w:val="24"/>
                <w:szCs w:val="24"/>
              </w:rPr>
            </w:rPrChange>
          </w:rPr>
          <w:delText>can be much higher</w:delText>
        </w:r>
        <w:r w:rsidR="00B124CD" w:rsidRPr="003E1637" w:rsidDel="00AF098E">
          <w:rPr>
            <w:rFonts w:ascii="Times New Roman" w:hAnsi="Times New Roman" w:cs="Times New Roman"/>
            <w:sz w:val="24"/>
            <w:szCs w:val="24"/>
            <w:highlight w:val="yellow"/>
            <w:rPrChange w:id="820" w:author="Trevor Drees" w:date="2025-09-04T16:24:00Z" w16du:dateUtc="2025-09-04T23:24:00Z">
              <w:rPr>
                <w:rFonts w:ascii="Times New Roman" w:hAnsi="Times New Roman" w:cs="Times New Roman"/>
                <w:sz w:val="24"/>
                <w:szCs w:val="24"/>
              </w:rPr>
            </w:rPrChange>
          </w:rPr>
          <w:delText xml:space="preserve"> than ant dispersal distances</w:delText>
        </w:r>
        <w:r w:rsidR="002F2B19" w:rsidRPr="003E1637" w:rsidDel="00AF098E">
          <w:rPr>
            <w:rFonts w:ascii="Times New Roman" w:hAnsi="Times New Roman" w:cs="Times New Roman"/>
            <w:sz w:val="24"/>
            <w:szCs w:val="24"/>
            <w:highlight w:val="yellow"/>
            <w:rPrChange w:id="821" w:author="Trevor Drees" w:date="2025-09-04T16:24:00Z" w16du:dateUtc="2025-09-04T23:24:00Z">
              <w:rPr>
                <w:rFonts w:ascii="Times New Roman" w:hAnsi="Times New Roman" w:cs="Times New Roman"/>
                <w:sz w:val="24"/>
                <w:szCs w:val="24"/>
              </w:rPr>
            </w:rPrChange>
          </w:rPr>
          <w:delText>,</w:delText>
        </w:r>
        <w:r w:rsidR="00B124CD" w:rsidRPr="003E1637" w:rsidDel="00AF098E">
          <w:rPr>
            <w:rFonts w:ascii="Times New Roman" w:hAnsi="Times New Roman" w:cs="Times New Roman"/>
            <w:sz w:val="24"/>
            <w:szCs w:val="24"/>
            <w:highlight w:val="yellow"/>
            <w:rPrChange w:id="822" w:author="Trevor Drees" w:date="2025-09-04T16:24:00Z" w16du:dateUtc="2025-09-04T23:24:00Z">
              <w:rPr>
                <w:rFonts w:ascii="Times New Roman" w:hAnsi="Times New Roman" w:cs="Times New Roman"/>
                <w:sz w:val="24"/>
                <w:szCs w:val="24"/>
              </w:rPr>
            </w:rPrChange>
          </w:rPr>
          <w:delText xml:space="preserve"> suggests </w:delText>
        </w:r>
        <w:r w:rsidR="00676453" w:rsidRPr="003E1637" w:rsidDel="00AF098E">
          <w:rPr>
            <w:rFonts w:ascii="Times New Roman" w:hAnsi="Times New Roman" w:cs="Times New Roman"/>
            <w:sz w:val="24"/>
            <w:szCs w:val="24"/>
            <w:highlight w:val="yellow"/>
            <w:rPrChange w:id="823" w:author="Trevor Drees" w:date="2025-09-04T16:24:00Z" w16du:dateUtc="2025-09-04T23:24:00Z">
              <w:rPr>
                <w:rFonts w:ascii="Times New Roman" w:hAnsi="Times New Roman" w:cs="Times New Roman"/>
                <w:sz w:val="24"/>
                <w:szCs w:val="24"/>
              </w:rPr>
            </w:rPrChange>
          </w:rPr>
          <w:delText>that</w:delText>
        </w:r>
        <w:r w:rsidR="00B124CD" w:rsidRPr="003E1637" w:rsidDel="00AF098E">
          <w:rPr>
            <w:rFonts w:ascii="Times New Roman" w:hAnsi="Times New Roman" w:cs="Times New Roman"/>
            <w:sz w:val="24"/>
            <w:szCs w:val="24"/>
            <w:highlight w:val="yellow"/>
            <w:rPrChange w:id="824"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825" w:author="Trevor Drees" w:date="2025-09-04T16:24:00Z" w16du:dateUtc="2025-09-04T23:24:00Z">
              <w:rPr>
                <w:rFonts w:ascii="Times New Roman" w:hAnsi="Times New Roman" w:cs="Times New Roman"/>
                <w:sz w:val="24"/>
                <w:szCs w:val="24"/>
              </w:rPr>
            </w:rPrChange>
          </w:rPr>
          <w:delText xml:space="preserve">for </w:delText>
        </w:r>
        <w:r w:rsidR="00790DF0" w:rsidRPr="003E1637" w:rsidDel="00AF098E">
          <w:rPr>
            <w:rFonts w:ascii="Times New Roman" w:hAnsi="Times New Roman" w:cs="Times New Roman"/>
            <w:i/>
            <w:iCs/>
            <w:sz w:val="24"/>
            <w:szCs w:val="24"/>
            <w:highlight w:val="yellow"/>
            <w:rPrChange w:id="826" w:author="Trevor Drees" w:date="2025-09-04T16:24:00Z" w16du:dateUtc="2025-09-04T23:24:00Z">
              <w:rPr>
                <w:rFonts w:ascii="Times New Roman" w:hAnsi="Times New Roman" w:cs="Times New Roman"/>
                <w:i/>
                <w:iCs/>
                <w:sz w:val="24"/>
                <w:szCs w:val="24"/>
              </w:rPr>
            </w:rPrChange>
          </w:rPr>
          <w:delText>C. nutans</w:delText>
        </w:r>
        <w:r w:rsidR="00676453" w:rsidRPr="003E1637" w:rsidDel="00AF098E">
          <w:rPr>
            <w:rFonts w:ascii="Times New Roman" w:hAnsi="Times New Roman" w:cs="Times New Roman"/>
            <w:sz w:val="24"/>
            <w:szCs w:val="24"/>
            <w:highlight w:val="yellow"/>
            <w:rPrChange w:id="827" w:author="Trevor Drees" w:date="2025-09-04T16:24:00Z" w16du:dateUtc="2025-09-04T23:24:00Z">
              <w:rPr>
                <w:rFonts w:ascii="Times New Roman" w:hAnsi="Times New Roman" w:cs="Times New Roman"/>
                <w:sz w:val="24"/>
                <w:szCs w:val="24"/>
              </w:rPr>
            </w:rPrChange>
          </w:rPr>
          <w:delText>, wind dispersal</w:delText>
        </w:r>
        <w:r w:rsidR="00177840" w:rsidRPr="003E1637" w:rsidDel="00AF098E">
          <w:rPr>
            <w:rFonts w:ascii="Times New Roman" w:hAnsi="Times New Roman" w:cs="Times New Roman"/>
            <w:sz w:val="24"/>
            <w:szCs w:val="24"/>
            <w:highlight w:val="yellow"/>
            <w:rPrChange w:id="828" w:author="Trevor Drees" w:date="2025-09-04T16:24:00Z" w16du:dateUtc="2025-09-04T23:24:00Z">
              <w:rPr>
                <w:rFonts w:ascii="Times New Roman" w:hAnsi="Times New Roman" w:cs="Times New Roman"/>
                <w:sz w:val="24"/>
                <w:szCs w:val="24"/>
              </w:rPr>
            </w:rPrChange>
          </w:rPr>
          <w:delText xml:space="preserve"> really</w:delText>
        </w:r>
        <w:r w:rsidR="00676453" w:rsidRPr="003E1637" w:rsidDel="00AF098E">
          <w:rPr>
            <w:rFonts w:ascii="Times New Roman" w:hAnsi="Times New Roman" w:cs="Times New Roman"/>
            <w:sz w:val="24"/>
            <w:szCs w:val="24"/>
            <w:highlight w:val="yellow"/>
            <w:rPrChange w:id="829" w:author="Trevor Drees" w:date="2025-09-04T16:24:00Z" w16du:dateUtc="2025-09-04T23:24:00Z">
              <w:rPr>
                <w:rFonts w:ascii="Times New Roman" w:hAnsi="Times New Roman" w:cs="Times New Roman"/>
                <w:sz w:val="24"/>
                <w:szCs w:val="24"/>
              </w:rPr>
            </w:rPrChange>
          </w:rPr>
          <w:delText xml:space="preserve"> </w:delText>
        </w:r>
        <w:r w:rsidR="00790DF0" w:rsidRPr="003E1637" w:rsidDel="00AF098E">
          <w:rPr>
            <w:rFonts w:ascii="Times New Roman" w:hAnsi="Times New Roman" w:cs="Times New Roman"/>
            <w:sz w:val="24"/>
            <w:szCs w:val="24"/>
            <w:highlight w:val="yellow"/>
            <w:rPrChange w:id="830" w:author="Trevor Drees" w:date="2025-09-04T16:24:00Z" w16du:dateUtc="2025-09-04T23:24:00Z">
              <w:rPr>
                <w:rFonts w:ascii="Times New Roman" w:hAnsi="Times New Roman" w:cs="Times New Roman"/>
                <w:sz w:val="24"/>
                <w:szCs w:val="24"/>
              </w:rPr>
            </w:rPrChange>
          </w:rPr>
          <w:delText>is much more important than</w:delText>
        </w:r>
        <w:r w:rsidR="00676453" w:rsidRPr="003E1637" w:rsidDel="00AF098E">
          <w:rPr>
            <w:rFonts w:ascii="Times New Roman" w:hAnsi="Times New Roman" w:cs="Times New Roman"/>
            <w:sz w:val="24"/>
            <w:szCs w:val="24"/>
            <w:highlight w:val="yellow"/>
            <w:rPrChange w:id="831" w:author="Trevor Drees" w:date="2025-09-04T16:24:00Z" w16du:dateUtc="2025-09-04T23:24:00Z">
              <w:rPr>
                <w:rFonts w:ascii="Times New Roman" w:hAnsi="Times New Roman" w:cs="Times New Roman"/>
                <w:sz w:val="24"/>
                <w:szCs w:val="24"/>
              </w:rPr>
            </w:rPrChange>
          </w:rPr>
          <w:delText xml:space="preserve"> ant-driven dispersal.</w:delText>
        </w:r>
        <w:r w:rsidR="00676453" w:rsidRPr="00676453" w:rsidDel="00AF098E">
          <w:rPr>
            <w:rFonts w:ascii="Times New Roman" w:hAnsi="Times New Roman" w:cs="Times New Roman"/>
            <w:sz w:val="24"/>
            <w:szCs w:val="24"/>
          </w:rPr>
          <w:delText xml:space="preserve"> </w:delText>
        </w:r>
      </w:del>
      <w:moveFromRangeStart w:id="832" w:author="Trevor Drees" w:date="2025-09-04T16:23:00Z" w:name="move207895437"/>
      <w:moveFrom w:id="833" w:author="Trevor Drees" w:date="2025-09-04T16:23:00Z" w16du:dateUtc="2025-09-04T23:23:00Z">
        <w:del w:id="834" w:author="Trevor Drees" w:date="2025-09-04T18:47:00Z" w16du:dateUtc="2025-09-05T01:47:00Z">
          <w:r w:rsidR="009D7CFE" w:rsidDel="00AF098E">
            <w:rPr>
              <w:rFonts w:ascii="Times New Roman" w:hAnsi="Times New Roman" w:cs="Times New Roman"/>
              <w:sz w:val="24"/>
              <w:szCs w:val="24"/>
            </w:rPr>
            <w:delText>While the latter likely plays a role in infilling, the former does the same while</w:delText>
          </w:r>
          <w:r w:rsidR="00790DF0" w:rsidDel="00AF098E">
            <w:rPr>
              <w:rFonts w:ascii="Times New Roman" w:hAnsi="Times New Roman" w:cs="Times New Roman"/>
              <w:sz w:val="24"/>
              <w:szCs w:val="24"/>
            </w:rPr>
            <w:delText xml:space="preserve"> also</w:delText>
          </w:r>
          <w:r w:rsidR="009D7CFE" w:rsidDel="00AF098E">
            <w:rPr>
              <w:rFonts w:ascii="Times New Roman" w:hAnsi="Times New Roman" w:cs="Times New Roman"/>
              <w:sz w:val="24"/>
              <w:szCs w:val="24"/>
            </w:rPr>
            <w:delText xml:space="preserve"> being the main driver for expansion of the population’s boundaries</w:delText>
          </w:r>
          <w:r w:rsidR="00B124CD" w:rsidDel="00AF098E">
            <w:rPr>
              <w:rFonts w:ascii="Times New Roman" w:hAnsi="Times New Roman" w:cs="Times New Roman"/>
              <w:sz w:val="24"/>
              <w:szCs w:val="24"/>
            </w:rPr>
            <w:delText>.</w:delText>
          </w:r>
        </w:del>
      </w:moveFrom>
      <w:moveFromRangeEnd w:id="832"/>
    </w:p>
    <w:p w14:paraId="27F8C9D1" w14:textId="7EE19CA3" w:rsidR="00F01244" w:rsidDel="007B503E" w:rsidRDefault="00F01244" w:rsidP="00240DCD">
      <w:pPr>
        <w:spacing w:after="0" w:line="480" w:lineRule="auto"/>
        <w:ind w:firstLine="284"/>
        <w:rPr>
          <w:del w:id="835" w:author="Trevor Drees" w:date="2025-09-04T15:18:00Z" w16du:dateUtc="2025-09-04T22:18:00Z"/>
          <w:rFonts w:ascii="Times New Roman" w:hAnsi="Times New Roman" w:cs="Times New Roman"/>
          <w:sz w:val="24"/>
          <w:szCs w:val="24"/>
        </w:rPr>
      </w:pPr>
      <w:del w:id="836" w:author="Trevor Drees" w:date="2025-09-04T15:18:00Z" w16du:dateUtc="2025-09-04T22:18:00Z">
        <w:r w:rsidRPr="00F01244" w:rsidDel="007B503E">
          <w:rPr>
            <w:rFonts w:ascii="Times New Roman" w:hAnsi="Times New Roman" w:cs="Times New Roman"/>
            <w:sz w:val="24"/>
            <w:szCs w:val="24"/>
          </w:rPr>
          <w:delText xml:space="preserve">Our </w:delText>
        </w:r>
        <w:r w:rsidR="00926060" w:rsidDel="007B503E">
          <w:rPr>
            <w:rFonts w:ascii="Times New Roman" w:hAnsi="Times New Roman" w:cs="Times New Roman"/>
            <w:sz w:val="24"/>
            <w:szCs w:val="24"/>
          </w:rPr>
          <w:delText>results</w:delText>
        </w:r>
        <w:r w:rsidRPr="00F01244" w:rsidDel="007B503E">
          <w:rPr>
            <w:rFonts w:ascii="Times New Roman" w:hAnsi="Times New Roman" w:cs="Times New Roman"/>
            <w:sz w:val="24"/>
            <w:szCs w:val="24"/>
          </w:rPr>
          <w:delText xml:space="preserve"> also highlight</w:delText>
        </w:r>
        <w:r w:rsidR="00AF157C" w:rsidDel="007B503E">
          <w:rPr>
            <w:rFonts w:ascii="Times New Roman" w:hAnsi="Times New Roman" w:cs="Times New Roman"/>
            <w:sz w:val="24"/>
            <w:szCs w:val="24"/>
          </w:rPr>
          <w:delText>ed</w:delText>
        </w:r>
        <w:r w:rsidRPr="00F01244" w:rsidDel="007B503E">
          <w:rPr>
            <w:rFonts w:ascii="Times New Roman" w:hAnsi="Times New Roman" w:cs="Times New Roman"/>
            <w:sz w:val="24"/>
            <w:szCs w:val="24"/>
          </w:rPr>
          <w:delText xml:space="preserve"> which aspects of dispersal </w:delText>
        </w:r>
        <w:r w:rsidR="00444648" w:rsidDel="007B503E">
          <w:rPr>
            <w:rFonts w:ascii="Times New Roman" w:hAnsi="Times New Roman" w:cs="Times New Roman"/>
            <w:sz w:val="24"/>
            <w:szCs w:val="24"/>
          </w:rPr>
          <w:delText>require</w:delText>
        </w:r>
        <w:r w:rsidRPr="00F01244" w:rsidDel="007B503E">
          <w:rPr>
            <w:rFonts w:ascii="Times New Roman" w:hAnsi="Times New Roman" w:cs="Times New Roman"/>
            <w:sz w:val="24"/>
            <w:szCs w:val="24"/>
          </w:rPr>
          <w:delText xml:space="preserve"> accurate parameter estimates and which ones do not necessarily need </w:delText>
        </w:r>
        <w:r w:rsidR="00852643" w:rsidDel="007B503E">
          <w:rPr>
            <w:rFonts w:ascii="Times New Roman" w:hAnsi="Times New Roman" w:cs="Times New Roman"/>
            <w:sz w:val="24"/>
            <w:szCs w:val="24"/>
          </w:rPr>
          <w:delText>to be quantified thoroughly</w:delText>
        </w:r>
        <w:r w:rsidRPr="00F01244" w:rsidDel="007B503E">
          <w:rPr>
            <w:rFonts w:ascii="Times New Roman" w:hAnsi="Times New Roman" w:cs="Times New Roman"/>
            <w:sz w:val="24"/>
            <w:szCs w:val="24"/>
          </w:rPr>
          <w:delText xml:space="preserve">. For </w:delText>
        </w:r>
        <w:r w:rsidRPr="00F01244" w:rsidDel="007B503E">
          <w:rPr>
            <w:rFonts w:ascii="Times New Roman" w:hAnsi="Times New Roman" w:cs="Times New Roman"/>
            <w:i/>
            <w:iCs/>
            <w:sz w:val="24"/>
            <w:szCs w:val="24"/>
          </w:rPr>
          <w:delText>C. nutans</w:delText>
        </w:r>
        <w:r w:rsidRPr="00F01244" w:rsidDel="007B503E">
          <w:rPr>
            <w:rFonts w:ascii="Times New Roman" w:hAnsi="Times New Roman" w:cs="Times New Roman"/>
            <w:sz w:val="24"/>
            <w:szCs w:val="24"/>
          </w:rPr>
          <w:delText xml:space="preserve"> specifically, our sensitivity analyses indicate</w:delText>
        </w:r>
        <w:r w:rsidR="00A4558C" w:rsidDel="007B503E">
          <w:rPr>
            <w:rFonts w:ascii="Times New Roman" w:hAnsi="Times New Roman" w:cs="Times New Roman"/>
            <w:sz w:val="24"/>
            <w:szCs w:val="24"/>
          </w:rPr>
          <w:delText>d</w:delText>
        </w:r>
        <w:r w:rsidRPr="00F01244" w:rsidDel="007B503E">
          <w:rPr>
            <w:rFonts w:ascii="Times New Roman" w:hAnsi="Times New Roman" w:cs="Times New Roman"/>
            <w:sz w:val="24"/>
            <w:szCs w:val="24"/>
          </w:rPr>
          <w:delText xml:space="preserve"> that probabilit</w:delText>
        </w:r>
        <w:r w:rsidR="001A1961" w:rsidDel="007B503E">
          <w:rPr>
            <w:rFonts w:ascii="Times New Roman" w:hAnsi="Times New Roman" w:cs="Times New Roman"/>
            <w:sz w:val="24"/>
            <w:szCs w:val="24"/>
          </w:rPr>
          <w:delText>ies</w:delText>
        </w:r>
        <w:r w:rsidRPr="00F01244" w:rsidDel="007B503E">
          <w:rPr>
            <w:rFonts w:ascii="Times New Roman" w:hAnsi="Times New Roman" w:cs="Times New Roman"/>
            <w:sz w:val="24"/>
            <w:szCs w:val="24"/>
          </w:rPr>
          <w:delText xml:space="preserve"> of seed removal, predation, and seed release from </w:delText>
        </w:r>
        <w:r w:rsidR="00C517C3" w:rsidDel="007B503E">
          <w:rPr>
            <w:rFonts w:ascii="Times New Roman" w:hAnsi="Times New Roman" w:cs="Times New Roman"/>
            <w:sz w:val="24"/>
            <w:szCs w:val="24"/>
          </w:rPr>
          <w:delText>flower heads</w:delText>
        </w:r>
        <w:r w:rsidRPr="00F01244" w:rsidDel="007B503E">
          <w:rPr>
            <w:rFonts w:ascii="Times New Roman" w:hAnsi="Times New Roman" w:cs="Times New Roman"/>
            <w:sz w:val="24"/>
            <w:szCs w:val="24"/>
          </w:rPr>
          <w:delText xml:space="preserve"> </w:delText>
        </w:r>
        <w:r w:rsidR="00A4558C" w:rsidDel="007B503E">
          <w:rPr>
            <w:rFonts w:ascii="Times New Roman" w:hAnsi="Times New Roman" w:cs="Times New Roman"/>
            <w:sz w:val="24"/>
            <w:szCs w:val="24"/>
          </w:rPr>
          <w:delText>were</w:delText>
        </w:r>
        <w:r w:rsidR="00A4558C" w:rsidRPr="00F01244" w:rsidDel="007B503E">
          <w:rPr>
            <w:rFonts w:ascii="Times New Roman" w:hAnsi="Times New Roman" w:cs="Times New Roman"/>
            <w:sz w:val="24"/>
            <w:szCs w:val="24"/>
          </w:rPr>
          <w:delText xml:space="preserve"> </w:delText>
        </w:r>
        <w:r w:rsidRPr="00F01244" w:rsidDel="007B503E">
          <w:rPr>
            <w:rFonts w:ascii="Times New Roman" w:hAnsi="Times New Roman" w:cs="Times New Roman"/>
            <w:sz w:val="24"/>
            <w:szCs w:val="24"/>
          </w:rPr>
          <w:delText xml:space="preserve">important contributors to </w:delText>
        </w:r>
        <w:r w:rsidR="001A1961" w:rsidDel="007B503E">
          <w:rPr>
            <w:rFonts w:ascii="Times New Roman" w:hAnsi="Times New Roman" w:cs="Times New Roman"/>
            <w:sz w:val="24"/>
            <w:szCs w:val="24"/>
          </w:rPr>
          <w:delText>population spread</w:delText>
        </w:r>
        <w:r w:rsidRPr="00F01244" w:rsidDel="007B503E">
          <w:rPr>
            <w:rFonts w:ascii="Times New Roman" w:hAnsi="Times New Roman" w:cs="Times New Roman"/>
            <w:sz w:val="24"/>
            <w:szCs w:val="24"/>
          </w:rPr>
          <w:delText xml:space="preserve">, as </w:delText>
        </w:r>
        <w:r w:rsidR="00A4558C" w:rsidDel="007B503E">
          <w:rPr>
            <w:rFonts w:ascii="Times New Roman" w:hAnsi="Times New Roman" w:cs="Times New Roman"/>
            <w:sz w:val="24"/>
            <w:szCs w:val="24"/>
          </w:rPr>
          <w:delText>were</w:delText>
        </w:r>
        <w:r w:rsidR="00A4558C" w:rsidRPr="00F01244" w:rsidDel="007B503E">
          <w:rPr>
            <w:rFonts w:ascii="Times New Roman" w:hAnsi="Times New Roman" w:cs="Times New Roman"/>
            <w:sz w:val="24"/>
            <w:szCs w:val="24"/>
          </w:rPr>
          <w:delText xml:space="preserve"> </w:delText>
        </w:r>
        <w:r w:rsidRPr="00F01244" w:rsidDel="007B503E">
          <w:rPr>
            <w:rFonts w:ascii="Times New Roman" w:hAnsi="Times New Roman" w:cs="Times New Roman"/>
            <w:sz w:val="24"/>
            <w:szCs w:val="24"/>
          </w:rPr>
          <w:delText>determinants of wind dispersal such</w:delText>
        </w:r>
        <w:r w:rsidR="001A1961" w:rsidDel="007B503E">
          <w:rPr>
            <w:rFonts w:ascii="Times New Roman" w:hAnsi="Times New Roman" w:cs="Times New Roman"/>
            <w:sz w:val="24"/>
            <w:szCs w:val="24"/>
          </w:rPr>
          <w:delText xml:space="preserve"> as</w:delText>
        </w:r>
        <w:r w:rsidRPr="00F01244" w:rsidDel="007B503E">
          <w:rPr>
            <w:rFonts w:ascii="Times New Roman" w:hAnsi="Times New Roman" w:cs="Times New Roman"/>
            <w:sz w:val="24"/>
            <w:szCs w:val="24"/>
          </w:rPr>
          <w:delText xml:space="preserve"> flower head height, terminal velocity, and wind speed; </w:delText>
        </w:r>
        <w:r w:rsidR="001A1961" w:rsidDel="007B503E">
          <w:rPr>
            <w:rFonts w:ascii="Times New Roman" w:hAnsi="Times New Roman" w:cs="Times New Roman"/>
            <w:sz w:val="24"/>
            <w:szCs w:val="24"/>
          </w:rPr>
          <w:delText>thus</w:delText>
        </w:r>
        <w:r w:rsidRPr="00F01244" w:rsidDel="007B503E">
          <w:rPr>
            <w:rFonts w:ascii="Times New Roman" w:hAnsi="Times New Roman" w:cs="Times New Roman"/>
            <w:sz w:val="24"/>
            <w:szCs w:val="24"/>
          </w:rPr>
          <w:delText xml:space="preserve">, efforts should be spent to </w:delText>
        </w:r>
        <w:r w:rsidR="001A1961" w:rsidDel="007B503E">
          <w:rPr>
            <w:rFonts w:ascii="Times New Roman" w:hAnsi="Times New Roman" w:cs="Times New Roman"/>
            <w:sz w:val="24"/>
            <w:szCs w:val="24"/>
          </w:rPr>
          <w:delText>accurately estimate these parameters</w:delText>
        </w:r>
        <w:r w:rsidRPr="00F01244" w:rsidDel="007B503E">
          <w:rPr>
            <w:rFonts w:ascii="Times New Roman" w:hAnsi="Times New Roman" w:cs="Times New Roman"/>
            <w:sz w:val="24"/>
            <w:szCs w:val="24"/>
          </w:rPr>
          <w:delText xml:space="preserve">. Other factors such as </w:delText>
        </w:r>
        <w:r w:rsidR="001A1961" w:rsidDel="007B503E">
          <w:rPr>
            <w:rFonts w:ascii="Times New Roman" w:hAnsi="Times New Roman" w:cs="Times New Roman"/>
            <w:sz w:val="24"/>
            <w:szCs w:val="24"/>
          </w:rPr>
          <w:delText>surrounding vegetation height</w:delText>
        </w:r>
        <w:r w:rsidRPr="00F01244" w:rsidDel="007B503E">
          <w:rPr>
            <w:rFonts w:ascii="Times New Roman" w:hAnsi="Times New Roman" w:cs="Times New Roman"/>
            <w:sz w:val="24"/>
            <w:szCs w:val="24"/>
          </w:rPr>
          <w:delText xml:space="preserve">, or </w:delText>
        </w:r>
        <w:r w:rsidR="001A1961" w:rsidDel="007B503E">
          <w:rPr>
            <w:rFonts w:ascii="Times New Roman" w:hAnsi="Times New Roman" w:cs="Times New Roman"/>
            <w:sz w:val="24"/>
            <w:szCs w:val="24"/>
          </w:rPr>
          <w:delText>certain</w:delText>
        </w:r>
        <w:r w:rsidRPr="00F01244" w:rsidDel="007B503E">
          <w:rPr>
            <w:rFonts w:ascii="Times New Roman" w:hAnsi="Times New Roman" w:cs="Times New Roman"/>
            <w:sz w:val="24"/>
            <w:szCs w:val="24"/>
          </w:rPr>
          <w:delText xml:space="preserve"> ant-related dispersal parameters such as maximum search distance from an ant nest or ant nest density, </w:delText>
        </w:r>
        <w:r w:rsidR="00B124CD" w:rsidDel="007B503E">
          <w:rPr>
            <w:rFonts w:ascii="Times New Roman" w:hAnsi="Times New Roman" w:cs="Times New Roman"/>
            <w:sz w:val="24"/>
            <w:szCs w:val="24"/>
          </w:rPr>
          <w:delText xml:space="preserve">individually </w:delText>
        </w:r>
        <w:r w:rsidRPr="00F01244" w:rsidDel="007B503E">
          <w:rPr>
            <w:rFonts w:ascii="Times New Roman" w:hAnsi="Times New Roman" w:cs="Times New Roman"/>
            <w:sz w:val="24"/>
            <w:szCs w:val="24"/>
          </w:rPr>
          <w:delText>contribute</w:delText>
        </w:r>
        <w:r w:rsidR="00A4558C" w:rsidDel="007B503E">
          <w:rPr>
            <w:rFonts w:ascii="Times New Roman" w:hAnsi="Times New Roman" w:cs="Times New Roman"/>
            <w:sz w:val="24"/>
            <w:szCs w:val="24"/>
          </w:rPr>
          <w:delText>d</w:delText>
        </w:r>
        <w:r w:rsidRPr="00F01244" w:rsidDel="007B503E">
          <w:rPr>
            <w:rFonts w:ascii="Times New Roman" w:hAnsi="Times New Roman" w:cs="Times New Roman"/>
            <w:sz w:val="24"/>
            <w:szCs w:val="24"/>
          </w:rPr>
          <w:delText xml:space="preserve"> little to spread</w:delText>
        </w:r>
        <w:r w:rsidR="001A1961" w:rsidDel="007B503E">
          <w:rPr>
            <w:rFonts w:ascii="Times New Roman" w:hAnsi="Times New Roman" w:cs="Times New Roman"/>
            <w:sz w:val="24"/>
            <w:szCs w:val="24"/>
          </w:rPr>
          <w:delText xml:space="preserve"> and need </w:delText>
        </w:r>
        <w:r w:rsidR="00A4558C" w:rsidDel="007B503E">
          <w:rPr>
            <w:rFonts w:ascii="Times New Roman" w:hAnsi="Times New Roman" w:cs="Times New Roman"/>
            <w:sz w:val="24"/>
            <w:szCs w:val="24"/>
          </w:rPr>
          <w:delText>not be a</w:delText>
        </w:r>
        <w:r w:rsidR="00852643" w:rsidDel="007B503E">
          <w:rPr>
            <w:rFonts w:ascii="Times New Roman" w:hAnsi="Times New Roman" w:cs="Times New Roman"/>
            <w:sz w:val="24"/>
            <w:szCs w:val="24"/>
          </w:rPr>
          <w:delText xml:space="preserve"> top priority for future field work. </w:delText>
        </w:r>
        <w:r w:rsidRPr="00F01244" w:rsidDel="007B503E">
          <w:rPr>
            <w:rFonts w:ascii="Times New Roman" w:hAnsi="Times New Roman" w:cs="Times New Roman"/>
            <w:sz w:val="24"/>
            <w:szCs w:val="24"/>
          </w:rPr>
          <w:delText xml:space="preserve">This rationale is applicable to systems beyond </w:delText>
        </w:r>
        <w:r w:rsidRPr="00F01244" w:rsidDel="007B503E">
          <w:rPr>
            <w:rFonts w:ascii="Times New Roman" w:hAnsi="Times New Roman" w:cs="Times New Roman"/>
            <w:i/>
            <w:iCs/>
            <w:sz w:val="24"/>
            <w:szCs w:val="24"/>
          </w:rPr>
          <w:delText>C. nutans</w:delText>
        </w:r>
        <w:r w:rsidRPr="00F01244" w:rsidDel="007B503E">
          <w:rPr>
            <w:rFonts w:ascii="Times New Roman" w:hAnsi="Times New Roman" w:cs="Times New Roman"/>
            <w:sz w:val="24"/>
            <w:szCs w:val="24"/>
          </w:rPr>
          <w:delText xml:space="preserve">. </w:delText>
        </w:r>
      </w:del>
      <w:moveFromRangeStart w:id="837" w:author="Trevor Drees" w:date="2025-09-04T15:13:00Z" w:name="move207891242"/>
      <w:moveFrom w:id="838" w:author="Trevor Drees" w:date="2025-09-04T15:13:00Z" w16du:dateUtc="2025-09-04T22:13:00Z">
        <w:del w:id="839" w:author="Trevor Drees" w:date="2025-09-04T15:18:00Z" w16du:dateUtc="2025-09-04T22:18:00Z">
          <w:r w:rsidRPr="00F01244" w:rsidDel="007B503E">
            <w:rPr>
              <w:rFonts w:ascii="Times New Roman" w:hAnsi="Times New Roman" w:cs="Times New Roman"/>
              <w:sz w:val="24"/>
              <w:szCs w:val="24"/>
            </w:rPr>
            <w:delText>We demonstrate that population spread can be modeled without knowing the exact values of all relevant parameters, and with</w:delText>
          </w:r>
          <w:r w:rsidRPr="00F01244" w:rsidDel="007B503E">
            <w:delText xml:space="preserve"> </w:delText>
          </w:r>
          <w:r w:rsidRPr="00F01244" w:rsidDel="007B503E">
            <w:rPr>
              <w:rFonts w:ascii="Times New Roman" w:hAnsi="Times New Roman" w:cs="Times New Roman"/>
              <w:sz w:val="24"/>
              <w:szCs w:val="24"/>
            </w:rPr>
            <w:delText>sensitivity analyses, it is possible to identify which of those parameters matter most</w:delText>
          </w:r>
          <w:r w:rsidR="00BE325D" w:rsidDel="007B503E">
            <w:rPr>
              <w:rFonts w:ascii="Times New Roman" w:hAnsi="Times New Roman" w:cs="Times New Roman"/>
              <w:sz w:val="24"/>
              <w:szCs w:val="24"/>
            </w:rPr>
            <w:delText xml:space="preserve"> in </w:delText>
          </w:r>
          <w:r w:rsidR="00957A64" w:rsidDel="007B503E">
            <w:rPr>
              <w:rFonts w:ascii="Times New Roman" w:hAnsi="Times New Roman" w:cs="Times New Roman"/>
              <w:sz w:val="24"/>
              <w:szCs w:val="24"/>
            </w:rPr>
            <w:delText>projecting</w:delText>
          </w:r>
          <w:r w:rsidR="00BE325D" w:rsidDel="007B503E">
            <w:rPr>
              <w:rFonts w:ascii="Times New Roman" w:hAnsi="Times New Roman" w:cs="Times New Roman"/>
              <w:sz w:val="24"/>
              <w:szCs w:val="24"/>
            </w:rPr>
            <w:delText xml:space="preserve"> outcomes</w:delText>
          </w:r>
          <w:r w:rsidRPr="00F01244" w:rsidDel="007B503E">
            <w:rPr>
              <w:rFonts w:ascii="Times New Roman" w:hAnsi="Times New Roman" w:cs="Times New Roman"/>
              <w:sz w:val="24"/>
              <w:szCs w:val="24"/>
            </w:rPr>
            <w:delText xml:space="preserve">. When resources </w:delText>
          </w:r>
          <w:r w:rsidR="00BE325D" w:rsidDel="007B503E">
            <w:rPr>
              <w:rFonts w:ascii="Times New Roman" w:hAnsi="Times New Roman" w:cs="Times New Roman"/>
              <w:sz w:val="24"/>
              <w:szCs w:val="24"/>
            </w:rPr>
            <w:delText xml:space="preserve">such as </w:delText>
          </w:r>
          <w:r w:rsidRPr="00F01244" w:rsidDel="007B503E">
            <w:rPr>
              <w:rFonts w:ascii="Times New Roman" w:hAnsi="Times New Roman" w:cs="Times New Roman"/>
              <w:sz w:val="24"/>
              <w:szCs w:val="24"/>
            </w:rPr>
            <w:delText>time, money,</w:delText>
          </w:r>
          <w:r w:rsidR="00BE325D" w:rsidDel="007B503E">
            <w:rPr>
              <w:rFonts w:ascii="Times New Roman" w:hAnsi="Times New Roman" w:cs="Times New Roman"/>
              <w:sz w:val="24"/>
              <w:szCs w:val="24"/>
            </w:rPr>
            <w:delText xml:space="preserve"> and</w:delText>
          </w:r>
          <w:r w:rsidRPr="00F01244" w:rsidDel="007B503E">
            <w:rPr>
              <w:rFonts w:ascii="Times New Roman" w:hAnsi="Times New Roman" w:cs="Times New Roman"/>
              <w:sz w:val="24"/>
              <w:szCs w:val="24"/>
            </w:rPr>
            <w:delText xml:space="preserve"> labor</w:delText>
          </w:r>
          <w:r w:rsidR="003A11D4" w:rsidDel="007B503E">
            <w:rPr>
              <w:rFonts w:ascii="Times New Roman" w:hAnsi="Times New Roman" w:cs="Times New Roman"/>
              <w:sz w:val="24"/>
              <w:szCs w:val="24"/>
            </w:rPr>
            <w:delText xml:space="preserve"> are limited</w:delText>
          </w:r>
          <w:r w:rsidRPr="00F01244" w:rsidDel="007B503E">
            <w:rPr>
              <w:rFonts w:ascii="Times New Roman" w:hAnsi="Times New Roman" w:cs="Times New Roman"/>
              <w:sz w:val="24"/>
              <w:szCs w:val="24"/>
            </w:rPr>
            <w:delText xml:space="preserve">, </w:delText>
          </w:r>
          <w:r w:rsidR="009150E2" w:rsidDel="007B503E">
            <w:rPr>
              <w:rFonts w:ascii="Times New Roman" w:hAnsi="Times New Roman" w:cs="Times New Roman"/>
              <w:sz w:val="24"/>
              <w:szCs w:val="24"/>
            </w:rPr>
            <w:delText>they</w:delText>
          </w:r>
          <w:r w:rsidRPr="00F01244" w:rsidDel="007B503E">
            <w:rPr>
              <w:rFonts w:ascii="Times New Roman" w:hAnsi="Times New Roman" w:cs="Times New Roman"/>
              <w:sz w:val="24"/>
              <w:szCs w:val="24"/>
            </w:rPr>
            <w:delText xml:space="preserve"> can be </w:delText>
          </w:r>
          <w:r w:rsidR="003A11D4" w:rsidDel="007B503E">
            <w:rPr>
              <w:rFonts w:ascii="Times New Roman" w:hAnsi="Times New Roman" w:cs="Times New Roman"/>
              <w:sz w:val="24"/>
              <w:szCs w:val="24"/>
            </w:rPr>
            <w:delText xml:space="preserve">most usefully </w:delText>
          </w:r>
          <w:r w:rsidRPr="00F01244" w:rsidDel="007B503E">
            <w:rPr>
              <w:rFonts w:ascii="Times New Roman" w:hAnsi="Times New Roman" w:cs="Times New Roman"/>
              <w:sz w:val="24"/>
              <w:szCs w:val="24"/>
            </w:rPr>
            <w:delText xml:space="preserve">focused on </w:delText>
          </w:r>
          <w:r w:rsidR="009150E2" w:rsidDel="007B503E">
            <w:rPr>
              <w:rFonts w:ascii="Times New Roman" w:hAnsi="Times New Roman" w:cs="Times New Roman"/>
              <w:sz w:val="24"/>
              <w:szCs w:val="24"/>
            </w:rPr>
            <w:delText>resolving</w:delText>
          </w:r>
          <w:r w:rsidR="009150E2" w:rsidRPr="00F01244" w:rsidDel="007B503E">
            <w:rPr>
              <w:rFonts w:ascii="Times New Roman" w:hAnsi="Times New Roman" w:cs="Times New Roman"/>
              <w:sz w:val="24"/>
              <w:szCs w:val="24"/>
            </w:rPr>
            <w:delText xml:space="preserve"> </w:delText>
          </w:r>
          <w:r w:rsidR="009150E2" w:rsidDel="007B503E">
            <w:rPr>
              <w:rFonts w:ascii="Times New Roman" w:hAnsi="Times New Roman" w:cs="Times New Roman"/>
              <w:sz w:val="24"/>
              <w:szCs w:val="24"/>
            </w:rPr>
            <w:delText>highly uncertain</w:delText>
          </w:r>
          <w:r w:rsidRPr="00F01244" w:rsidDel="007B503E">
            <w:rPr>
              <w:rFonts w:ascii="Times New Roman" w:hAnsi="Times New Roman" w:cs="Times New Roman"/>
              <w:sz w:val="24"/>
              <w:szCs w:val="24"/>
            </w:rPr>
            <w:delText xml:space="preserve"> parameters without </w:delText>
          </w:r>
          <w:r w:rsidR="001D3337" w:rsidDel="007B503E">
            <w:rPr>
              <w:rFonts w:ascii="Times New Roman" w:hAnsi="Times New Roman" w:cs="Times New Roman"/>
              <w:sz w:val="24"/>
              <w:szCs w:val="24"/>
            </w:rPr>
            <w:delText>needless spending</w:delText>
          </w:r>
          <w:r w:rsidRPr="00F01244" w:rsidDel="007B503E">
            <w:rPr>
              <w:rFonts w:ascii="Times New Roman" w:hAnsi="Times New Roman" w:cs="Times New Roman"/>
              <w:sz w:val="24"/>
              <w:szCs w:val="24"/>
            </w:rPr>
            <w:delText xml:space="preserve"> elsewhere</w:delText>
          </w:r>
          <w:r w:rsidR="00BE325D" w:rsidDel="007B503E">
            <w:rPr>
              <w:rFonts w:ascii="Times New Roman" w:hAnsi="Times New Roman" w:cs="Times New Roman"/>
              <w:sz w:val="24"/>
              <w:szCs w:val="24"/>
            </w:rPr>
            <w:delText>, and</w:delText>
          </w:r>
          <w:r w:rsidR="00A7444F" w:rsidDel="007B503E">
            <w:rPr>
              <w:rFonts w:ascii="Times New Roman" w:hAnsi="Times New Roman" w:cs="Times New Roman"/>
              <w:sz w:val="24"/>
              <w:szCs w:val="24"/>
            </w:rPr>
            <w:delText xml:space="preserve"> </w:delText>
          </w:r>
          <w:r w:rsidR="009150E2" w:rsidDel="007B503E">
            <w:rPr>
              <w:rFonts w:ascii="Times New Roman" w:hAnsi="Times New Roman" w:cs="Times New Roman"/>
              <w:sz w:val="24"/>
              <w:szCs w:val="24"/>
            </w:rPr>
            <w:delText xml:space="preserve">such </w:delText>
          </w:r>
          <w:r w:rsidR="00A7444F" w:rsidDel="007B503E">
            <w:rPr>
              <w:rFonts w:ascii="Times New Roman" w:hAnsi="Times New Roman" w:cs="Times New Roman"/>
              <w:sz w:val="24"/>
              <w:szCs w:val="24"/>
            </w:rPr>
            <w:delText xml:space="preserve">resolution of uncertainty through </w:delText>
          </w:r>
          <w:r w:rsidR="00C111C1" w:rsidDel="007B503E">
            <w:rPr>
              <w:rFonts w:ascii="Times New Roman" w:hAnsi="Times New Roman" w:cs="Times New Roman"/>
              <w:sz w:val="24"/>
              <w:szCs w:val="24"/>
            </w:rPr>
            <w:delText xml:space="preserve">practices such as </w:delText>
          </w:r>
          <w:r w:rsidR="00A7444F" w:rsidDel="007B503E">
            <w:rPr>
              <w:rFonts w:ascii="Times New Roman" w:hAnsi="Times New Roman" w:cs="Times New Roman"/>
              <w:sz w:val="24"/>
              <w:szCs w:val="24"/>
            </w:rPr>
            <w:delText>adaptive management</w:delText>
          </w:r>
          <w:r w:rsidR="00E522E2" w:rsidDel="007B503E">
            <w:rPr>
              <w:rFonts w:ascii="Times New Roman" w:hAnsi="Times New Roman" w:cs="Times New Roman"/>
              <w:sz w:val="24"/>
              <w:szCs w:val="24"/>
            </w:rPr>
            <w:delText xml:space="preserve"> </w:delText>
          </w:r>
          <w:r w:rsidR="00A7444F" w:rsidDel="007B503E">
            <w:rPr>
              <w:rFonts w:ascii="Times New Roman" w:hAnsi="Times New Roman" w:cs="Times New Roman"/>
              <w:sz w:val="24"/>
              <w:szCs w:val="24"/>
            </w:rPr>
            <w:delText xml:space="preserve">can </w:delText>
          </w:r>
          <w:r w:rsidR="008B5AE2" w:rsidDel="007B503E">
            <w:rPr>
              <w:rFonts w:ascii="Times New Roman" w:hAnsi="Times New Roman" w:cs="Times New Roman"/>
              <w:sz w:val="24"/>
              <w:szCs w:val="24"/>
            </w:rPr>
            <w:delText>increase management efficacy</w:delText>
          </w:r>
          <w:r w:rsidR="00E522E2" w:rsidDel="007B503E">
            <w:rPr>
              <w:rFonts w:ascii="Times New Roman" w:hAnsi="Times New Roman" w:cs="Times New Roman"/>
              <w:sz w:val="24"/>
              <w:szCs w:val="24"/>
            </w:rPr>
            <w:delText xml:space="preserve"> (Williams 2001</w:delText>
          </w:r>
          <w:r w:rsidR="00BC24F3" w:rsidDel="007B503E">
            <w:rPr>
              <w:rFonts w:ascii="Times New Roman" w:hAnsi="Times New Roman" w:cs="Times New Roman"/>
              <w:sz w:val="24"/>
              <w:szCs w:val="24"/>
            </w:rPr>
            <w:delText xml:space="preserve">, </w:delText>
          </w:r>
          <w:r w:rsidR="00E522E2" w:rsidDel="007B503E">
            <w:rPr>
              <w:rFonts w:ascii="Times New Roman" w:hAnsi="Times New Roman" w:cs="Times New Roman"/>
              <w:sz w:val="24"/>
              <w:szCs w:val="24"/>
            </w:rPr>
            <w:delText xml:space="preserve">Shea </w:delText>
          </w:r>
          <w:r w:rsidR="00E522E2" w:rsidDel="007B503E">
            <w:rPr>
              <w:rFonts w:ascii="Times New Roman" w:hAnsi="Times New Roman" w:cs="Times New Roman"/>
              <w:i/>
              <w:iCs/>
              <w:sz w:val="24"/>
              <w:szCs w:val="24"/>
            </w:rPr>
            <w:delText>et al</w:delText>
          </w:r>
          <w:r w:rsidR="00E522E2" w:rsidDel="007B503E">
            <w:rPr>
              <w:rFonts w:ascii="Times New Roman" w:hAnsi="Times New Roman" w:cs="Times New Roman"/>
              <w:sz w:val="24"/>
              <w:szCs w:val="24"/>
            </w:rPr>
            <w:delText>. 2014</w:delText>
          </w:r>
          <w:r w:rsidR="00BC24F3" w:rsidDel="007B503E">
            <w:rPr>
              <w:rFonts w:ascii="Times New Roman" w:hAnsi="Times New Roman" w:cs="Times New Roman"/>
              <w:sz w:val="24"/>
              <w:szCs w:val="24"/>
            </w:rPr>
            <w:delText xml:space="preserve">, </w:delText>
          </w:r>
          <w:r w:rsidR="00E522E2" w:rsidDel="007B503E">
            <w:rPr>
              <w:rFonts w:ascii="Times New Roman" w:hAnsi="Times New Roman" w:cs="Times New Roman"/>
              <w:sz w:val="24"/>
              <w:szCs w:val="24"/>
            </w:rPr>
            <w:delText xml:space="preserve">Canessa </w:delText>
          </w:r>
          <w:r w:rsidR="00E522E2" w:rsidDel="007B503E">
            <w:rPr>
              <w:rFonts w:ascii="Times New Roman" w:hAnsi="Times New Roman" w:cs="Times New Roman"/>
              <w:i/>
              <w:iCs/>
              <w:sz w:val="24"/>
              <w:szCs w:val="24"/>
            </w:rPr>
            <w:delText>et al</w:delText>
          </w:r>
          <w:r w:rsidR="00E522E2" w:rsidDel="007B503E">
            <w:rPr>
              <w:rFonts w:ascii="Times New Roman" w:hAnsi="Times New Roman" w:cs="Times New Roman"/>
              <w:sz w:val="24"/>
              <w:szCs w:val="24"/>
            </w:rPr>
            <w:delText>. 2015).</w:delText>
          </w:r>
        </w:del>
      </w:moveFrom>
      <w:moveFromRangeEnd w:id="837"/>
    </w:p>
    <w:p w14:paraId="04DAB591" w14:textId="6BF87407" w:rsidR="005C5C43" w:rsidRDefault="00790DF0" w:rsidP="00B024D2">
      <w:pPr>
        <w:spacing w:after="0" w:line="480" w:lineRule="auto"/>
        <w:ind w:firstLine="284"/>
        <w:rPr>
          <w:ins w:id="840" w:author="Trevor Drees" w:date="2025-09-04T15:17:00Z" w16du:dateUtc="2025-09-04T22:17:00Z"/>
          <w:rFonts w:ascii="Times New Roman" w:hAnsi="Times New Roman" w:cs="Times New Roman"/>
          <w:sz w:val="24"/>
          <w:szCs w:val="24"/>
        </w:rPr>
      </w:pPr>
      <w:del w:id="841" w:author="Trevor Drees" w:date="2025-09-04T15:44:00Z" w16du:dateUtc="2025-09-04T22:44:00Z">
        <w:r w:rsidDel="00186BDE">
          <w:rPr>
            <w:rFonts w:ascii="Times New Roman" w:hAnsi="Times New Roman" w:cs="Times New Roman"/>
            <w:sz w:val="24"/>
            <w:szCs w:val="24"/>
          </w:rPr>
          <w:delText xml:space="preserve">The findings above highlight an important observation about population spread in not only </w:delText>
        </w:r>
        <w:r w:rsidRPr="007E19BC" w:rsidDel="00186BDE">
          <w:rPr>
            <w:rFonts w:ascii="Times New Roman" w:hAnsi="Times New Roman" w:cs="Times New Roman"/>
            <w:i/>
            <w:iCs/>
            <w:sz w:val="24"/>
            <w:szCs w:val="24"/>
          </w:rPr>
          <w:delText>C. nutans</w:delText>
        </w:r>
        <w:r w:rsidDel="00186BDE">
          <w:rPr>
            <w:rFonts w:ascii="Times New Roman" w:hAnsi="Times New Roman" w:cs="Times New Roman"/>
            <w:sz w:val="24"/>
            <w:szCs w:val="24"/>
          </w:rPr>
          <w:delText xml:space="preserve">, but other species as well: </w:delText>
        </w:r>
        <w:r w:rsidR="0035529E" w:rsidDel="00186BDE">
          <w:rPr>
            <w:rFonts w:ascii="Times New Roman" w:hAnsi="Times New Roman" w:cs="Times New Roman"/>
            <w:sz w:val="24"/>
            <w:szCs w:val="24"/>
          </w:rPr>
          <w:delText xml:space="preserve">spread rates are a combination of not only how far </w:delText>
        </w:r>
        <w:r w:rsidDel="00186BDE">
          <w:rPr>
            <w:rFonts w:ascii="Times New Roman" w:hAnsi="Times New Roman" w:cs="Times New Roman"/>
            <w:sz w:val="24"/>
            <w:szCs w:val="24"/>
          </w:rPr>
          <w:delText>propagules</w:delText>
        </w:r>
        <w:r w:rsidR="0035529E" w:rsidDel="00186BDE">
          <w:rPr>
            <w:rFonts w:ascii="Times New Roman" w:hAnsi="Times New Roman" w:cs="Times New Roman"/>
            <w:sz w:val="24"/>
            <w:szCs w:val="24"/>
          </w:rPr>
          <w:delText xml:space="preserve"> move, but </w:delText>
        </w:r>
        <w:r w:rsidDel="00186BDE">
          <w:rPr>
            <w:rFonts w:ascii="Times New Roman" w:hAnsi="Times New Roman" w:cs="Times New Roman"/>
            <w:sz w:val="24"/>
            <w:szCs w:val="24"/>
          </w:rPr>
          <w:delText xml:space="preserve">also </w:delText>
        </w:r>
        <w:r w:rsidR="0035529E" w:rsidDel="00186BDE">
          <w:rPr>
            <w:rFonts w:ascii="Times New Roman" w:hAnsi="Times New Roman" w:cs="Times New Roman"/>
            <w:sz w:val="24"/>
            <w:szCs w:val="24"/>
          </w:rPr>
          <w:delText xml:space="preserve">how many </w:delText>
        </w:r>
        <w:r w:rsidDel="00186BDE">
          <w:rPr>
            <w:rFonts w:ascii="Times New Roman" w:hAnsi="Times New Roman" w:cs="Times New Roman"/>
            <w:sz w:val="24"/>
            <w:szCs w:val="24"/>
          </w:rPr>
          <w:delText xml:space="preserve">propagules </w:delText>
        </w:r>
        <w:r w:rsidR="0035529E" w:rsidDel="00186BDE">
          <w:rPr>
            <w:rFonts w:ascii="Times New Roman" w:hAnsi="Times New Roman" w:cs="Times New Roman"/>
            <w:sz w:val="24"/>
            <w:szCs w:val="24"/>
          </w:rPr>
          <w:delText>are moving.</w:delText>
        </w:r>
        <w:r w:rsidDel="00186BDE">
          <w:rPr>
            <w:rFonts w:ascii="Times New Roman" w:hAnsi="Times New Roman" w:cs="Times New Roman"/>
            <w:sz w:val="24"/>
            <w:szCs w:val="24"/>
          </w:rPr>
          <w:delText xml:space="preserve"> </w:delText>
        </w:r>
        <w:r w:rsidR="00F2739B" w:rsidDel="00186BDE">
          <w:rPr>
            <w:rFonts w:ascii="Times New Roman" w:hAnsi="Times New Roman" w:cs="Times New Roman"/>
            <w:sz w:val="24"/>
            <w:szCs w:val="24"/>
          </w:rPr>
          <w:delText xml:space="preserve">It is easier to hit a long-distance bullseye with more attempts, so the two parameters are fundamentally intertwined. This may seem </w:delText>
        </w:r>
        <w:r w:rsidR="001D0874" w:rsidDel="00186BDE">
          <w:rPr>
            <w:rFonts w:ascii="Times New Roman" w:hAnsi="Times New Roman" w:cs="Times New Roman"/>
            <w:sz w:val="24"/>
            <w:szCs w:val="24"/>
          </w:rPr>
          <w:delText xml:space="preserve">obvious but, as we have shown, not all modes of dispersal for a species matter equally in how they influence spread rates. </w:delText>
        </w:r>
        <w:r w:rsidR="00F2739B" w:rsidDel="00186BDE">
          <w:rPr>
            <w:rFonts w:ascii="Times New Roman" w:hAnsi="Times New Roman" w:cs="Times New Roman"/>
            <w:sz w:val="24"/>
            <w:szCs w:val="24"/>
          </w:rPr>
          <w:delText>E</w:delText>
        </w:r>
        <w:r w:rsidR="001D0874" w:rsidDel="00186BDE">
          <w:rPr>
            <w:rFonts w:ascii="Times New Roman" w:hAnsi="Times New Roman" w:cs="Times New Roman"/>
            <w:sz w:val="24"/>
            <w:szCs w:val="24"/>
          </w:rPr>
          <w:delText>ven though we</w:delText>
        </w:r>
        <w:r w:rsidR="00793A7A" w:rsidRPr="00793A7A" w:rsidDel="00186BDE">
          <w:rPr>
            <w:rFonts w:ascii="Times New Roman" w:hAnsi="Times New Roman" w:cs="Times New Roman"/>
            <w:sz w:val="24"/>
            <w:szCs w:val="24"/>
          </w:rPr>
          <w:delText xml:space="preserve"> </w:delText>
        </w:r>
        <w:r w:rsidR="00793A7A" w:rsidDel="00186BDE">
          <w:rPr>
            <w:rFonts w:ascii="Times New Roman" w:hAnsi="Times New Roman" w:cs="Times New Roman"/>
            <w:sz w:val="24"/>
            <w:szCs w:val="24"/>
          </w:rPr>
          <w:delText xml:space="preserve">demonstrated </w:delText>
        </w:r>
        <w:r w:rsidR="001D0874" w:rsidDel="00186BDE">
          <w:rPr>
            <w:rFonts w:ascii="Times New Roman" w:hAnsi="Times New Roman" w:cs="Times New Roman"/>
            <w:sz w:val="24"/>
            <w:szCs w:val="24"/>
          </w:rPr>
          <w:delText xml:space="preserve">that ant-driven seed dispersal is less important than wind-driven seed dispersal in </w:delText>
        </w:r>
        <w:r w:rsidR="001D0874" w:rsidDel="00186BDE">
          <w:rPr>
            <w:rFonts w:ascii="Times New Roman" w:hAnsi="Times New Roman" w:cs="Times New Roman"/>
            <w:i/>
            <w:iCs/>
            <w:sz w:val="24"/>
            <w:szCs w:val="24"/>
          </w:rPr>
          <w:delText>C. nutans</w:delText>
        </w:r>
        <w:r w:rsidR="001D0874" w:rsidDel="00186BDE">
          <w:rPr>
            <w:rFonts w:ascii="Times New Roman" w:hAnsi="Times New Roman" w:cs="Times New Roman"/>
            <w:sz w:val="24"/>
            <w:szCs w:val="24"/>
          </w:rPr>
          <w:delText>, had we not considered including any sort of ant dynamics when model</w:delText>
        </w:r>
      </w:del>
      <w:del w:id="842" w:author="Trevor Drees" w:date="2025-09-04T15:24:00Z" w16du:dateUtc="2025-09-04T22:24:00Z">
        <w:r w:rsidR="001D0874" w:rsidDel="00C57EF9">
          <w:rPr>
            <w:rFonts w:ascii="Times New Roman" w:hAnsi="Times New Roman" w:cs="Times New Roman"/>
            <w:sz w:val="24"/>
            <w:szCs w:val="24"/>
          </w:rPr>
          <w:delText>l</w:delText>
        </w:r>
      </w:del>
      <w:del w:id="843" w:author="Trevor Drees" w:date="2025-09-04T15:44:00Z" w16du:dateUtc="2025-09-04T22:44:00Z">
        <w:r w:rsidR="001D0874" w:rsidDel="00186BDE">
          <w:rPr>
            <w:rFonts w:ascii="Times New Roman" w:hAnsi="Times New Roman" w:cs="Times New Roman"/>
            <w:sz w:val="24"/>
            <w:szCs w:val="24"/>
          </w:rPr>
          <w:delText xml:space="preserve">ing </w:delText>
        </w:r>
        <w:r w:rsidR="00977E40" w:rsidDel="00186BDE">
          <w:rPr>
            <w:rFonts w:ascii="Times New Roman" w:hAnsi="Times New Roman" w:cs="Times New Roman"/>
            <w:sz w:val="24"/>
            <w:szCs w:val="24"/>
          </w:rPr>
          <w:delText>spread</w:delText>
        </w:r>
        <w:r w:rsidR="001D0874" w:rsidDel="00186BDE">
          <w:rPr>
            <w:rFonts w:ascii="Times New Roman" w:hAnsi="Times New Roman" w:cs="Times New Roman"/>
            <w:sz w:val="24"/>
            <w:szCs w:val="24"/>
          </w:rPr>
          <w:delText xml:space="preserve">, then we would not have </w:delText>
        </w:r>
        <w:r w:rsidR="00793A7A" w:rsidDel="00186BDE">
          <w:rPr>
            <w:rFonts w:ascii="Times New Roman" w:hAnsi="Times New Roman" w:cs="Times New Roman"/>
            <w:sz w:val="24"/>
            <w:szCs w:val="24"/>
          </w:rPr>
          <w:delText xml:space="preserve">found </w:delText>
        </w:r>
        <w:r w:rsidR="001D0874" w:rsidDel="00186BDE">
          <w:rPr>
            <w:rFonts w:ascii="Times New Roman" w:hAnsi="Times New Roman" w:cs="Times New Roman"/>
            <w:sz w:val="24"/>
            <w:szCs w:val="24"/>
          </w:rPr>
          <w:delText xml:space="preserve">that seed removal and predation via ants </w:delText>
        </w:r>
        <w:r w:rsidR="00793A7A" w:rsidDel="00186BDE">
          <w:rPr>
            <w:rFonts w:ascii="Times New Roman" w:hAnsi="Times New Roman" w:cs="Times New Roman"/>
            <w:sz w:val="24"/>
            <w:szCs w:val="24"/>
          </w:rPr>
          <w:delText>were</w:delText>
        </w:r>
        <w:r w:rsidR="00B124CD" w:rsidDel="00186BDE">
          <w:rPr>
            <w:rFonts w:ascii="Times New Roman" w:hAnsi="Times New Roman" w:cs="Times New Roman"/>
            <w:sz w:val="24"/>
            <w:szCs w:val="24"/>
          </w:rPr>
          <w:delText xml:space="preserve"> extremely</w:delText>
        </w:r>
        <w:r w:rsidR="00793A7A" w:rsidDel="00186BDE">
          <w:rPr>
            <w:rFonts w:ascii="Times New Roman" w:hAnsi="Times New Roman" w:cs="Times New Roman"/>
            <w:sz w:val="24"/>
            <w:szCs w:val="24"/>
          </w:rPr>
          <w:delText xml:space="preserve"> </w:delText>
        </w:r>
        <w:r w:rsidR="001D0874" w:rsidDel="00186BDE">
          <w:rPr>
            <w:rFonts w:ascii="Times New Roman" w:hAnsi="Times New Roman" w:cs="Times New Roman"/>
            <w:sz w:val="24"/>
            <w:szCs w:val="24"/>
          </w:rPr>
          <w:delText xml:space="preserve">important in controlling spread rates. </w:delText>
        </w:r>
        <w:r w:rsidR="00B8458E" w:rsidRPr="000254AF" w:rsidDel="00186BDE">
          <w:rPr>
            <w:rFonts w:ascii="Times New Roman" w:hAnsi="Times New Roman" w:cs="Times New Roman"/>
            <w:sz w:val="24"/>
            <w:szCs w:val="24"/>
          </w:rPr>
          <w:delText xml:space="preserve">This further emphasizes </w:delText>
        </w:r>
        <w:r w:rsidR="00D1132E" w:rsidRPr="000254AF" w:rsidDel="00186BDE">
          <w:rPr>
            <w:rFonts w:ascii="Times New Roman" w:hAnsi="Times New Roman" w:cs="Times New Roman"/>
            <w:sz w:val="24"/>
            <w:szCs w:val="24"/>
          </w:rPr>
          <w:delText>that</w:delText>
        </w:r>
        <w:r w:rsidR="00B8458E" w:rsidRPr="000254AF" w:rsidDel="00186BDE">
          <w:rPr>
            <w:rFonts w:ascii="Times New Roman" w:hAnsi="Times New Roman" w:cs="Times New Roman"/>
            <w:sz w:val="24"/>
            <w:szCs w:val="24"/>
          </w:rPr>
          <w:delText xml:space="preserve"> it is important to avoid </w:delText>
        </w:r>
        <w:r w:rsidR="00F2739B" w:rsidDel="00186BDE">
          <w:rPr>
            <w:rFonts w:ascii="Times New Roman" w:hAnsi="Times New Roman" w:cs="Times New Roman"/>
            <w:sz w:val="24"/>
            <w:szCs w:val="24"/>
          </w:rPr>
          <w:delText>attributing seed removal</w:delText>
        </w:r>
        <w:r w:rsidR="00793A7A" w:rsidDel="00186BDE">
          <w:rPr>
            <w:rFonts w:ascii="Times New Roman" w:hAnsi="Times New Roman" w:cs="Times New Roman"/>
            <w:sz w:val="24"/>
            <w:szCs w:val="24"/>
          </w:rPr>
          <w:delText xml:space="preserve"> entirely</w:delText>
        </w:r>
        <w:r w:rsidR="00F2739B" w:rsidDel="00186BDE">
          <w:rPr>
            <w:rFonts w:ascii="Times New Roman" w:hAnsi="Times New Roman" w:cs="Times New Roman"/>
            <w:sz w:val="24"/>
            <w:szCs w:val="24"/>
          </w:rPr>
          <w:delText xml:space="preserve"> to either</w:delText>
        </w:r>
        <w:r w:rsidR="00F2739B" w:rsidRPr="000254AF" w:rsidDel="00186BDE">
          <w:rPr>
            <w:rFonts w:ascii="Times New Roman" w:hAnsi="Times New Roman" w:cs="Times New Roman"/>
            <w:sz w:val="24"/>
            <w:szCs w:val="24"/>
          </w:rPr>
          <w:delText xml:space="preserve"> </w:delText>
        </w:r>
        <w:r w:rsidR="00B8458E" w:rsidRPr="000254AF" w:rsidDel="00186BDE">
          <w:rPr>
            <w:rFonts w:ascii="Times New Roman" w:hAnsi="Times New Roman" w:cs="Times New Roman"/>
            <w:sz w:val="24"/>
            <w:szCs w:val="24"/>
          </w:rPr>
          <w:delText xml:space="preserve">dispersal </w:delText>
        </w:r>
        <w:r w:rsidR="00F2739B" w:rsidDel="00186BDE">
          <w:rPr>
            <w:rFonts w:ascii="Times New Roman" w:hAnsi="Times New Roman" w:cs="Times New Roman"/>
            <w:sz w:val="24"/>
            <w:szCs w:val="24"/>
          </w:rPr>
          <w:delText>or</w:delText>
        </w:r>
        <w:r w:rsidR="00F2739B" w:rsidRPr="000254AF" w:rsidDel="00186BDE">
          <w:rPr>
            <w:rFonts w:ascii="Times New Roman" w:hAnsi="Times New Roman" w:cs="Times New Roman"/>
            <w:sz w:val="24"/>
            <w:szCs w:val="24"/>
          </w:rPr>
          <w:delText xml:space="preserve"> </w:delText>
        </w:r>
        <w:r w:rsidR="00B8458E" w:rsidRPr="000254AF" w:rsidDel="00186BDE">
          <w:rPr>
            <w:rFonts w:ascii="Times New Roman" w:hAnsi="Times New Roman" w:cs="Times New Roman"/>
            <w:sz w:val="24"/>
            <w:szCs w:val="24"/>
          </w:rPr>
          <w:delText>predation</w:delText>
        </w:r>
        <w:r w:rsidR="00F2739B" w:rsidDel="00186BDE">
          <w:rPr>
            <w:rFonts w:ascii="Times New Roman" w:hAnsi="Times New Roman" w:cs="Times New Roman"/>
            <w:sz w:val="24"/>
            <w:szCs w:val="24"/>
          </w:rPr>
          <w:delText>, as these two</w:delText>
        </w:r>
        <w:r w:rsidR="005E01A9" w:rsidDel="00186BDE">
          <w:rPr>
            <w:rFonts w:ascii="Times New Roman" w:hAnsi="Times New Roman" w:cs="Times New Roman"/>
            <w:sz w:val="24"/>
            <w:szCs w:val="24"/>
          </w:rPr>
          <w:delText xml:space="preserve"> phenomena</w:delText>
        </w:r>
        <w:r w:rsidR="00F2739B" w:rsidDel="00186BDE">
          <w:rPr>
            <w:rFonts w:ascii="Times New Roman" w:hAnsi="Times New Roman" w:cs="Times New Roman"/>
            <w:sz w:val="24"/>
            <w:szCs w:val="24"/>
          </w:rPr>
          <w:delText xml:space="preserve"> are commonly conflated</w:delText>
        </w:r>
        <w:r w:rsidR="00B8458E" w:rsidRPr="000254AF" w:rsidDel="00186BDE">
          <w:rPr>
            <w:rFonts w:ascii="Times New Roman" w:hAnsi="Times New Roman" w:cs="Times New Roman"/>
            <w:sz w:val="24"/>
            <w:szCs w:val="24"/>
          </w:rPr>
          <w:delText xml:space="preserve"> (</w:delText>
        </w:r>
        <w:r w:rsidR="00D1132E" w:rsidRPr="000254AF" w:rsidDel="00186BDE">
          <w:rPr>
            <w:rFonts w:ascii="Times New Roman" w:eastAsiaTheme="minorEastAsia" w:hAnsi="Times New Roman" w:cs="Times New Roman"/>
            <w:sz w:val="24"/>
            <w:szCs w:val="24"/>
          </w:rPr>
          <w:delText xml:space="preserve">Vander Wall </w:delText>
        </w:r>
        <w:r w:rsidR="00D1132E" w:rsidRPr="000254AF" w:rsidDel="00186BDE">
          <w:rPr>
            <w:rFonts w:ascii="Times New Roman" w:eastAsiaTheme="minorEastAsia" w:hAnsi="Times New Roman" w:cs="Times New Roman"/>
            <w:i/>
            <w:iCs/>
            <w:sz w:val="24"/>
            <w:szCs w:val="24"/>
          </w:rPr>
          <w:delText>et al</w:delText>
        </w:r>
        <w:r w:rsidR="00D1132E" w:rsidRPr="000254AF" w:rsidDel="00186BDE">
          <w:rPr>
            <w:rFonts w:ascii="Times New Roman" w:eastAsiaTheme="minorEastAsia" w:hAnsi="Times New Roman" w:cs="Times New Roman"/>
            <w:sz w:val="24"/>
            <w:szCs w:val="24"/>
          </w:rPr>
          <w:delText>. 2005</w:delText>
        </w:r>
        <w:r w:rsidR="00B8458E" w:rsidRPr="000254AF" w:rsidDel="00186BDE">
          <w:rPr>
            <w:rFonts w:ascii="Times New Roman" w:hAnsi="Times New Roman" w:cs="Times New Roman"/>
            <w:sz w:val="24"/>
            <w:szCs w:val="24"/>
          </w:rPr>
          <w:delText>)</w:delText>
        </w:r>
        <w:r w:rsidR="00F2739B" w:rsidDel="00186BDE">
          <w:rPr>
            <w:rFonts w:ascii="Times New Roman" w:hAnsi="Times New Roman" w:cs="Times New Roman"/>
            <w:sz w:val="24"/>
            <w:szCs w:val="24"/>
          </w:rPr>
          <w:delText xml:space="preserve">. In our study, </w:delText>
        </w:r>
        <w:r w:rsidR="00D1132E" w:rsidRPr="000254AF" w:rsidDel="00186BDE">
          <w:rPr>
            <w:rFonts w:ascii="Times New Roman" w:hAnsi="Times New Roman" w:cs="Times New Roman"/>
            <w:sz w:val="24"/>
            <w:szCs w:val="24"/>
          </w:rPr>
          <w:delText xml:space="preserve">the latter has a strong impact on spread rates by virtue of controlling the number of propagules in the system and thus making it </w:delText>
        </w:r>
        <w:r w:rsidR="00F2739B" w:rsidDel="00186BDE">
          <w:rPr>
            <w:rFonts w:ascii="Times New Roman" w:hAnsi="Times New Roman" w:cs="Times New Roman"/>
            <w:sz w:val="24"/>
            <w:szCs w:val="24"/>
          </w:rPr>
          <w:delText>harder</w:delText>
        </w:r>
        <w:r w:rsidR="00F2739B" w:rsidRPr="000254AF" w:rsidDel="00186BDE">
          <w:rPr>
            <w:rFonts w:ascii="Times New Roman" w:hAnsi="Times New Roman" w:cs="Times New Roman"/>
            <w:sz w:val="24"/>
            <w:szCs w:val="24"/>
          </w:rPr>
          <w:delText xml:space="preserve"> </w:delText>
        </w:r>
        <w:r w:rsidR="00D1132E" w:rsidRPr="000254AF" w:rsidDel="00186BDE">
          <w:rPr>
            <w:rFonts w:ascii="Times New Roman" w:hAnsi="Times New Roman" w:cs="Times New Roman"/>
            <w:sz w:val="24"/>
            <w:szCs w:val="24"/>
          </w:rPr>
          <w:delText>for long-distance dispersal to be achieved by virtue of sheer numbers</w:delText>
        </w:r>
        <w:r w:rsidR="00387BA8" w:rsidRPr="000254AF" w:rsidDel="00186BDE">
          <w:rPr>
            <w:rFonts w:ascii="Times New Roman" w:hAnsi="Times New Roman" w:cs="Times New Roman"/>
            <w:sz w:val="24"/>
            <w:szCs w:val="24"/>
          </w:rPr>
          <w:delText>.</w:delText>
        </w:r>
      </w:del>
    </w:p>
    <w:p w14:paraId="599C8476" w14:textId="159B30BE" w:rsidR="007B503E" w:rsidRPr="00BF11FF" w:rsidRDefault="00624B4A" w:rsidP="00957A64">
      <w:pPr>
        <w:spacing w:after="0" w:line="480" w:lineRule="auto"/>
        <w:ind w:firstLine="284"/>
        <w:rPr>
          <w:rFonts w:ascii="Times New Roman" w:hAnsi="Times New Roman" w:cs="Times New Roman"/>
          <w:sz w:val="24"/>
          <w:szCs w:val="24"/>
        </w:rPr>
      </w:pPr>
      <w:ins w:id="844" w:author="Trevor Drees" w:date="2025-09-04T22:11:00Z" w16du:dateUtc="2025-09-05T05:11:00Z">
        <w:r>
          <w:rPr>
            <w:rFonts w:ascii="Times New Roman" w:hAnsi="Times New Roman" w:cs="Times New Roman"/>
            <w:sz w:val="24"/>
            <w:szCs w:val="24"/>
          </w:rPr>
          <w:lastRenderedPageBreak/>
          <w:t xml:space="preserve">Furthermore, we show that climate change </w:t>
        </w:r>
      </w:ins>
      <w:ins w:id="845" w:author="Trevor Drees" w:date="2025-09-04T22:30:00Z" w16du:dateUtc="2025-09-05T05:30:00Z">
        <w:r w:rsidR="00240DCD">
          <w:rPr>
            <w:rFonts w:ascii="Times New Roman" w:hAnsi="Times New Roman" w:cs="Times New Roman"/>
            <w:sz w:val="24"/>
            <w:szCs w:val="24"/>
          </w:rPr>
          <w:t>has the potential to impact dispersal patterns, in some cases drastically increasing how quickly populations spread</w:t>
        </w:r>
      </w:ins>
      <w:ins w:id="846" w:author="Trevor Drees" w:date="2025-09-04T22:12:00Z" w16du:dateUtc="2025-09-05T05:12:00Z">
        <w:r>
          <w:rPr>
            <w:rFonts w:ascii="Times New Roman" w:hAnsi="Times New Roman" w:cs="Times New Roman"/>
            <w:sz w:val="24"/>
            <w:szCs w:val="24"/>
          </w:rPr>
          <w:t>.</w:t>
        </w:r>
      </w:ins>
      <w:ins w:id="847" w:author="Trevor Drees" w:date="2025-09-04T22:31:00Z" w16du:dateUtc="2025-09-05T05:31:00Z">
        <w:r w:rsidR="00240DCD">
          <w:rPr>
            <w:rFonts w:ascii="Times New Roman" w:hAnsi="Times New Roman" w:cs="Times New Roman"/>
            <w:sz w:val="24"/>
            <w:szCs w:val="24"/>
          </w:rPr>
          <w:t xml:space="preserve"> </w:t>
        </w:r>
        <w:r w:rsidR="00240DCD">
          <w:rPr>
            <w:rFonts w:ascii="Times New Roman" w:hAnsi="Times New Roman" w:cs="Times New Roman"/>
            <w:sz w:val="24"/>
            <w:szCs w:val="24"/>
          </w:rPr>
          <w:t>The</w:t>
        </w:r>
      </w:ins>
      <w:ins w:id="848" w:author="Trevor Drees" w:date="2025-09-04T22:32:00Z" w16du:dateUtc="2025-09-05T05:32:00Z">
        <w:r w:rsidR="00240DCD">
          <w:rPr>
            <w:rFonts w:ascii="Times New Roman" w:hAnsi="Times New Roman" w:cs="Times New Roman"/>
            <w:sz w:val="24"/>
            <w:szCs w:val="24"/>
          </w:rPr>
          <w:t>se</w:t>
        </w:r>
      </w:ins>
      <w:ins w:id="849" w:author="Trevor Drees" w:date="2025-09-04T22:31:00Z" w16du:dateUtc="2025-09-05T05:31:00Z">
        <w:r w:rsidR="00240DCD">
          <w:rPr>
            <w:rFonts w:ascii="Times New Roman" w:hAnsi="Times New Roman" w:cs="Times New Roman"/>
            <w:sz w:val="24"/>
            <w:szCs w:val="24"/>
          </w:rPr>
          <w:t xml:space="preserve"> warming effects </w:t>
        </w:r>
      </w:ins>
      <w:ins w:id="850" w:author="Trevor Drees" w:date="2025-09-04T22:32:00Z" w16du:dateUtc="2025-09-05T05:32:00Z">
        <w:r w:rsidR="00240DCD">
          <w:rPr>
            <w:rFonts w:ascii="Times New Roman" w:hAnsi="Times New Roman" w:cs="Times New Roman"/>
            <w:sz w:val="24"/>
            <w:szCs w:val="24"/>
          </w:rPr>
          <w:t>may</w:t>
        </w:r>
      </w:ins>
      <w:ins w:id="851" w:author="Trevor Drees" w:date="2025-09-04T22:31:00Z" w16du:dateUtc="2025-09-05T05:31:00Z">
        <w:r w:rsidR="00240DCD">
          <w:rPr>
            <w:rFonts w:ascii="Times New Roman" w:hAnsi="Times New Roman" w:cs="Times New Roman"/>
            <w:sz w:val="24"/>
            <w:szCs w:val="24"/>
          </w:rPr>
          <w:t xml:space="preserve"> have notable implications for species that experience warming-induced shifts in their life cycle: if climate change affects how populations of a given species grow, reproduce, and spread, then </w:t>
        </w:r>
        <w:r w:rsidR="00240DCD" w:rsidRPr="009D50C5">
          <w:rPr>
            <w:rFonts w:ascii="Times New Roman" w:hAnsi="Times New Roman" w:cs="Times New Roman"/>
            <w:sz w:val="24"/>
            <w:szCs w:val="24"/>
          </w:rPr>
          <w:t>current management regimes</w:t>
        </w:r>
        <w:r w:rsidR="00240DCD">
          <w:rPr>
            <w:rFonts w:ascii="Times New Roman" w:hAnsi="Times New Roman" w:cs="Times New Roman"/>
            <w:sz w:val="24"/>
            <w:szCs w:val="24"/>
          </w:rPr>
          <w:t xml:space="preserve"> aimed at controlling or promoting the spread of that</w:t>
        </w:r>
        <w:r w:rsidR="00240DCD" w:rsidRPr="009D50C5">
          <w:rPr>
            <w:rFonts w:ascii="Times New Roman" w:hAnsi="Times New Roman" w:cs="Times New Roman"/>
            <w:sz w:val="24"/>
            <w:szCs w:val="24"/>
          </w:rPr>
          <w:t xml:space="preserve"> </w:t>
        </w:r>
        <w:r w:rsidR="00240DCD">
          <w:rPr>
            <w:rFonts w:ascii="Times New Roman" w:hAnsi="Times New Roman" w:cs="Times New Roman"/>
            <w:sz w:val="24"/>
            <w:szCs w:val="24"/>
          </w:rPr>
          <w:t>species may become less effective (Keller and Shea 2022).</w:t>
        </w:r>
      </w:ins>
      <w:ins w:id="852" w:author="Trevor Drees" w:date="2025-09-04T22:34:00Z" w16du:dateUtc="2025-09-05T05:34:00Z">
        <w:r w:rsidR="00240DCD">
          <w:rPr>
            <w:rFonts w:ascii="Times New Roman" w:hAnsi="Times New Roman" w:cs="Times New Roman"/>
            <w:sz w:val="24"/>
            <w:szCs w:val="24"/>
          </w:rPr>
          <w:t xml:space="preserve"> For </w:t>
        </w:r>
        <w:r w:rsidR="00240DCD">
          <w:rPr>
            <w:rFonts w:ascii="Times New Roman" w:hAnsi="Times New Roman" w:cs="Times New Roman"/>
            <w:i/>
            <w:iCs/>
            <w:sz w:val="24"/>
            <w:szCs w:val="24"/>
          </w:rPr>
          <w:t xml:space="preserve">C. </w:t>
        </w:r>
        <w:r w:rsidR="00240DCD" w:rsidRPr="00240DCD">
          <w:rPr>
            <w:rFonts w:ascii="Times New Roman" w:hAnsi="Times New Roman" w:cs="Times New Roman"/>
            <w:i/>
            <w:iCs/>
            <w:sz w:val="24"/>
            <w:szCs w:val="24"/>
          </w:rPr>
          <w:t>nutans</w:t>
        </w:r>
        <w:r w:rsidR="00240DCD">
          <w:rPr>
            <w:rFonts w:ascii="Times New Roman" w:hAnsi="Times New Roman" w:cs="Times New Roman"/>
            <w:sz w:val="24"/>
            <w:szCs w:val="24"/>
          </w:rPr>
          <w:t xml:space="preserve">, </w:t>
        </w:r>
        <w:r w:rsidR="00240DCD" w:rsidRPr="00240DCD">
          <w:rPr>
            <w:rFonts w:ascii="Times New Roman" w:hAnsi="Times New Roman" w:cs="Times New Roman"/>
            <w:sz w:val="24"/>
            <w:szCs w:val="24"/>
          </w:rPr>
          <w:t>our</w:t>
        </w:r>
        <w:r w:rsidR="00240DCD">
          <w:rPr>
            <w:rFonts w:ascii="Times New Roman" w:hAnsi="Times New Roman" w:cs="Times New Roman"/>
            <w:sz w:val="24"/>
            <w:szCs w:val="24"/>
          </w:rPr>
          <w:t xml:space="preserve"> analyses provide clear evidence that elevated growing temperatures increase the rate at which </w:t>
        </w:r>
        <w:r w:rsidR="00240DCD" w:rsidRPr="007E4E50">
          <w:rPr>
            <w:rFonts w:ascii="Times New Roman" w:hAnsi="Times New Roman" w:cs="Times New Roman"/>
            <w:sz w:val="24"/>
            <w:szCs w:val="24"/>
          </w:rPr>
          <w:t>this species</w:t>
        </w:r>
        <w:r w:rsidR="00240DCD">
          <w:rPr>
            <w:rFonts w:ascii="Times New Roman" w:hAnsi="Times New Roman" w:cs="Times New Roman"/>
            <w:sz w:val="24"/>
            <w:szCs w:val="24"/>
          </w:rPr>
          <w:t xml:space="preserve"> spreads</w:t>
        </w:r>
        <w:r w:rsidR="00240DCD">
          <w:rPr>
            <w:rFonts w:ascii="Times New Roman" w:hAnsi="Times New Roman" w:cs="Times New Roman"/>
            <w:sz w:val="24"/>
            <w:szCs w:val="24"/>
          </w:rPr>
          <w:t>,</w:t>
        </w:r>
      </w:ins>
      <w:ins w:id="853" w:author="Trevor Drees" w:date="2025-09-04T22:12:00Z" w16du:dateUtc="2025-09-05T05:12:00Z">
        <w:r>
          <w:rPr>
            <w:rFonts w:ascii="Times New Roman" w:hAnsi="Times New Roman" w:cs="Times New Roman"/>
            <w:sz w:val="24"/>
            <w:szCs w:val="24"/>
          </w:rPr>
          <w:t xml:space="preserve"> </w:t>
        </w:r>
      </w:ins>
      <w:ins w:id="854" w:author="Trevor Drees" w:date="2025-09-04T22:35:00Z" w16du:dateUtc="2025-09-05T05:35:00Z">
        <w:r w:rsidR="00240DCD">
          <w:rPr>
            <w:rFonts w:ascii="Times New Roman" w:hAnsi="Times New Roman" w:cs="Times New Roman"/>
            <w:sz w:val="24"/>
            <w:szCs w:val="24"/>
          </w:rPr>
          <w:t>in alignment with</w:t>
        </w:r>
      </w:ins>
      <w:moveToRangeStart w:id="855" w:author="Trevor Drees" w:date="2025-09-04T15:17:00Z" w:name="move207891470"/>
      <w:moveTo w:id="856" w:author="Trevor Drees" w:date="2025-09-04T15:17:00Z" w16du:dateUtc="2025-09-04T22:17:00Z">
        <w:del w:id="857" w:author="Trevor Drees" w:date="2025-09-04T22:34:00Z" w16du:dateUtc="2025-09-05T05:34:00Z">
          <w:r w:rsidR="007B503E" w:rsidDel="00240DCD">
            <w:rPr>
              <w:rFonts w:ascii="Times New Roman" w:hAnsi="Times New Roman" w:cs="Times New Roman"/>
              <w:sz w:val="24"/>
              <w:szCs w:val="24"/>
            </w:rPr>
            <w:delText>M</w:delText>
          </w:r>
        </w:del>
        <w:del w:id="858" w:author="Trevor Drees" w:date="2025-09-04T22:35:00Z" w16du:dateUtc="2025-09-05T05:35:00Z">
          <w:r w:rsidR="007B503E" w:rsidDel="00240DCD">
            <w:rPr>
              <w:rFonts w:ascii="Times New Roman" w:hAnsi="Times New Roman" w:cs="Times New Roman"/>
              <w:sz w:val="24"/>
              <w:szCs w:val="24"/>
            </w:rPr>
            <w:delText>uch like</w:delText>
          </w:r>
        </w:del>
        <w:r w:rsidR="007B503E">
          <w:rPr>
            <w:rFonts w:ascii="Times New Roman" w:hAnsi="Times New Roman" w:cs="Times New Roman"/>
            <w:sz w:val="24"/>
            <w:szCs w:val="24"/>
          </w:rPr>
          <w:t xml:space="preserve"> previous studies on </w:t>
        </w:r>
        <w:del w:id="859" w:author="Trevor Drees" w:date="2025-09-04T22:34:00Z" w16du:dateUtc="2025-09-05T05:34:00Z">
          <w:r w:rsidR="007B503E" w:rsidRPr="00240DCD" w:rsidDel="00240DCD">
            <w:rPr>
              <w:rFonts w:ascii="Times New Roman" w:hAnsi="Times New Roman" w:cs="Times New Roman"/>
              <w:sz w:val="24"/>
              <w:szCs w:val="24"/>
              <w:rPrChange w:id="860" w:author="Trevor Drees" w:date="2025-09-04T22:34:00Z" w16du:dateUtc="2025-09-05T05:34:00Z">
                <w:rPr>
                  <w:rFonts w:ascii="Times New Roman" w:hAnsi="Times New Roman" w:cs="Times New Roman"/>
                  <w:i/>
                  <w:iCs/>
                  <w:sz w:val="24"/>
                  <w:szCs w:val="24"/>
                </w:rPr>
              </w:rPrChange>
            </w:rPr>
            <w:delText>C. nutans</w:delText>
          </w:r>
        </w:del>
      </w:moveTo>
      <w:ins w:id="861" w:author="Trevor Drees" w:date="2025-09-04T22:34:00Z" w16du:dateUtc="2025-09-05T05:34:00Z">
        <w:r w:rsidR="00240DCD" w:rsidRPr="00240DCD">
          <w:rPr>
            <w:rFonts w:ascii="Times New Roman" w:hAnsi="Times New Roman" w:cs="Times New Roman"/>
            <w:sz w:val="24"/>
            <w:szCs w:val="24"/>
            <w:rPrChange w:id="862" w:author="Trevor Drees" w:date="2025-09-04T22:34:00Z" w16du:dateUtc="2025-09-05T05:34:00Z">
              <w:rPr>
                <w:rFonts w:ascii="Times New Roman" w:hAnsi="Times New Roman" w:cs="Times New Roman"/>
                <w:i/>
                <w:iCs/>
                <w:sz w:val="24"/>
                <w:szCs w:val="24"/>
              </w:rPr>
            </w:rPrChange>
          </w:rPr>
          <w:t>dispersal and spread in</w:t>
        </w:r>
      </w:ins>
      <w:moveTo w:id="863" w:author="Trevor Drees" w:date="2025-09-04T15:17:00Z" w16du:dateUtc="2025-09-04T22:17:00Z">
        <w:r w:rsidR="007B503E">
          <w:rPr>
            <w:rFonts w:ascii="Times New Roman" w:hAnsi="Times New Roman" w:cs="Times New Roman"/>
            <w:i/>
            <w:iCs/>
            <w:sz w:val="24"/>
            <w:szCs w:val="24"/>
          </w:rPr>
          <w:t xml:space="preserve"> </w:t>
        </w:r>
      </w:moveTo>
      <w:ins w:id="864" w:author="Trevor Drees" w:date="2025-09-04T22:34:00Z" w16du:dateUtc="2025-09-05T05:34:00Z">
        <w:r w:rsidR="00240DCD">
          <w:rPr>
            <w:rFonts w:ascii="Times New Roman" w:hAnsi="Times New Roman" w:cs="Times New Roman"/>
            <w:sz w:val="24"/>
            <w:szCs w:val="24"/>
          </w:rPr>
          <w:t xml:space="preserve">this species </w:t>
        </w:r>
      </w:ins>
      <w:moveTo w:id="865" w:author="Trevor Drees" w:date="2025-09-04T15:17:00Z" w16du:dateUtc="2025-09-04T22:17:00Z">
        <w:r w:rsidR="007B503E" w:rsidRPr="009D50C5">
          <w:rPr>
            <w:rFonts w:ascii="Times New Roman" w:hAnsi="Times New Roman" w:cs="Times New Roman"/>
            <w:sz w:val="24"/>
            <w:szCs w:val="24"/>
          </w:rPr>
          <w:t xml:space="preserve">(e.g. Zhang </w:t>
        </w:r>
        <w:r w:rsidR="007B503E" w:rsidRPr="009D50C5">
          <w:rPr>
            <w:rFonts w:ascii="Times New Roman" w:hAnsi="Times New Roman" w:cs="Times New Roman"/>
            <w:i/>
            <w:iCs/>
            <w:sz w:val="24"/>
            <w:szCs w:val="24"/>
          </w:rPr>
          <w:t>et al</w:t>
        </w:r>
        <w:r w:rsidR="007B503E" w:rsidRPr="009D50C5">
          <w:rPr>
            <w:rFonts w:ascii="Times New Roman" w:hAnsi="Times New Roman" w:cs="Times New Roman"/>
            <w:sz w:val="24"/>
            <w:szCs w:val="24"/>
          </w:rPr>
          <w:t>. 2011, 2012</w:t>
        </w:r>
        <w:r w:rsidR="007B503E">
          <w:rPr>
            <w:rFonts w:ascii="Times New Roman" w:hAnsi="Times New Roman" w:cs="Times New Roman"/>
            <w:sz w:val="24"/>
            <w:szCs w:val="24"/>
          </w:rPr>
          <w:t>,</w:t>
        </w:r>
        <w:r w:rsidR="007B503E" w:rsidRPr="009D50C5">
          <w:rPr>
            <w:rFonts w:ascii="Times New Roman" w:hAnsi="Times New Roman" w:cs="Times New Roman"/>
            <w:sz w:val="24"/>
            <w:szCs w:val="24"/>
          </w:rPr>
          <w:t xml:space="preserve"> Teller </w:t>
        </w:r>
        <w:r w:rsidR="007B503E" w:rsidRPr="009D50C5">
          <w:rPr>
            <w:rFonts w:ascii="Times New Roman" w:hAnsi="Times New Roman" w:cs="Times New Roman"/>
            <w:i/>
            <w:iCs/>
            <w:sz w:val="24"/>
            <w:szCs w:val="24"/>
          </w:rPr>
          <w:t>et al</w:t>
        </w:r>
        <w:r w:rsidR="007B503E" w:rsidRPr="009D50C5">
          <w:rPr>
            <w:rFonts w:ascii="Times New Roman" w:hAnsi="Times New Roman" w:cs="Times New Roman"/>
            <w:sz w:val="24"/>
            <w:szCs w:val="24"/>
          </w:rPr>
          <w:t>. 2016</w:t>
        </w:r>
        <w:r w:rsidR="007B503E">
          <w:rPr>
            <w:rFonts w:ascii="Times New Roman" w:hAnsi="Times New Roman" w:cs="Times New Roman"/>
            <w:sz w:val="24"/>
            <w:szCs w:val="24"/>
          </w:rPr>
          <w:t>,</w:t>
        </w:r>
        <w:r w:rsidR="007B503E" w:rsidRPr="009D50C5">
          <w:rPr>
            <w:rFonts w:ascii="Times New Roman" w:hAnsi="Times New Roman" w:cs="Times New Roman"/>
            <w:sz w:val="24"/>
            <w:szCs w:val="24"/>
          </w:rPr>
          <w:t xml:space="preserve"> Keller and Shea 2021</w:t>
        </w:r>
        <w:r w:rsidR="007B503E">
          <w:rPr>
            <w:rFonts w:ascii="Times New Roman" w:hAnsi="Times New Roman" w:cs="Times New Roman"/>
            <w:sz w:val="24"/>
            <w:szCs w:val="24"/>
          </w:rPr>
          <w:t>,</w:t>
        </w:r>
        <w:r w:rsidR="007B503E" w:rsidRPr="009D50C5">
          <w:rPr>
            <w:rFonts w:ascii="Times New Roman" w:hAnsi="Times New Roman" w:cs="Times New Roman"/>
            <w:sz w:val="24"/>
            <w:szCs w:val="24"/>
          </w:rPr>
          <w:t xml:space="preserve"> Drees and Shea 2024b)</w:t>
        </w:r>
        <w:del w:id="866" w:author="Trevor Drees" w:date="2025-09-04T22:35:00Z" w16du:dateUtc="2025-09-05T05:35:00Z">
          <w:r w:rsidR="007B503E" w:rsidRPr="009D50C5" w:rsidDel="00240DCD">
            <w:rPr>
              <w:rFonts w:ascii="Times New Roman" w:hAnsi="Times New Roman" w:cs="Times New Roman"/>
              <w:sz w:val="24"/>
              <w:szCs w:val="24"/>
            </w:rPr>
            <w:delText>,</w:delText>
          </w:r>
        </w:del>
        <w:del w:id="867" w:author="Trevor Drees" w:date="2025-09-04T22:33:00Z" w16du:dateUtc="2025-09-05T05:33:00Z">
          <w:r w:rsidR="007B503E" w:rsidDel="00240DCD">
            <w:rPr>
              <w:rFonts w:ascii="Times New Roman" w:hAnsi="Times New Roman" w:cs="Times New Roman"/>
              <w:sz w:val="24"/>
              <w:szCs w:val="24"/>
            </w:rPr>
            <w:delText xml:space="preserve"> our analyses again provide clear evidence that elevated growing temperatures increase the rate at which </w:delText>
          </w:r>
          <w:r w:rsidR="007B503E" w:rsidRPr="007E4E50" w:rsidDel="00240DCD">
            <w:rPr>
              <w:rFonts w:ascii="Times New Roman" w:hAnsi="Times New Roman" w:cs="Times New Roman"/>
              <w:sz w:val="24"/>
              <w:szCs w:val="24"/>
            </w:rPr>
            <w:delText>this species</w:delText>
          </w:r>
          <w:r w:rsidR="007B503E" w:rsidDel="00240DCD">
            <w:rPr>
              <w:rFonts w:ascii="Times New Roman" w:hAnsi="Times New Roman" w:cs="Times New Roman"/>
              <w:sz w:val="24"/>
              <w:szCs w:val="24"/>
            </w:rPr>
            <w:delText xml:space="preserve"> spreads</w:delText>
          </w:r>
        </w:del>
        <w:r w:rsidR="007B503E">
          <w:rPr>
            <w:rFonts w:ascii="Times New Roman" w:hAnsi="Times New Roman" w:cs="Times New Roman"/>
            <w:sz w:val="24"/>
            <w:szCs w:val="24"/>
          </w:rPr>
          <w:t xml:space="preserve">. </w:t>
        </w:r>
        <w:del w:id="868" w:author="Trevor Drees" w:date="2025-09-04T22:35:00Z" w16du:dateUtc="2025-09-05T05:35:00Z">
          <w:r w:rsidR="007B503E" w:rsidDel="00240DCD">
            <w:rPr>
              <w:rFonts w:ascii="Times New Roman" w:hAnsi="Times New Roman" w:cs="Times New Roman"/>
              <w:sz w:val="24"/>
              <w:szCs w:val="24"/>
            </w:rPr>
            <w:delText xml:space="preserve">We observed a substantial effect of warming on spread rates, with a consistent doubling of simulated spread rate regardless of whether or not mechanics of seed dispersal and/or predation by ants were included. </w:delText>
          </w:r>
        </w:del>
        <w:r w:rsidR="007B503E">
          <w:rPr>
            <w:rFonts w:ascii="Times New Roman" w:hAnsi="Times New Roman" w:cs="Times New Roman"/>
            <w:sz w:val="24"/>
            <w:szCs w:val="24"/>
          </w:rPr>
          <w:t xml:space="preserve">While our baseline spread rate estimates without ant-driven dispersal or predation were similar to the those observed in previous experiments in this system, the </w:t>
        </w:r>
        <w:del w:id="869" w:author="Trevor Drees" w:date="2025-09-04T22:36:00Z" w16du:dateUtc="2025-09-05T05:36:00Z">
          <w:r w:rsidR="007B503E" w:rsidDel="00D43FE3">
            <w:rPr>
              <w:rFonts w:ascii="Times New Roman" w:hAnsi="Times New Roman" w:cs="Times New Roman"/>
              <w:sz w:val="24"/>
              <w:szCs w:val="24"/>
            </w:rPr>
            <w:delText>increase in</w:delText>
          </w:r>
        </w:del>
      </w:moveTo>
      <w:ins w:id="870" w:author="Trevor Drees" w:date="2025-09-04T22:36:00Z" w16du:dateUtc="2025-09-05T05:36:00Z">
        <w:r w:rsidR="00D43FE3">
          <w:rPr>
            <w:rFonts w:ascii="Times New Roman" w:hAnsi="Times New Roman" w:cs="Times New Roman"/>
            <w:sz w:val="24"/>
            <w:szCs w:val="24"/>
          </w:rPr>
          <w:t>near-doubling of</w:t>
        </w:r>
      </w:ins>
      <w:moveTo w:id="871" w:author="Trevor Drees" w:date="2025-09-04T15:17:00Z" w16du:dateUtc="2025-09-04T22:17:00Z">
        <w:r w:rsidR="007B503E">
          <w:rPr>
            <w:rFonts w:ascii="Times New Roman" w:hAnsi="Times New Roman" w:cs="Times New Roman"/>
            <w:sz w:val="24"/>
            <w:szCs w:val="24"/>
          </w:rPr>
          <w:t xml:space="preserve"> spread rate</w:t>
        </w:r>
      </w:moveTo>
      <w:ins w:id="872" w:author="Trevor Drees" w:date="2025-09-04T22:36:00Z" w16du:dateUtc="2025-09-05T05:36:00Z">
        <w:r w:rsidR="00240DCD">
          <w:rPr>
            <w:rFonts w:ascii="Times New Roman" w:hAnsi="Times New Roman" w:cs="Times New Roman"/>
            <w:sz w:val="24"/>
            <w:szCs w:val="24"/>
          </w:rPr>
          <w:t xml:space="preserve"> that we observed</w:t>
        </w:r>
      </w:ins>
      <w:moveTo w:id="873" w:author="Trevor Drees" w:date="2025-09-04T15:17:00Z" w16du:dateUtc="2025-09-04T22:17:00Z">
        <w:r w:rsidR="007B503E">
          <w:rPr>
            <w:rFonts w:ascii="Times New Roman" w:hAnsi="Times New Roman" w:cs="Times New Roman"/>
            <w:sz w:val="24"/>
            <w:szCs w:val="24"/>
          </w:rPr>
          <w:t xml:space="preserve"> was higher than th</w:t>
        </w:r>
      </w:moveTo>
      <w:ins w:id="874" w:author="Trevor Drees" w:date="2025-09-04T22:37:00Z" w16du:dateUtc="2025-09-05T05:37:00Z">
        <w:r w:rsidR="00D43FE3">
          <w:rPr>
            <w:rFonts w:ascii="Times New Roman" w:hAnsi="Times New Roman" w:cs="Times New Roman"/>
            <w:sz w:val="24"/>
            <w:szCs w:val="24"/>
          </w:rPr>
          <w:t>e</w:t>
        </w:r>
      </w:ins>
      <w:moveTo w:id="875" w:author="Trevor Drees" w:date="2025-09-04T15:17:00Z" w16du:dateUtc="2025-09-04T22:17:00Z">
        <w:del w:id="876" w:author="Trevor Drees" w:date="2025-09-04T22:37:00Z" w16du:dateUtc="2025-09-05T05:37:00Z">
          <w:r w:rsidR="007B503E" w:rsidDel="00D43FE3">
            <w:rPr>
              <w:rFonts w:ascii="Times New Roman" w:hAnsi="Times New Roman" w:cs="Times New Roman"/>
              <w:sz w:val="24"/>
              <w:szCs w:val="24"/>
            </w:rPr>
            <w:delText>at</w:delText>
          </w:r>
        </w:del>
        <w:r w:rsidR="007B503E">
          <w:rPr>
            <w:rFonts w:ascii="Times New Roman" w:hAnsi="Times New Roman" w:cs="Times New Roman"/>
            <w:sz w:val="24"/>
            <w:szCs w:val="24"/>
          </w:rPr>
          <w:t xml:space="preserve"> </w:t>
        </w:r>
        <w:del w:id="877" w:author="Trevor Drees" w:date="2025-09-04T22:36:00Z" w16du:dateUtc="2025-09-05T05:36:00Z">
          <w:r w:rsidR="007B503E" w:rsidDel="00D43FE3">
            <w:rPr>
              <w:rFonts w:ascii="Times New Roman" w:hAnsi="Times New Roman" w:cs="Times New Roman"/>
              <w:sz w:val="24"/>
              <w:szCs w:val="24"/>
            </w:rPr>
            <w:delText>reported</w:delText>
          </w:r>
        </w:del>
      </w:moveTo>
      <w:ins w:id="878" w:author="Trevor Drees" w:date="2025-09-04T22:36:00Z" w16du:dateUtc="2025-09-05T05:36:00Z">
        <w:r w:rsidR="00D43FE3">
          <w:rPr>
            <w:rFonts w:ascii="Times New Roman" w:hAnsi="Times New Roman" w:cs="Times New Roman"/>
            <w:sz w:val="24"/>
            <w:szCs w:val="24"/>
          </w:rPr>
          <w:t>increases reported</w:t>
        </w:r>
      </w:ins>
      <w:moveTo w:id="879" w:author="Trevor Drees" w:date="2025-09-04T15:17:00Z" w16du:dateUtc="2025-09-04T22:17:00Z">
        <w:r w:rsidR="007B503E">
          <w:rPr>
            <w:rFonts w:ascii="Times New Roman" w:hAnsi="Times New Roman" w:cs="Times New Roman"/>
            <w:sz w:val="24"/>
            <w:szCs w:val="24"/>
          </w:rPr>
          <w:t xml:space="preserve"> in similar studies; Zhang </w:t>
        </w:r>
        <w:r w:rsidR="007B503E">
          <w:rPr>
            <w:rFonts w:ascii="Times New Roman" w:hAnsi="Times New Roman" w:cs="Times New Roman"/>
            <w:i/>
            <w:iCs/>
            <w:sz w:val="24"/>
            <w:szCs w:val="24"/>
          </w:rPr>
          <w:t>et al</w:t>
        </w:r>
        <w:r w:rsidR="007B503E">
          <w:rPr>
            <w:rFonts w:ascii="Times New Roman" w:hAnsi="Times New Roman" w:cs="Times New Roman"/>
            <w:sz w:val="24"/>
            <w:szCs w:val="24"/>
          </w:rPr>
          <w:t xml:space="preserve">. (2011) report a 27% increase, Teller </w:t>
        </w:r>
        <w:r w:rsidR="007B503E">
          <w:rPr>
            <w:rFonts w:ascii="Times New Roman" w:hAnsi="Times New Roman" w:cs="Times New Roman"/>
            <w:i/>
            <w:iCs/>
            <w:sz w:val="24"/>
            <w:szCs w:val="24"/>
          </w:rPr>
          <w:t>et al</w:t>
        </w:r>
        <w:r w:rsidR="007B503E">
          <w:rPr>
            <w:rFonts w:ascii="Times New Roman" w:hAnsi="Times New Roman" w:cs="Times New Roman"/>
            <w:sz w:val="24"/>
            <w:szCs w:val="24"/>
          </w:rPr>
          <w:t>. (2016) a 38% increase, and Drees and Shea (2024b) an approximately 42% increase. The percent increase observed here was</w:t>
        </w:r>
      </w:moveTo>
      <w:ins w:id="880" w:author="Trevor Drees" w:date="2025-09-04T22:36:00Z" w16du:dateUtc="2025-09-05T05:36:00Z">
        <w:r w:rsidR="00D43FE3">
          <w:rPr>
            <w:rFonts w:ascii="Times New Roman" w:hAnsi="Times New Roman" w:cs="Times New Roman"/>
            <w:sz w:val="24"/>
            <w:szCs w:val="24"/>
          </w:rPr>
          <w:t xml:space="preserve"> much</w:t>
        </w:r>
      </w:ins>
      <w:moveTo w:id="881" w:author="Trevor Drees" w:date="2025-09-04T15:17:00Z" w16du:dateUtc="2025-09-04T22:17:00Z">
        <w:r w:rsidR="007B503E">
          <w:rPr>
            <w:rFonts w:ascii="Times New Roman" w:hAnsi="Times New Roman" w:cs="Times New Roman"/>
            <w:sz w:val="24"/>
            <w:szCs w:val="24"/>
          </w:rPr>
          <w:t xml:space="preserve"> higher likely because our survival and flowering rates were derived from a different experimental cohort. </w:t>
        </w:r>
        <w:del w:id="882" w:author="Trevor Drees" w:date="2025-09-04T22:30:00Z" w16du:dateUtc="2025-09-05T05:30:00Z">
          <w:r w:rsidR="007B503E" w:rsidDel="00240DCD">
            <w:rPr>
              <w:rFonts w:ascii="Times New Roman" w:hAnsi="Times New Roman" w:cs="Times New Roman"/>
              <w:sz w:val="24"/>
              <w:szCs w:val="24"/>
            </w:rPr>
            <w:delText xml:space="preserve">The warming effects observed in our study and in previous </w:delText>
          </w:r>
          <w:r w:rsidR="007B503E" w:rsidDel="00240DCD">
            <w:rPr>
              <w:rFonts w:ascii="Times New Roman" w:hAnsi="Times New Roman" w:cs="Times New Roman"/>
              <w:i/>
              <w:iCs/>
              <w:sz w:val="24"/>
              <w:szCs w:val="24"/>
            </w:rPr>
            <w:delText>C. nutans</w:delText>
          </w:r>
          <w:r w:rsidR="007B503E" w:rsidDel="00240DCD">
            <w:rPr>
              <w:rFonts w:ascii="Times New Roman" w:hAnsi="Times New Roman" w:cs="Times New Roman"/>
              <w:sz w:val="24"/>
              <w:szCs w:val="24"/>
            </w:rPr>
            <w:delText xml:space="preserve"> studies have notable implications for management not only for this species, but for other species that experience notable warming-induced shifts in their life cycle: if climate change affects how populations of a given species grow, reproduce, and spread, then </w:delText>
          </w:r>
          <w:r w:rsidR="007B503E" w:rsidRPr="009D50C5" w:rsidDel="00240DCD">
            <w:rPr>
              <w:rFonts w:ascii="Times New Roman" w:hAnsi="Times New Roman" w:cs="Times New Roman"/>
              <w:sz w:val="24"/>
              <w:szCs w:val="24"/>
            </w:rPr>
            <w:delText>current management regimes</w:delText>
          </w:r>
          <w:r w:rsidR="007B503E" w:rsidDel="00240DCD">
            <w:rPr>
              <w:rFonts w:ascii="Times New Roman" w:hAnsi="Times New Roman" w:cs="Times New Roman"/>
              <w:sz w:val="24"/>
              <w:szCs w:val="24"/>
            </w:rPr>
            <w:delText xml:space="preserve"> aimed at controlling or promoting the spread of that</w:delText>
          </w:r>
          <w:r w:rsidR="007B503E" w:rsidRPr="009D50C5" w:rsidDel="00240DCD">
            <w:rPr>
              <w:rFonts w:ascii="Times New Roman" w:hAnsi="Times New Roman" w:cs="Times New Roman"/>
              <w:sz w:val="24"/>
              <w:szCs w:val="24"/>
            </w:rPr>
            <w:delText xml:space="preserve"> </w:delText>
          </w:r>
          <w:r w:rsidR="007B503E" w:rsidDel="00240DCD">
            <w:rPr>
              <w:rFonts w:ascii="Times New Roman" w:hAnsi="Times New Roman" w:cs="Times New Roman"/>
              <w:sz w:val="24"/>
              <w:szCs w:val="24"/>
            </w:rPr>
            <w:delText>species may become less effective (Keller and Shea 2022).</w:delText>
          </w:r>
        </w:del>
      </w:moveTo>
      <w:moveToRangeEnd w:id="855"/>
    </w:p>
    <w:p w14:paraId="3CD4E74A" w14:textId="55E19667" w:rsidR="00394F58" w:rsidRDefault="00B139BE" w:rsidP="00ED0946">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While these results are a promising start in improving our understanding of the how ants play a role in </w:t>
      </w:r>
      <w:r>
        <w:rPr>
          <w:rFonts w:ascii="Times New Roman" w:hAnsi="Times New Roman" w:cs="Times New Roman"/>
          <w:i/>
          <w:iCs/>
          <w:sz w:val="24"/>
          <w:szCs w:val="24"/>
        </w:rPr>
        <w:t>C. nutans</w:t>
      </w:r>
      <w:r w:rsidR="00B124CD">
        <w:rPr>
          <w:rFonts w:ascii="Times New Roman" w:hAnsi="Times New Roman" w:cs="Times New Roman"/>
          <w:i/>
          <w:iCs/>
          <w:sz w:val="24"/>
          <w:szCs w:val="24"/>
        </w:rPr>
        <w:t xml:space="preserve"> </w:t>
      </w:r>
      <w:r w:rsidR="00B124CD">
        <w:rPr>
          <w:rFonts w:ascii="Times New Roman" w:hAnsi="Times New Roman" w:cs="Times New Roman"/>
          <w:sz w:val="24"/>
          <w:szCs w:val="24"/>
        </w:rPr>
        <w:t>spread</w:t>
      </w:r>
      <w:r w:rsidR="00A13E9F">
        <w:rPr>
          <w:rFonts w:ascii="Times New Roman" w:hAnsi="Times New Roman" w:cs="Times New Roman"/>
          <w:sz w:val="24"/>
          <w:szCs w:val="24"/>
        </w:rPr>
        <w:t>,</w:t>
      </w:r>
      <w:r>
        <w:rPr>
          <w:rFonts w:ascii="Times New Roman" w:hAnsi="Times New Roman" w:cs="Times New Roman"/>
          <w:sz w:val="24"/>
          <w:szCs w:val="24"/>
        </w:rPr>
        <w:t xml:space="preserve"> future studies are necessary to further build upon this,</w:t>
      </w:r>
      <w:r w:rsidR="00A13E9F">
        <w:rPr>
          <w:rFonts w:ascii="Times New Roman" w:hAnsi="Times New Roman" w:cs="Times New Roman"/>
          <w:sz w:val="24"/>
          <w:szCs w:val="24"/>
        </w:rPr>
        <w:t xml:space="preserve"> with </w:t>
      </w:r>
      <w:r>
        <w:rPr>
          <w:rFonts w:ascii="Times New Roman" w:hAnsi="Times New Roman" w:cs="Times New Roman"/>
          <w:sz w:val="24"/>
          <w:szCs w:val="24"/>
        </w:rPr>
        <w:t xml:space="preserve">one of </w:t>
      </w:r>
      <w:r w:rsidR="00A13E9F">
        <w:rPr>
          <w:rFonts w:ascii="Times New Roman" w:hAnsi="Times New Roman" w:cs="Times New Roman"/>
          <w:sz w:val="24"/>
          <w:szCs w:val="24"/>
        </w:rPr>
        <w:t xml:space="preserve">the most </w:t>
      </w:r>
      <w:r w:rsidR="00DE1635">
        <w:rPr>
          <w:rFonts w:ascii="Times New Roman" w:hAnsi="Times New Roman" w:cs="Times New Roman"/>
          <w:sz w:val="24"/>
          <w:szCs w:val="24"/>
        </w:rPr>
        <w:t>important</w:t>
      </w:r>
      <w:r>
        <w:rPr>
          <w:rFonts w:ascii="Times New Roman" w:hAnsi="Times New Roman" w:cs="Times New Roman"/>
          <w:sz w:val="24"/>
          <w:szCs w:val="24"/>
        </w:rPr>
        <w:t xml:space="preserve"> foci</w:t>
      </w:r>
      <w:r w:rsidR="00DE1635">
        <w:rPr>
          <w:rFonts w:ascii="Times New Roman" w:hAnsi="Times New Roman" w:cs="Times New Roman"/>
          <w:sz w:val="24"/>
          <w:szCs w:val="24"/>
        </w:rPr>
        <w:t xml:space="preserve"> being obtaining accurate estimates of </w:t>
      </w:r>
      <w:r>
        <w:rPr>
          <w:rFonts w:ascii="Times New Roman" w:hAnsi="Times New Roman" w:cs="Times New Roman"/>
          <w:sz w:val="24"/>
          <w:szCs w:val="24"/>
        </w:rPr>
        <w:t xml:space="preserve">ant-driven </w:t>
      </w:r>
      <w:r w:rsidR="00DE1635">
        <w:rPr>
          <w:rFonts w:ascii="Times New Roman" w:hAnsi="Times New Roman" w:cs="Times New Roman"/>
          <w:sz w:val="24"/>
          <w:szCs w:val="24"/>
        </w:rPr>
        <w:t xml:space="preserve">seed predation given its importance in rates of population spread. </w:t>
      </w:r>
      <w:r>
        <w:rPr>
          <w:rFonts w:ascii="Times New Roman" w:hAnsi="Times New Roman" w:cs="Times New Roman"/>
          <w:sz w:val="24"/>
          <w:szCs w:val="24"/>
        </w:rPr>
        <w:t>Further i</w:t>
      </w:r>
      <w:r w:rsidR="00DE1635">
        <w:rPr>
          <w:rFonts w:ascii="Times New Roman" w:hAnsi="Times New Roman" w:cs="Times New Roman"/>
          <w:sz w:val="24"/>
          <w:szCs w:val="24"/>
        </w:rPr>
        <w:t xml:space="preserve">nvestigations into </w:t>
      </w:r>
      <w:r>
        <w:rPr>
          <w:rFonts w:ascii="Times New Roman" w:hAnsi="Times New Roman" w:cs="Times New Roman"/>
          <w:sz w:val="24"/>
          <w:szCs w:val="24"/>
        </w:rPr>
        <w:t xml:space="preserve">the ant-related determinants of </w:t>
      </w:r>
      <w:r>
        <w:rPr>
          <w:rFonts w:ascii="Times New Roman" w:hAnsi="Times New Roman" w:cs="Times New Roman"/>
          <w:i/>
          <w:iCs/>
          <w:sz w:val="24"/>
          <w:szCs w:val="24"/>
        </w:rPr>
        <w:t>C. nutans</w:t>
      </w:r>
      <w:r>
        <w:rPr>
          <w:rFonts w:ascii="Times New Roman" w:hAnsi="Times New Roman" w:cs="Times New Roman"/>
          <w:sz w:val="24"/>
          <w:szCs w:val="24"/>
        </w:rPr>
        <w:t xml:space="preserve"> spread</w:t>
      </w:r>
      <w:r w:rsidR="00DE1635">
        <w:rPr>
          <w:rFonts w:ascii="Times New Roman" w:hAnsi="Times New Roman" w:cs="Times New Roman"/>
          <w:sz w:val="24"/>
          <w:szCs w:val="24"/>
        </w:rPr>
        <w:t xml:space="preserve"> </w:t>
      </w:r>
      <w:r>
        <w:rPr>
          <w:rFonts w:ascii="Times New Roman" w:hAnsi="Times New Roman" w:cs="Times New Roman"/>
          <w:sz w:val="24"/>
          <w:szCs w:val="24"/>
        </w:rPr>
        <w:t xml:space="preserve">might also </w:t>
      </w:r>
      <w:r w:rsidR="00DE1635">
        <w:rPr>
          <w:rFonts w:ascii="Times New Roman" w:hAnsi="Times New Roman" w:cs="Times New Roman"/>
          <w:sz w:val="24"/>
          <w:szCs w:val="24"/>
        </w:rPr>
        <w:t xml:space="preserve">be worthwhile </w:t>
      </w:r>
      <w:r>
        <w:rPr>
          <w:rFonts w:ascii="Times New Roman" w:hAnsi="Times New Roman" w:cs="Times New Roman"/>
          <w:sz w:val="24"/>
          <w:szCs w:val="24"/>
        </w:rPr>
        <w:t xml:space="preserve">to ensure that any </w:t>
      </w:r>
      <w:r w:rsidR="00ED0946">
        <w:rPr>
          <w:rFonts w:ascii="Times New Roman" w:hAnsi="Times New Roman" w:cs="Times New Roman"/>
          <w:sz w:val="24"/>
          <w:szCs w:val="24"/>
        </w:rPr>
        <w:t>pathways</w:t>
      </w:r>
      <w:r>
        <w:rPr>
          <w:rFonts w:ascii="Times New Roman" w:hAnsi="Times New Roman" w:cs="Times New Roman"/>
          <w:sz w:val="24"/>
          <w:szCs w:val="24"/>
        </w:rPr>
        <w:t xml:space="preserve"> that </w:t>
      </w:r>
      <w:r w:rsidR="00ED0946">
        <w:rPr>
          <w:rFonts w:ascii="Times New Roman" w:hAnsi="Times New Roman" w:cs="Times New Roman"/>
          <w:sz w:val="24"/>
          <w:szCs w:val="24"/>
        </w:rPr>
        <w:t xml:space="preserve">might </w:t>
      </w:r>
      <w:r w:rsidR="00F67D86">
        <w:rPr>
          <w:rFonts w:ascii="Times New Roman" w:hAnsi="Times New Roman" w:cs="Times New Roman"/>
          <w:sz w:val="24"/>
          <w:szCs w:val="24"/>
        </w:rPr>
        <w:t xml:space="preserve">generate </w:t>
      </w:r>
      <w:r w:rsidR="00227E93">
        <w:rPr>
          <w:rFonts w:ascii="Times New Roman" w:hAnsi="Times New Roman" w:cs="Times New Roman"/>
          <w:sz w:val="24"/>
          <w:szCs w:val="24"/>
        </w:rPr>
        <w:t>a notable effect of</w:t>
      </w:r>
      <w:r>
        <w:rPr>
          <w:rFonts w:ascii="Times New Roman" w:hAnsi="Times New Roman" w:cs="Times New Roman"/>
          <w:sz w:val="24"/>
          <w:szCs w:val="24"/>
        </w:rPr>
        <w:t xml:space="preserve"> ant dispersal </w:t>
      </w:r>
      <w:r w:rsidR="00227E93">
        <w:rPr>
          <w:rFonts w:ascii="Times New Roman" w:hAnsi="Times New Roman" w:cs="Times New Roman"/>
          <w:sz w:val="24"/>
          <w:szCs w:val="24"/>
        </w:rPr>
        <w:t xml:space="preserve">on spread rates have not been missed; </w:t>
      </w:r>
      <w:r w:rsidR="00DE1635">
        <w:rPr>
          <w:rFonts w:ascii="Times New Roman" w:hAnsi="Times New Roman" w:cs="Times New Roman"/>
          <w:sz w:val="24"/>
          <w:szCs w:val="24"/>
        </w:rPr>
        <w:t>for example, is there any overlap in nest foraging ranges</w:t>
      </w:r>
      <w:r w:rsidR="00ED0946">
        <w:rPr>
          <w:rFonts w:ascii="Times New Roman" w:hAnsi="Times New Roman" w:cs="Times New Roman"/>
          <w:sz w:val="24"/>
          <w:szCs w:val="24"/>
        </w:rPr>
        <w:t xml:space="preserve"> (which </w:t>
      </w:r>
      <w:r w:rsidR="00A96B5F">
        <w:rPr>
          <w:rFonts w:ascii="Times New Roman" w:hAnsi="Times New Roman" w:cs="Times New Roman"/>
          <w:sz w:val="24"/>
          <w:szCs w:val="24"/>
        </w:rPr>
        <w:t xml:space="preserve">may </w:t>
      </w:r>
      <w:r w:rsidR="00ED0946">
        <w:rPr>
          <w:rFonts w:ascii="Times New Roman" w:hAnsi="Times New Roman" w:cs="Times New Roman"/>
          <w:sz w:val="24"/>
          <w:szCs w:val="24"/>
        </w:rPr>
        <w:t>increase ant-driven dispersal distances)</w:t>
      </w:r>
      <w:r w:rsidR="00DE1635">
        <w:rPr>
          <w:rFonts w:ascii="Times New Roman" w:hAnsi="Times New Roman" w:cs="Times New Roman"/>
          <w:sz w:val="24"/>
          <w:szCs w:val="24"/>
        </w:rPr>
        <w:t xml:space="preserve">, </w:t>
      </w:r>
      <w:r w:rsidR="00ED0946">
        <w:rPr>
          <w:rFonts w:ascii="Times New Roman" w:hAnsi="Times New Roman" w:cs="Times New Roman"/>
          <w:sz w:val="24"/>
          <w:szCs w:val="24"/>
        </w:rPr>
        <w:t xml:space="preserve">or </w:t>
      </w:r>
      <w:r w:rsidR="00DE1635">
        <w:rPr>
          <w:rFonts w:ascii="Times New Roman" w:hAnsi="Times New Roman" w:cs="Times New Roman"/>
          <w:sz w:val="24"/>
          <w:szCs w:val="24"/>
        </w:rPr>
        <w:t xml:space="preserve">is the probability of removal based on distance to the nest? </w:t>
      </w:r>
      <w:r w:rsidR="00F67D86">
        <w:rPr>
          <w:rFonts w:ascii="Times New Roman" w:hAnsi="Times New Roman" w:cs="Times New Roman"/>
          <w:sz w:val="24"/>
          <w:szCs w:val="24"/>
        </w:rPr>
        <w:t>What is the role of d</w:t>
      </w:r>
      <w:r w:rsidR="000254AF">
        <w:rPr>
          <w:rFonts w:ascii="Times New Roman" w:hAnsi="Times New Roman" w:cs="Times New Roman"/>
          <w:sz w:val="24"/>
          <w:szCs w:val="24"/>
        </w:rPr>
        <w:t>ensity dependence?</w:t>
      </w:r>
      <w:r w:rsidR="007716B9">
        <w:rPr>
          <w:rFonts w:ascii="Times New Roman" w:hAnsi="Times New Roman" w:cs="Times New Roman"/>
          <w:sz w:val="24"/>
          <w:szCs w:val="24"/>
        </w:rPr>
        <w:t xml:space="preserve"> </w:t>
      </w:r>
      <w:r w:rsidR="00F67D86">
        <w:rPr>
          <w:rFonts w:ascii="Times New Roman" w:hAnsi="Times New Roman" w:cs="Times New Roman"/>
          <w:sz w:val="24"/>
          <w:szCs w:val="24"/>
        </w:rPr>
        <w:lastRenderedPageBreak/>
        <w:t xml:space="preserve">Are the additional dispersal pathways that </w:t>
      </w:r>
      <w:r w:rsidR="00A96B5F">
        <w:rPr>
          <w:rFonts w:ascii="Times New Roman" w:hAnsi="Times New Roman" w:cs="Times New Roman"/>
          <w:sz w:val="24"/>
          <w:szCs w:val="24"/>
        </w:rPr>
        <w:t>should be considered</w:t>
      </w:r>
      <w:r w:rsidR="00F67D86">
        <w:rPr>
          <w:rFonts w:ascii="Times New Roman" w:hAnsi="Times New Roman" w:cs="Times New Roman"/>
          <w:sz w:val="24"/>
          <w:szCs w:val="24"/>
        </w:rPr>
        <w:t xml:space="preserve">? </w:t>
      </w:r>
      <w:r w:rsidR="0047182E">
        <w:rPr>
          <w:rFonts w:ascii="Times New Roman" w:hAnsi="Times New Roman" w:cs="Times New Roman"/>
          <w:sz w:val="24"/>
          <w:szCs w:val="24"/>
        </w:rPr>
        <w:t xml:space="preserve">Though many questions on total dispersal remain, for both </w:t>
      </w:r>
      <w:r w:rsidR="0047182E">
        <w:rPr>
          <w:rFonts w:ascii="Times New Roman" w:hAnsi="Times New Roman" w:cs="Times New Roman"/>
          <w:i/>
          <w:iCs/>
          <w:sz w:val="24"/>
          <w:szCs w:val="24"/>
        </w:rPr>
        <w:t>C. nutans</w:t>
      </w:r>
      <w:r w:rsidR="0047182E">
        <w:rPr>
          <w:rFonts w:ascii="Times New Roman" w:hAnsi="Times New Roman" w:cs="Times New Roman"/>
          <w:sz w:val="24"/>
          <w:szCs w:val="24"/>
        </w:rPr>
        <w:t xml:space="preserve"> and the myriad other plant systems with multiple dispersal vectors, our study is </w:t>
      </w:r>
      <w:r w:rsidR="0063571F">
        <w:rPr>
          <w:rFonts w:ascii="Times New Roman" w:hAnsi="Times New Roman" w:cs="Times New Roman"/>
          <w:sz w:val="24"/>
          <w:szCs w:val="24"/>
        </w:rPr>
        <w:t xml:space="preserve">still </w:t>
      </w:r>
      <w:r w:rsidR="0047182E">
        <w:rPr>
          <w:rFonts w:ascii="Times New Roman" w:hAnsi="Times New Roman" w:cs="Times New Roman"/>
          <w:sz w:val="24"/>
          <w:szCs w:val="24"/>
        </w:rPr>
        <w:t>an exciting first step in better understanding complex assemblages of dispersal pathways and how they contribute to the spread of populations.</w:t>
      </w:r>
    </w:p>
    <w:p w14:paraId="7BA81727" w14:textId="0BDFDAF0" w:rsidR="004C16B4" w:rsidRPr="007C1F05" w:rsidRDefault="00394F58" w:rsidP="00C64983">
      <w:pPr>
        <w:spacing w:after="0" w:line="480" w:lineRule="auto"/>
        <w:rPr>
          <w:rFonts w:ascii="Times New Roman" w:hAnsi="Times New Roman" w:cs="Times New Roman"/>
          <w:b/>
          <w:bCs/>
          <w:sz w:val="32"/>
          <w:szCs w:val="32"/>
        </w:rPr>
      </w:pPr>
      <w:r>
        <w:rPr>
          <w:rFonts w:ascii="Times New Roman" w:hAnsi="Times New Roman" w:cs="Times New Roman"/>
          <w:b/>
          <w:bCs/>
          <w:sz w:val="24"/>
          <w:szCs w:val="24"/>
        </w:rPr>
        <w:t>Acknowledgements</w:t>
      </w:r>
    </w:p>
    <w:p w14:paraId="41F9AA22" w14:textId="151D3184" w:rsidR="00B437A9" w:rsidRDefault="004C16B4" w:rsidP="00C64983">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The authors would like to thank </w:t>
      </w:r>
      <w:r w:rsidRPr="004C16B4">
        <w:rPr>
          <w:rFonts w:ascii="Times New Roman" w:hAnsi="Times New Roman" w:cs="Times New Roman"/>
          <w:sz w:val="24"/>
          <w:szCs w:val="24"/>
        </w:rPr>
        <w:t xml:space="preserve">K. Marchetto and E. </w:t>
      </w:r>
      <w:proofErr w:type="spellStart"/>
      <w:r w:rsidRPr="004C16B4">
        <w:rPr>
          <w:rFonts w:ascii="Times New Roman" w:hAnsi="Times New Roman" w:cs="Times New Roman"/>
          <w:sz w:val="24"/>
          <w:szCs w:val="24"/>
        </w:rPr>
        <w:t>Jongejans</w:t>
      </w:r>
      <w:proofErr w:type="spellEnd"/>
      <w:r w:rsidRPr="004C16B4">
        <w:rPr>
          <w:rFonts w:ascii="Times New Roman" w:hAnsi="Times New Roman" w:cs="Times New Roman"/>
          <w:sz w:val="24"/>
          <w:szCs w:val="24"/>
        </w:rPr>
        <w:t xml:space="preserve"> </w:t>
      </w:r>
      <w:r>
        <w:rPr>
          <w:rFonts w:ascii="Times New Roman" w:hAnsi="Times New Roman" w:cs="Times New Roman"/>
          <w:sz w:val="24"/>
          <w:szCs w:val="24"/>
        </w:rPr>
        <w:t>for</w:t>
      </w:r>
      <w:r w:rsidRPr="004C16B4">
        <w:rPr>
          <w:rFonts w:ascii="Times New Roman" w:hAnsi="Times New Roman" w:cs="Times New Roman"/>
          <w:sz w:val="24"/>
          <w:szCs w:val="24"/>
        </w:rPr>
        <w:t xml:space="preserve"> provid</w:t>
      </w:r>
      <w:r>
        <w:rPr>
          <w:rFonts w:ascii="Times New Roman" w:hAnsi="Times New Roman" w:cs="Times New Roman"/>
          <w:sz w:val="24"/>
          <w:szCs w:val="24"/>
        </w:rPr>
        <w:t>ing</w:t>
      </w:r>
      <w:r w:rsidRPr="004C16B4">
        <w:rPr>
          <w:rFonts w:ascii="Times New Roman" w:hAnsi="Times New Roman" w:cs="Times New Roman"/>
          <w:sz w:val="24"/>
          <w:szCs w:val="24"/>
        </w:rPr>
        <w:t xml:space="preserve"> </w:t>
      </w:r>
      <w:r w:rsidRPr="004C16B4">
        <w:rPr>
          <w:rFonts w:ascii="Times New Roman" w:hAnsi="Times New Roman" w:cs="Times New Roman"/>
          <w:i/>
          <w:iCs/>
          <w:sz w:val="24"/>
          <w:szCs w:val="24"/>
        </w:rPr>
        <w:t>C. nutans</w:t>
      </w:r>
      <w:r w:rsidRPr="004C16B4">
        <w:rPr>
          <w:rFonts w:ascii="Times New Roman" w:hAnsi="Times New Roman" w:cs="Times New Roman"/>
          <w:sz w:val="24"/>
          <w:szCs w:val="24"/>
        </w:rPr>
        <w:t xml:space="preserve"> terminal velocity data for use in wind dispersal models</w:t>
      </w:r>
      <w:r w:rsidR="00B437A9">
        <w:rPr>
          <w:rFonts w:ascii="Times New Roman" w:hAnsi="Times New Roman" w:cs="Times New Roman"/>
          <w:sz w:val="24"/>
          <w:szCs w:val="24"/>
        </w:rPr>
        <w:t xml:space="preserve">, and </w:t>
      </w:r>
      <w:r w:rsidR="00B437A9" w:rsidRPr="00B65D15">
        <w:rPr>
          <w:rFonts w:ascii="Times New Roman" w:hAnsi="Times New Roman" w:cs="Times New Roman"/>
          <w:sz w:val="24"/>
          <w:szCs w:val="24"/>
          <w:lang w:val="en-US"/>
        </w:rPr>
        <w:t xml:space="preserve">O. </w:t>
      </w:r>
      <w:proofErr w:type="spellStart"/>
      <w:r w:rsidR="00B437A9" w:rsidRPr="00B65D15">
        <w:rPr>
          <w:rFonts w:ascii="Times New Roman" w:hAnsi="Times New Roman" w:cs="Times New Roman"/>
          <w:sz w:val="24"/>
          <w:szCs w:val="24"/>
          <w:lang w:val="en-US"/>
        </w:rPr>
        <w:t>Skarpaas</w:t>
      </w:r>
      <w:proofErr w:type="spellEnd"/>
      <w:r w:rsidR="00B437A9" w:rsidRPr="00B65D15">
        <w:rPr>
          <w:rFonts w:ascii="Times New Roman" w:hAnsi="Times New Roman" w:cs="Times New Roman"/>
          <w:sz w:val="24"/>
          <w:szCs w:val="24"/>
          <w:lang w:val="en-US"/>
        </w:rPr>
        <w:t xml:space="preserve"> </w:t>
      </w:r>
      <w:r w:rsidR="00B437A9">
        <w:rPr>
          <w:rFonts w:ascii="Times New Roman" w:hAnsi="Times New Roman" w:cs="Times New Roman"/>
          <w:sz w:val="24"/>
          <w:szCs w:val="24"/>
          <w:lang w:val="en-US"/>
        </w:rPr>
        <w:t xml:space="preserve">for </w:t>
      </w:r>
      <w:r w:rsidR="00B437A9" w:rsidRPr="00B65D15">
        <w:rPr>
          <w:rFonts w:ascii="Times New Roman" w:hAnsi="Times New Roman" w:cs="Times New Roman"/>
          <w:sz w:val="24"/>
          <w:szCs w:val="24"/>
          <w:lang w:val="en-US"/>
        </w:rPr>
        <w:t>provid</w:t>
      </w:r>
      <w:r w:rsidR="00B437A9">
        <w:rPr>
          <w:rFonts w:ascii="Times New Roman" w:hAnsi="Times New Roman" w:cs="Times New Roman"/>
          <w:sz w:val="24"/>
          <w:szCs w:val="24"/>
          <w:lang w:val="en-US"/>
        </w:rPr>
        <w:t>ing</w:t>
      </w:r>
      <w:r w:rsidR="00B437A9" w:rsidRPr="00B65D15">
        <w:rPr>
          <w:rFonts w:ascii="Times New Roman" w:hAnsi="Times New Roman" w:cs="Times New Roman"/>
          <w:sz w:val="24"/>
          <w:szCs w:val="24"/>
          <w:lang w:val="en-US"/>
        </w:rPr>
        <w:t xml:space="preserve"> advice on dispersal models</w:t>
      </w:r>
      <w:r w:rsidRPr="004C16B4">
        <w:rPr>
          <w:rFonts w:ascii="Times New Roman" w:hAnsi="Times New Roman" w:cs="Times New Roman"/>
          <w:sz w:val="24"/>
          <w:szCs w:val="24"/>
        </w:rPr>
        <w:t>. E. Hanks, L. Leites, and C. Lowry provide</w:t>
      </w:r>
      <w:r w:rsidR="00055979">
        <w:rPr>
          <w:rFonts w:ascii="Times New Roman" w:hAnsi="Times New Roman" w:cs="Times New Roman"/>
          <w:sz w:val="24"/>
          <w:szCs w:val="24"/>
        </w:rPr>
        <w:t>d</w:t>
      </w:r>
      <w:r w:rsidRPr="004C16B4">
        <w:rPr>
          <w:rFonts w:ascii="Times New Roman" w:hAnsi="Times New Roman" w:cs="Times New Roman"/>
          <w:sz w:val="24"/>
          <w:szCs w:val="24"/>
        </w:rPr>
        <w:t xml:space="preserve"> feedback on the manuscript. T.H.D. was supported by the Alumni Professor in the Biological Sciences endowment to K.S.</w:t>
      </w:r>
    </w:p>
    <w:p w14:paraId="2C511620" w14:textId="3A5C5670"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Conflict of interest statement</w:t>
      </w:r>
    </w:p>
    <w:p w14:paraId="26CED2BE" w14:textId="1C014C67" w:rsidR="00B437A9" w:rsidRDefault="00B437A9" w:rsidP="00C64983">
      <w:pPr>
        <w:spacing w:after="0" w:line="480" w:lineRule="auto"/>
        <w:ind w:firstLine="284"/>
        <w:rPr>
          <w:rFonts w:ascii="Times New Roman" w:hAnsi="Times New Roman" w:cs="Times New Roman"/>
          <w:sz w:val="24"/>
          <w:szCs w:val="24"/>
        </w:rPr>
      </w:pPr>
      <w:r w:rsidRPr="00B437A9">
        <w:rPr>
          <w:rFonts w:ascii="Times New Roman" w:hAnsi="Times New Roman" w:cs="Times New Roman"/>
          <w:sz w:val="24"/>
          <w:szCs w:val="24"/>
        </w:rPr>
        <w:t>The authors have no conflicts of interest to declare.</w:t>
      </w:r>
    </w:p>
    <w:p w14:paraId="069B74CC" w14:textId="027E51C3" w:rsidR="00B437A9" w:rsidRPr="00066D6F" w:rsidRDefault="00B437A9"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Author contributions</w:t>
      </w:r>
    </w:p>
    <w:p w14:paraId="3D57635F" w14:textId="74CD66D4" w:rsidR="00A7444F" w:rsidRDefault="0028464B" w:rsidP="00C64983">
      <w:pPr>
        <w:spacing w:after="0" w:line="480" w:lineRule="auto"/>
        <w:ind w:firstLine="284"/>
        <w:rPr>
          <w:rFonts w:ascii="Times New Roman" w:hAnsi="Times New Roman" w:cs="Times New Roman"/>
          <w:b/>
          <w:bCs/>
          <w:sz w:val="32"/>
          <w:szCs w:val="32"/>
        </w:rPr>
      </w:pPr>
      <w:r>
        <w:rPr>
          <w:rFonts w:ascii="Times New Roman" w:hAnsi="Times New Roman" w:cs="Times New Roman"/>
          <w:sz w:val="24"/>
          <w:szCs w:val="24"/>
        </w:rPr>
        <w:t xml:space="preserve">T.H.D. and K.S. conceived the project. </w:t>
      </w:r>
      <w:r w:rsidR="00B437A9" w:rsidRPr="00B437A9">
        <w:rPr>
          <w:rFonts w:ascii="Times New Roman" w:hAnsi="Times New Roman" w:cs="Times New Roman"/>
          <w:sz w:val="24"/>
          <w:szCs w:val="24"/>
        </w:rPr>
        <w:t xml:space="preserve">T.H.D. </w:t>
      </w:r>
      <w:r w:rsidR="00B437A9">
        <w:rPr>
          <w:rFonts w:ascii="Times New Roman" w:hAnsi="Times New Roman" w:cs="Times New Roman"/>
          <w:sz w:val="24"/>
          <w:szCs w:val="24"/>
        </w:rPr>
        <w:t xml:space="preserve">developed the individual-based </w:t>
      </w:r>
      <w:r w:rsidR="00E73C61">
        <w:rPr>
          <w:rFonts w:ascii="Times New Roman" w:hAnsi="Times New Roman" w:cs="Times New Roman"/>
          <w:sz w:val="24"/>
          <w:szCs w:val="24"/>
        </w:rPr>
        <w:t xml:space="preserve">population </w:t>
      </w:r>
      <w:r w:rsidR="00B437A9">
        <w:rPr>
          <w:rFonts w:ascii="Times New Roman" w:hAnsi="Times New Roman" w:cs="Times New Roman"/>
          <w:sz w:val="24"/>
          <w:szCs w:val="24"/>
        </w:rPr>
        <w:t>spread model, conducted all data analyses</w:t>
      </w:r>
      <w:r w:rsidR="00B437A9" w:rsidRPr="00B437A9">
        <w:rPr>
          <w:rFonts w:ascii="Times New Roman" w:hAnsi="Times New Roman" w:cs="Times New Roman"/>
          <w:sz w:val="24"/>
          <w:szCs w:val="24"/>
        </w:rPr>
        <w:t xml:space="preserve">, and led writing of the initial manuscript. T.H.D. and K.S. </w:t>
      </w:r>
      <w:r w:rsidR="00E73C61">
        <w:rPr>
          <w:rFonts w:ascii="Times New Roman" w:hAnsi="Times New Roman" w:cs="Times New Roman"/>
          <w:sz w:val="24"/>
          <w:szCs w:val="24"/>
        </w:rPr>
        <w:t xml:space="preserve">both </w:t>
      </w:r>
      <w:r w:rsidR="00B437A9" w:rsidRPr="00B437A9">
        <w:rPr>
          <w:rFonts w:ascii="Times New Roman" w:hAnsi="Times New Roman" w:cs="Times New Roman"/>
          <w:sz w:val="24"/>
          <w:szCs w:val="24"/>
        </w:rPr>
        <w:t>made contributions to subsequent versions of the manuscript.</w:t>
      </w:r>
    </w:p>
    <w:p w14:paraId="7A365006" w14:textId="575A07CB" w:rsidR="00DB4305" w:rsidRPr="00066D6F" w:rsidRDefault="00DB4305" w:rsidP="00C64983">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t>References</w:t>
      </w:r>
    </w:p>
    <w:bookmarkEnd w:id="378"/>
    <w:p w14:paraId="36C3967E" w14:textId="52BAF235" w:rsidR="004C7605" w:rsidRPr="00B8676D" w:rsidRDefault="004C7605" w:rsidP="00C64983">
      <w:pPr>
        <w:spacing w:after="0" w:line="480" w:lineRule="auto"/>
        <w:ind w:left="284" w:hanging="284"/>
        <w:rPr>
          <w:rFonts w:ascii="Times New Roman" w:hAnsi="Times New Roman" w:cs="Times New Roman"/>
          <w:sz w:val="24"/>
          <w:szCs w:val="24"/>
          <w:lang w:val="fr-FR"/>
        </w:rPr>
      </w:pPr>
      <w:r w:rsidRPr="004C7605">
        <w:rPr>
          <w:rFonts w:ascii="Times New Roman" w:hAnsi="Times New Roman" w:cs="Times New Roman"/>
          <w:sz w:val="24"/>
          <w:szCs w:val="24"/>
        </w:rPr>
        <w:t xml:space="preserve">Bates, D., </w:t>
      </w:r>
      <w:proofErr w:type="spellStart"/>
      <w:r w:rsidRPr="004C7605">
        <w:rPr>
          <w:rFonts w:ascii="Times New Roman" w:hAnsi="Times New Roman" w:cs="Times New Roman"/>
          <w:sz w:val="24"/>
          <w:szCs w:val="24"/>
        </w:rPr>
        <w:t>Maechler</w:t>
      </w:r>
      <w:proofErr w:type="spellEnd"/>
      <w:r w:rsidRPr="004C7605">
        <w:rPr>
          <w:rFonts w:ascii="Times New Roman" w:hAnsi="Times New Roman" w:cs="Times New Roman"/>
          <w:sz w:val="24"/>
          <w:szCs w:val="24"/>
        </w:rPr>
        <w:t xml:space="preserve">, M., Bolker, B., &amp; Walker, S. (2022). </w:t>
      </w:r>
      <w:r w:rsidRPr="00B8676D">
        <w:rPr>
          <w:rFonts w:ascii="Times New Roman" w:hAnsi="Times New Roman" w:cs="Times New Roman"/>
          <w:sz w:val="24"/>
          <w:szCs w:val="24"/>
          <w:lang w:val="fr-FR"/>
        </w:rPr>
        <w:t>Package ‘lme4’, version 1.1-31. https://cran.r-project.org/web/packages/lme4/index.html</w:t>
      </w:r>
    </w:p>
    <w:p w14:paraId="4F6DA55C" w14:textId="618E7E8E" w:rsidR="00215CBC" w:rsidRDefault="00215CBC" w:rsidP="00C64983">
      <w:pPr>
        <w:spacing w:after="0" w:line="480" w:lineRule="auto"/>
        <w:ind w:left="284" w:hanging="284"/>
        <w:rPr>
          <w:rFonts w:ascii="Times New Roman" w:hAnsi="Times New Roman" w:cs="Times New Roman"/>
          <w:sz w:val="24"/>
          <w:szCs w:val="24"/>
        </w:rPr>
      </w:pPr>
      <w:proofErr w:type="spellStart"/>
      <w:r w:rsidRPr="00B8676D">
        <w:rPr>
          <w:rFonts w:ascii="Times New Roman" w:hAnsi="Times New Roman" w:cs="Times New Roman"/>
          <w:sz w:val="24"/>
          <w:szCs w:val="24"/>
          <w:lang w:val="fr-FR"/>
        </w:rPr>
        <w:t>Beckman</w:t>
      </w:r>
      <w:proofErr w:type="spellEnd"/>
      <w:r w:rsidRPr="00B8676D">
        <w:rPr>
          <w:rFonts w:ascii="Times New Roman" w:hAnsi="Times New Roman" w:cs="Times New Roman"/>
          <w:sz w:val="24"/>
          <w:szCs w:val="24"/>
          <w:lang w:val="fr-FR"/>
        </w:rPr>
        <w:t xml:space="preserve">, N.G., &amp; Sullivan, L.L. (2023). </w:t>
      </w:r>
      <w:r w:rsidRPr="00215CBC">
        <w:rPr>
          <w:rFonts w:ascii="Times New Roman" w:hAnsi="Times New Roman" w:cs="Times New Roman"/>
          <w:sz w:val="24"/>
          <w:szCs w:val="24"/>
        </w:rPr>
        <w:t xml:space="preserve">The causes and consequences of seed dispersal. </w:t>
      </w:r>
      <w:r w:rsidRPr="00066D6F">
        <w:rPr>
          <w:rFonts w:ascii="Times New Roman" w:hAnsi="Times New Roman" w:cs="Times New Roman"/>
          <w:i/>
          <w:iCs/>
          <w:sz w:val="24"/>
          <w:szCs w:val="24"/>
        </w:rPr>
        <w:t>Annual Review of Ecology, Evolution, and Systematics</w:t>
      </w:r>
      <w:r w:rsidRPr="00215CBC">
        <w:rPr>
          <w:rFonts w:ascii="Times New Roman" w:hAnsi="Times New Roman" w:cs="Times New Roman"/>
          <w:sz w:val="24"/>
          <w:szCs w:val="24"/>
        </w:rPr>
        <w:t>, 54(1), 403-427.</w:t>
      </w:r>
    </w:p>
    <w:p w14:paraId="6F01C46F" w14:textId="3D53B5AE" w:rsidR="00E84A96" w:rsidRDefault="00E84A96" w:rsidP="00C64983">
      <w:pPr>
        <w:spacing w:after="0" w:line="480" w:lineRule="auto"/>
        <w:ind w:left="284" w:hanging="284"/>
        <w:rPr>
          <w:rFonts w:ascii="Times New Roman" w:hAnsi="Times New Roman" w:cs="Times New Roman"/>
          <w:sz w:val="24"/>
          <w:szCs w:val="24"/>
        </w:rPr>
      </w:pPr>
      <w:r w:rsidRPr="002D4109">
        <w:rPr>
          <w:rFonts w:ascii="Times New Roman" w:hAnsi="Times New Roman" w:cs="Times New Roman"/>
          <w:sz w:val="24"/>
          <w:szCs w:val="24"/>
        </w:rPr>
        <w:t xml:space="preserve">Bullock, J.M., White, S.M., Prudhomme, C., Tansey, C., Perea, R., &amp; </w:t>
      </w:r>
      <w:proofErr w:type="spellStart"/>
      <w:r w:rsidRPr="002D4109">
        <w:rPr>
          <w:rFonts w:ascii="Times New Roman" w:hAnsi="Times New Roman" w:cs="Times New Roman"/>
          <w:sz w:val="24"/>
          <w:szCs w:val="24"/>
        </w:rPr>
        <w:t>Hooftman</w:t>
      </w:r>
      <w:proofErr w:type="spellEnd"/>
      <w:r w:rsidRPr="002D4109">
        <w:rPr>
          <w:rFonts w:ascii="Times New Roman" w:hAnsi="Times New Roman" w:cs="Times New Roman"/>
          <w:sz w:val="24"/>
          <w:szCs w:val="24"/>
        </w:rPr>
        <w:t xml:space="preserve">, D.A. (2012). Modelling spread of British wind‐dispersed plants under future wind speeds in a changing climate. </w:t>
      </w:r>
      <w:r w:rsidRPr="002D4109">
        <w:rPr>
          <w:rFonts w:ascii="Times New Roman" w:hAnsi="Times New Roman" w:cs="Times New Roman"/>
          <w:i/>
          <w:iCs/>
          <w:sz w:val="24"/>
          <w:szCs w:val="24"/>
        </w:rPr>
        <w:t>Journal of Ecology</w:t>
      </w:r>
      <w:r w:rsidRPr="002D4109">
        <w:rPr>
          <w:rFonts w:ascii="Times New Roman" w:hAnsi="Times New Roman" w:cs="Times New Roman"/>
          <w:sz w:val="24"/>
          <w:szCs w:val="24"/>
        </w:rPr>
        <w:t>, 100(1), 104-115.</w:t>
      </w:r>
    </w:p>
    <w:p w14:paraId="49570D7B" w14:textId="033F6592" w:rsidR="009C3173" w:rsidRDefault="009C3173" w:rsidP="00C64983">
      <w:pPr>
        <w:spacing w:after="0" w:line="480" w:lineRule="auto"/>
        <w:ind w:left="284" w:hanging="284"/>
        <w:rPr>
          <w:rFonts w:ascii="Times New Roman" w:hAnsi="Times New Roman" w:cs="Times New Roman"/>
          <w:sz w:val="24"/>
          <w:szCs w:val="24"/>
        </w:rPr>
      </w:pPr>
      <w:r w:rsidRPr="009C3173">
        <w:rPr>
          <w:rFonts w:ascii="Times New Roman" w:hAnsi="Times New Roman" w:cs="Times New Roman"/>
          <w:sz w:val="24"/>
          <w:szCs w:val="24"/>
        </w:rPr>
        <w:lastRenderedPageBreak/>
        <w:t xml:space="preserve">Canessa, S., </w:t>
      </w:r>
      <w:proofErr w:type="spellStart"/>
      <w:r w:rsidRPr="009C3173">
        <w:rPr>
          <w:rFonts w:ascii="Times New Roman" w:hAnsi="Times New Roman" w:cs="Times New Roman"/>
          <w:sz w:val="24"/>
          <w:szCs w:val="24"/>
        </w:rPr>
        <w:t>Guillera‐Arroita</w:t>
      </w:r>
      <w:proofErr w:type="spellEnd"/>
      <w:r w:rsidRPr="009C3173">
        <w:rPr>
          <w:rFonts w:ascii="Times New Roman" w:hAnsi="Times New Roman" w:cs="Times New Roman"/>
          <w:sz w:val="24"/>
          <w:szCs w:val="24"/>
        </w:rPr>
        <w:t xml:space="preserve">, G., Lahoz‐Monfort, J.J., Southwell, D.M., Armstrong, D.P., </w:t>
      </w:r>
      <w:proofErr w:type="spellStart"/>
      <w:r w:rsidRPr="009C3173">
        <w:rPr>
          <w:rFonts w:ascii="Times New Roman" w:hAnsi="Times New Roman" w:cs="Times New Roman"/>
          <w:sz w:val="24"/>
          <w:szCs w:val="24"/>
        </w:rPr>
        <w:t>Chadès</w:t>
      </w:r>
      <w:proofErr w:type="spellEnd"/>
      <w:r w:rsidRPr="009C3173">
        <w:rPr>
          <w:rFonts w:ascii="Times New Roman" w:hAnsi="Times New Roman" w:cs="Times New Roman"/>
          <w:sz w:val="24"/>
          <w:szCs w:val="24"/>
        </w:rPr>
        <w:t xml:space="preserve">, I., </w:t>
      </w:r>
      <w:r>
        <w:rPr>
          <w:rFonts w:ascii="Times New Roman" w:hAnsi="Times New Roman" w:cs="Times New Roman"/>
          <w:sz w:val="24"/>
          <w:szCs w:val="24"/>
        </w:rPr>
        <w:t>Lacy, R.C.,</w:t>
      </w:r>
      <w:r w:rsidRPr="009C3173">
        <w:rPr>
          <w:rFonts w:ascii="Times New Roman" w:hAnsi="Times New Roman" w:cs="Times New Roman"/>
          <w:sz w:val="24"/>
          <w:szCs w:val="24"/>
        </w:rPr>
        <w:t xml:space="preserve"> &amp; Converse, S. J. (2015). When do we need more data? A primer on calculating the value of information for applied ecologists. </w:t>
      </w:r>
      <w:r w:rsidRPr="00066D6F">
        <w:rPr>
          <w:rFonts w:ascii="Times New Roman" w:hAnsi="Times New Roman" w:cs="Times New Roman"/>
          <w:i/>
          <w:iCs/>
          <w:sz w:val="24"/>
          <w:szCs w:val="24"/>
        </w:rPr>
        <w:t>Methods in Ecology and Evolution</w:t>
      </w:r>
      <w:r w:rsidRPr="009C3173">
        <w:rPr>
          <w:rFonts w:ascii="Times New Roman" w:hAnsi="Times New Roman" w:cs="Times New Roman"/>
          <w:sz w:val="24"/>
          <w:szCs w:val="24"/>
        </w:rPr>
        <w:t>, 6(10), 1219-1228.</w:t>
      </w:r>
    </w:p>
    <w:p w14:paraId="3F1857BB" w14:textId="2645C876" w:rsidR="00D71D7A" w:rsidRDefault="00D71D7A" w:rsidP="00C64983">
      <w:pPr>
        <w:spacing w:after="0" w:line="480" w:lineRule="auto"/>
        <w:ind w:left="284" w:hanging="284"/>
        <w:rPr>
          <w:rFonts w:ascii="Times New Roman" w:hAnsi="Times New Roman" w:cs="Times New Roman"/>
          <w:sz w:val="24"/>
          <w:szCs w:val="24"/>
        </w:rPr>
      </w:pPr>
      <w:r w:rsidRPr="00066D6F">
        <w:rPr>
          <w:rFonts w:ascii="Times New Roman" w:hAnsi="Times New Roman" w:cs="Times New Roman"/>
          <w:sz w:val="24"/>
          <w:szCs w:val="24"/>
        </w:rPr>
        <w:t xml:space="preserve">Drees, T., Ochocki, B.M., Collins, S.L., &amp; Miller, T.E.X. (2023). Demography and dispersal at a grass‐shrub ecotone: A spatial integral projection model for woody plant encroachment. </w:t>
      </w:r>
      <w:r w:rsidRPr="00066D6F">
        <w:rPr>
          <w:rFonts w:ascii="Times New Roman" w:hAnsi="Times New Roman" w:cs="Times New Roman"/>
          <w:i/>
          <w:iCs/>
          <w:sz w:val="24"/>
          <w:szCs w:val="24"/>
        </w:rPr>
        <w:t>Ecological Monographs</w:t>
      </w:r>
      <w:r w:rsidRPr="00066D6F">
        <w:rPr>
          <w:rFonts w:ascii="Times New Roman" w:hAnsi="Times New Roman" w:cs="Times New Roman"/>
          <w:sz w:val="24"/>
          <w:szCs w:val="24"/>
        </w:rPr>
        <w:t>, 93(3), e1574.</w:t>
      </w:r>
    </w:p>
    <w:p w14:paraId="66BB13BD" w14:textId="2155D721" w:rsidR="00485FA9" w:rsidRDefault="00485FA9" w:rsidP="00C64983">
      <w:pPr>
        <w:spacing w:after="0" w:line="480" w:lineRule="auto"/>
        <w:ind w:left="284" w:hanging="284"/>
        <w:rPr>
          <w:rFonts w:ascii="Times New Roman" w:hAnsi="Times New Roman" w:cs="Times New Roman"/>
          <w:sz w:val="24"/>
          <w:szCs w:val="24"/>
        </w:rPr>
      </w:pPr>
      <w:r w:rsidRPr="00485FA9">
        <w:rPr>
          <w:rFonts w:ascii="Times New Roman" w:hAnsi="Times New Roman" w:cs="Times New Roman"/>
          <w:sz w:val="24"/>
          <w:szCs w:val="24"/>
        </w:rPr>
        <w:t>Drees, T. H. &amp; Shea, K. (202</w:t>
      </w:r>
      <w:r>
        <w:rPr>
          <w:rFonts w:ascii="Times New Roman" w:hAnsi="Times New Roman" w:cs="Times New Roman"/>
          <w:sz w:val="24"/>
          <w:szCs w:val="24"/>
        </w:rPr>
        <w:t>4a</w:t>
      </w:r>
      <w:r w:rsidRPr="00485FA9">
        <w:rPr>
          <w:rFonts w:ascii="Times New Roman" w:hAnsi="Times New Roman" w:cs="Times New Roman"/>
          <w:sz w:val="24"/>
          <w:szCs w:val="24"/>
        </w:rPr>
        <w:t xml:space="preserve">). Climate warming increases insect‐driven seed removal of two </w:t>
      </w:r>
      <w:proofErr w:type="spellStart"/>
      <w:r w:rsidRPr="00485FA9">
        <w:rPr>
          <w:rFonts w:ascii="Times New Roman" w:hAnsi="Times New Roman" w:cs="Times New Roman"/>
          <w:sz w:val="24"/>
          <w:szCs w:val="24"/>
        </w:rPr>
        <w:t>elaiosome</w:t>
      </w:r>
      <w:proofErr w:type="spellEnd"/>
      <w:r w:rsidRPr="00485FA9">
        <w:rPr>
          <w:rFonts w:ascii="Times New Roman" w:hAnsi="Times New Roman" w:cs="Times New Roman"/>
          <w:sz w:val="24"/>
          <w:szCs w:val="24"/>
        </w:rPr>
        <w:t xml:space="preserve">‐bearing invasive thistle species. </w:t>
      </w:r>
      <w:r w:rsidRPr="00485FA9">
        <w:rPr>
          <w:rFonts w:ascii="Times New Roman" w:hAnsi="Times New Roman" w:cs="Times New Roman"/>
          <w:i/>
          <w:iCs/>
          <w:sz w:val="24"/>
          <w:szCs w:val="24"/>
        </w:rPr>
        <w:t>Ecology</w:t>
      </w:r>
      <w:r w:rsidRPr="00485FA9">
        <w:rPr>
          <w:rFonts w:ascii="Times New Roman" w:hAnsi="Times New Roman" w:cs="Times New Roman"/>
          <w:sz w:val="24"/>
          <w:szCs w:val="24"/>
        </w:rPr>
        <w:t xml:space="preserve">, </w:t>
      </w:r>
      <w:r>
        <w:rPr>
          <w:rFonts w:ascii="Times New Roman" w:hAnsi="Times New Roman" w:cs="Times New Roman"/>
          <w:sz w:val="24"/>
          <w:szCs w:val="24"/>
        </w:rPr>
        <w:t xml:space="preserve">105(2), </w:t>
      </w:r>
      <w:r w:rsidRPr="00485FA9">
        <w:rPr>
          <w:rFonts w:ascii="Times New Roman" w:hAnsi="Times New Roman" w:cs="Times New Roman"/>
          <w:sz w:val="24"/>
          <w:szCs w:val="24"/>
        </w:rPr>
        <w:t>e4223.</w:t>
      </w:r>
    </w:p>
    <w:p w14:paraId="271145F0" w14:textId="029D1182" w:rsidR="00485FA9" w:rsidRDefault="00485FA9" w:rsidP="00C64983">
      <w:pPr>
        <w:spacing w:after="0" w:line="480" w:lineRule="auto"/>
        <w:ind w:left="284" w:hanging="284"/>
        <w:rPr>
          <w:rFonts w:ascii="Times New Roman" w:hAnsi="Times New Roman" w:cs="Times New Roman"/>
          <w:color w:val="222222"/>
          <w:sz w:val="24"/>
          <w:szCs w:val="24"/>
          <w:shd w:val="clear" w:color="auto" w:fill="FFFFFF"/>
        </w:rPr>
      </w:pPr>
      <w:r w:rsidRPr="00597982">
        <w:rPr>
          <w:rFonts w:ascii="Times New Roman" w:hAnsi="Times New Roman" w:cs="Times New Roman"/>
          <w:color w:val="222222"/>
          <w:sz w:val="24"/>
          <w:szCs w:val="24"/>
          <w:shd w:val="clear" w:color="auto" w:fill="FFFFFF"/>
        </w:rPr>
        <w:t>Drees, T.H. &amp; Shea, K. (202</w:t>
      </w:r>
      <w:r>
        <w:rPr>
          <w:rFonts w:ascii="Times New Roman" w:hAnsi="Times New Roman" w:cs="Times New Roman"/>
          <w:color w:val="222222"/>
          <w:sz w:val="24"/>
          <w:szCs w:val="24"/>
          <w:shd w:val="clear" w:color="auto" w:fill="FFFFFF"/>
        </w:rPr>
        <w:t>4b</w:t>
      </w:r>
      <w:r w:rsidRPr="00597982">
        <w:rPr>
          <w:rFonts w:ascii="Times New Roman" w:hAnsi="Times New Roman" w:cs="Times New Roman"/>
          <w:color w:val="222222"/>
          <w:sz w:val="24"/>
          <w:szCs w:val="24"/>
          <w:shd w:val="clear" w:color="auto" w:fill="FFFFFF"/>
        </w:rPr>
        <w:t xml:space="preserve">). Elevated temperatures shift flower head height distributions and seed dispersal patterns in two invasive thistle species. </w:t>
      </w:r>
      <w:r w:rsidRPr="00597982">
        <w:rPr>
          <w:rFonts w:ascii="Times New Roman" w:hAnsi="Times New Roman" w:cs="Times New Roman"/>
          <w:i/>
          <w:iCs/>
          <w:color w:val="222222"/>
          <w:sz w:val="24"/>
          <w:szCs w:val="24"/>
          <w:shd w:val="clear" w:color="auto" w:fill="FFFFFF"/>
        </w:rPr>
        <w:t>Ecology</w:t>
      </w:r>
      <w:r w:rsidRPr="00597982">
        <w:rPr>
          <w:rFonts w:ascii="Times New Roman" w:hAnsi="Times New Roman" w:cs="Times New Roman"/>
          <w:color w:val="222222"/>
          <w:sz w:val="24"/>
          <w:szCs w:val="24"/>
          <w:shd w:val="clear" w:color="auto" w:fill="FFFFFF"/>
        </w:rPr>
        <w:t>, 105(1), e4201.</w:t>
      </w:r>
    </w:p>
    <w:p w14:paraId="5620A755" w14:textId="77777777" w:rsidR="00E84A96" w:rsidRDefault="00E84A96" w:rsidP="00C64983">
      <w:pPr>
        <w:spacing w:after="0" w:line="480" w:lineRule="auto"/>
        <w:ind w:left="284" w:hanging="284"/>
        <w:rPr>
          <w:rFonts w:ascii="Times New Roman" w:hAnsi="Times New Roman" w:cs="Times New Roman"/>
          <w:sz w:val="24"/>
          <w:szCs w:val="24"/>
        </w:rPr>
      </w:pPr>
      <w:r w:rsidRPr="00020805">
        <w:rPr>
          <w:rFonts w:ascii="Times New Roman" w:hAnsi="Times New Roman" w:cs="Times New Roman"/>
          <w:sz w:val="24"/>
          <w:szCs w:val="24"/>
        </w:rPr>
        <w:t xml:space="preserve">Gómez, C. &amp; </w:t>
      </w:r>
      <w:proofErr w:type="spellStart"/>
      <w:r w:rsidRPr="00020805">
        <w:rPr>
          <w:rFonts w:ascii="Times New Roman" w:hAnsi="Times New Roman" w:cs="Times New Roman"/>
          <w:sz w:val="24"/>
          <w:szCs w:val="24"/>
        </w:rPr>
        <w:t>Espadaler</w:t>
      </w:r>
      <w:proofErr w:type="spellEnd"/>
      <w:r w:rsidRPr="00020805">
        <w:rPr>
          <w:rFonts w:ascii="Times New Roman" w:hAnsi="Times New Roman" w:cs="Times New Roman"/>
          <w:sz w:val="24"/>
          <w:szCs w:val="24"/>
        </w:rPr>
        <w:t xml:space="preserve">, X. (1998). Seed dispersal curve of a Mediterranean </w:t>
      </w:r>
      <w:proofErr w:type="spellStart"/>
      <w:r w:rsidRPr="00020805">
        <w:rPr>
          <w:rFonts w:ascii="Times New Roman" w:hAnsi="Times New Roman" w:cs="Times New Roman"/>
          <w:sz w:val="24"/>
          <w:szCs w:val="24"/>
        </w:rPr>
        <w:t>myrmecochore</w:t>
      </w:r>
      <w:proofErr w:type="spellEnd"/>
      <w:r w:rsidRPr="00020805">
        <w:rPr>
          <w:rFonts w:ascii="Times New Roman" w:hAnsi="Times New Roman" w:cs="Times New Roman"/>
          <w:sz w:val="24"/>
          <w:szCs w:val="24"/>
        </w:rPr>
        <w:t xml:space="preserve">: influence of ant size and the distance to nests. </w:t>
      </w:r>
      <w:r w:rsidRPr="00020805">
        <w:rPr>
          <w:rFonts w:ascii="Times New Roman" w:hAnsi="Times New Roman" w:cs="Times New Roman"/>
          <w:i/>
          <w:iCs/>
          <w:sz w:val="24"/>
          <w:szCs w:val="24"/>
        </w:rPr>
        <w:t>Ecological Research</w:t>
      </w:r>
      <w:r w:rsidRPr="00020805">
        <w:rPr>
          <w:rFonts w:ascii="Times New Roman" w:hAnsi="Times New Roman" w:cs="Times New Roman"/>
          <w:sz w:val="24"/>
          <w:szCs w:val="24"/>
        </w:rPr>
        <w:t>, 13(3), 347-354.</w:t>
      </w:r>
    </w:p>
    <w:p w14:paraId="0FD42136" w14:textId="01795608" w:rsidR="004F37CC" w:rsidRDefault="004F37CC" w:rsidP="00C64983">
      <w:pPr>
        <w:spacing w:after="0" w:line="480" w:lineRule="auto"/>
        <w:ind w:left="284" w:hanging="284"/>
        <w:rPr>
          <w:rFonts w:ascii="Times New Roman" w:hAnsi="Times New Roman" w:cs="Times New Roman"/>
          <w:sz w:val="24"/>
          <w:szCs w:val="24"/>
        </w:rPr>
      </w:pPr>
      <w:r w:rsidRPr="00410397">
        <w:rPr>
          <w:rFonts w:ascii="Times New Roman" w:hAnsi="Times New Roman" w:cs="Times New Roman"/>
          <w:sz w:val="24"/>
          <w:szCs w:val="24"/>
        </w:rPr>
        <w:t xml:space="preserve">Herrera, C.M. &amp; Jordano, P. (1981). Prunus mahaleb and birds: the high‐efficiency seed dispersal system of a temperate fruiting tree. </w:t>
      </w:r>
      <w:r w:rsidRPr="00410397">
        <w:rPr>
          <w:rFonts w:ascii="Times New Roman" w:hAnsi="Times New Roman" w:cs="Times New Roman"/>
          <w:i/>
          <w:iCs/>
          <w:sz w:val="24"/>
          <w:szCs w:val="24"/>
        </w:rPr>
        <w:t xml:space="preserve">Ecological </w:t>
      </w:r>
      <w:r w:rsidR="00FD4BD7">
        <w:rPr>
          <w:rFonts w:ascii="Times New Roman" w:hAnsi="Times New Roman" w:cs="Times New Roman"/>
          <w:i/>
          <w:iCs/>
          <w:sz w:val="24"/>
          <w:szCs w:val="24"/>
        </w:rPr>
        <w:t>M</w:t>
      </w:r>
      <w:r w:rsidR="00FD4BD7" w:rsidRPr="00410397">
        <w:rPr>
          <w:rFonts w:ascii="Times New Roman" w:hAnsi="Times New Roman" w:cs="Times New Roman"/>
          <w:i/>
          <w:iCs/>
          <w:sz w:val="24"/>
          <w:szCs w:val="24"/>
        </w:rPr>
        <w:t>onographs</w:t>
      </w:r>
      <w:r w:rsidRPr="00410397">
        <w:rPr>
          <w:rFonts w:ascii="Times New Roman" w:hAnsi="Times New Roman" w:cs="Times New Roman"/>
          <w:sz w:val="24"/>
          <w:szCs w:val="24"/>
        </w:rPr>
        <w:t>, 51(2), 203-218.</w:t>
      </w:r>
    </w:p>
    <w:p w14:paraId="2503E490" w14:textId="77777777" w:rsidR="00E84A96" w:rsidRDefault="00E84A96" w:rsidP="00C64983">
      <w:pPr>
        <w:spacing w:after="0" w:line="480" w:lineRule="auto"/>
        <w:ind w:left="284" w:hanging="284"/>
        <w:rPr>
          <w:rFonts w:ascii="Times New Roman" w:hAnsi="Times New Roman" w:cs="Times New Roman"/>
          <w:sz w:val="24"/>
          <w:szCs w:val="24"/>
        </w:rPr>
      </w:pPr>
      <w:r w:rsidRPr="00F32FA1">
        <w:rPr>
          <w:rFonts w:ascii="Times New Roman" w:hAnsi="Times New Roman" w:cs="Times New Roman"/>
          <w:sz w:val="24"/>
          <w:szCs w:val="24"/>
        </w:rPr>
        <w:t xml:space="preserve">Higashi, S., </w:t>
      </w:r>
      <w:proofErr w:type="spellStart"/>
      <w:r w:rsidRPr="00F32FA1">
        <w:rPr>
          <w:rFonts w:ascii="Times New Roman" w:hAnsi="Times New Roman" w:cs="Times New Roman"/>
          <w:sz w:val="24"/>
          <w:szCs w:val="24"/>
        </w:rPr>
        <w:t>Tsuyuzaki</w:t>
      </w:r>
      <w:proofErr w:type="spellEnd"/>
      <w:r w:rsidRPr="00F32FA1">
        <w:rPr>
          <w:rFonts w:ascii="Times New Roman" w:hAnsi="Times New Roman" w:cs="Times New Roman"/>
          <w:sz w:val="24"/>
          <w:szCs w:val="24"/>
        </w:rPr>
        <w:t xml:space="preserve">, S., Ohara, M., &amp; Ito, F. (1989). Adaptive advantages of ant-dispersed seeds in the </w:t>
      </w:r>
      <w:proofErr w:type="spellStart"/>
      <w:r w:rsidRPr="00F32FA1">
        <w:rPr>
          <w:rFonts w:ascii="Times New Roman" w:hAnsi="Times New Roman" w:cs="Times New Roman"/>
          <w:sz w:val="24"/>
          <w:szCs w:val="24"/>
        </w:rPr>
        <w:t>myrmecochorous</w:t>
      </w:r>
      <w:proofErr w:type="spellEnd"/>
      <w:r w:rsidRPr="00F32FA1">
        <w:rPr>
          <w:rFonts w:ascii="Times New Roman" w:hAnsi="Times New Roman" w:cs="Times New Roman"/>
          <w:sz w:val="24"/>
          <w:szCs w:val="24"/>
        </w:rPr>
        <w:t xml:space="preserve"> plant Trillium </w:t>
      </w:r>
      <w:proofErr w:type="spellStart"/>
      <w:r w:rsidRPr="00F32FA1">
        <w:rPr>
          <w:rFonts w:ascii="Times New Roman" w:hAnsi="Times New Roman" w:cs="Times New Roman"/>
          <w:sz w:val="24"/>
          <w:szCs w:val="24"/>
        </w:rPr>
        <w:t>tschonoskii</w:t>
      </w:r>
      <w:proofErr w:type="spellEnd"/>
      <w:r w:rsidRPr="00F32FA1">
        <w:rPr>
          <w:rFonts w:ascii="Times New Roman" w:hAnsi="Times New Roman" w:cs="Times New Roman"/>
          <w:sz w:val="24"/>
          <w:szCs w:val="24"/>
        </w:rPr>
        <w:t xml:space="preserve"> (Liliaceae). </w:t>
      </w:r>
      <w:r w:rsidRPr="00F32FA1">
        <w:rPr>
          <w:rFonts w:ascii="Times New Roman" w:hAnsi="Times New Roman" w:cs="Times New Roman"/>
          <w:i/>
          <w:iCs/>
          <w:sz w:val="24"/>
          <w:szCs w:val="24"/>
        </w:rPr>
        <w:t>Oikos</w:t>
      </w:r>
      <w:r w:rsidRPr="00F32FA1">
        <w:rPr>
          <w:rFonts w:ascii="Times New Roman" w:hAnsi="Times New Roman" w:cs="Times New Roman"/>
          <w:sz w:val="24"/>
          <w:szCs w:val="24"/>
        </w:rPr>
        <w:t>, 54(3), 389-394.</w:t>
      </w:r>
    </w:p>
    <w:p w14:paraId="519E543D" w14:textId="77777777" w:rsidR="00E84A96" w:rsidRDefault="00E84A96" w:rsidP="00C64983">
      <w:pPr>
        <w:spacing w:after="0" w:line="480" w:lineRule="auto"/>
        <w:ind w:left="284" w:hanging="284"/>
        <w:rPr>
          <w:rFonts w:ascii="Times New Roman" w:hAnsi="Times New Roman" w:cs="Times New Roman"/>
          <w:sz w:val="24"/>
          <w:szCs w:val="24"/>
        </w:rPr>
      </w:pPr>
      <w:r w:rsidRPr="007D1BBD">
        <w:rPr>
          <w:rFonts w:ascii="Times New Roman" w:hAnsi="Times New Roman" w:cs="Times New Roman"/>
          <w:sz w:val="24"/>
          <w:szCs w:val="24"/>
        </w:rPr>
        <w:t xml:space="preserve">Hughes, L. &amp; Westoby, M. (1992). Effect of diaspore characteristics on removal of seeds adapted for dispersal by ants. </w:t>
      </w:r>
      <w:r w:rsidRPr="007D1BBD">
        <w:rPr>
          <w:rFonts w:ascii="Times New Roman" w:hAnsi="Times New Roman" w:cs="Times New Roman"/>
          <w:i/>
          <w:iCs/>
          <w:sz w:val="24"/>
          <w:szCs w:val="24"/>
        </w:rPr>
        <w:t>Ecology</w:t>
      </w:r>
      <w:r w:rsidRPr="007D1BBD">
        <w:rPr>
          <w:rFonts w:ascii="Times New Roman" w:hAnsi="Times New Roman" w:cs="Times New Roman"/>
          <w:sz w:val="24"/>
          <w:szCs w:val="24"/>
        </w:rPr>
        <w:t>, 73(4), 1300-1312.</w:t>
      </w:r>
    </w:p>
    <w:p w14:paraId="7FD4EBD2" w14:textId="77777777" w:rsidR="00E84A96" w:rsidRDefault="00E84A96" w:rsidP="00C64983">
      <w:pPr>
        <w:spacing w:after="0" w:line="480" w:lineRule="auto"/>
        <w:ind w:left="284" w:hanging="284"/>
        <w:rPr>
          <w:rFonts w:ascii="Times New Roman" w:hAnsi="Times New Roman" w:cs="Times New Roman"/>
          <w:sz w:val="24"/>
          <w:szCs w:val="24"/>
        </w:rPr>
      </w:pPr>
      <w:bookmarkStart w:id="883" w:name="_Hlk157714922"/>
      <w:proofErr w:type="spellStart"/>
      <w:r w:rsidRPr="00386116">
        <w:rPr>
          <w:rFonts w:ascii="Times New Roman" w:hAnsi="Times New Roman" w:cs="Times New Roman"/>
          <w:sz w:val="24"/>
          <w:szCs w:val="24"/>
        </w:rPr>
        <w:t>Jongejans</w:t>
      </w:r>
      <w:proofErr w:type="spellEnd"/>
      <w:r w:rsidRPr="00386116">
        <w:rPr>
          <w:rFonts w:ascii="Times New Roman" w:hAnsi="Times New Roman" w:cs="Times New Roman"/>
          <w:sz w:val="24"/>
          <w:szCs w:val="24"/>
        </w:rPr>
        <w:t xml:space="preserve">, E., Shea, K., </w:t>
      </w:r>
      <w:proofErr w:type="spellStart"/>
      <w:r w:rsidRPr="00386116">
        <w:rPr>
          <w:rFonts w:ascii="Times New Roman" w:hAnsi="Times New Roman" w:cs="Times New Roman"/>
          <w:sz w:val="24"/>
          <w:szCs w:val="24"/>
        </w:rPr>
        <w:t>Skarpaas</w:t>
      </w:r>
      <w:proofErr w:type="spellEnd"/>
      <w:r w:rsidRPr="00386116">
        <w:rPr>
          <w:rFonts w:ascii="Times New Roman" w:hAnsi="Times New Roman" w:cs="Times New Roman"/>
          <w:sz w:val="24"/>
          <w:szCs w:val="24"/>
        </w:rPr>
        <w:t xml:space="preserve">, O., Kelly, D., &amp; Ellner, S.P. (2011). Importance of individual and environmental variation for invasive species spread: a spatial integral projection model. </w:t>
      </w:r>
      <w:r w:rsidRPr="00386116">
        <w:rPr>
          <w:rFonts w:ascii="Times New Roman" w:hAnsi="Times New Roman" w:cs="Times New Roman"/>
          <w:i/>
          <w:iCs/>
          <w:sz w:val="24"/>
          <w:szCs w:val="24"/>
        </w:rPr>
        <w:t>Ecology</w:t>
      </w:r>
      <w:r w:rsidRPr="00386116">
        <w:rPr>
          <w:rFonts w:ascii="Times New Roman" w:hAnsi="Times New Roman" w:cs="Times New Roman"/>
          <w:sz w:val="24"/>
          <w:szCs w:val="24"/>
        </w:rPr>
        <w:t>, 92(1), 86-97.</w:t>
      </w:r>
    </w:p>
    <w:bookmarkEnd w:id="883"/>
    <w:p w14:paraId="2667E5BB" w14:textId="3D0F6463" w:rsidR="00E84A96" w:rsidRDefault="00E84A96" w:rsidP="00C64983">
      <w:pPr>
        <w:spacing w:after="0" w:line="480" w:lineRule="auto"/>
        <w:ind w:left="284" w:hanging="284"/>
        <w:rPr>
          <w:rFonts w:ascii="Times New Roman" w:hAnsi="Times New Roman" w:cs="Times New Roman"/>
          <w:sz w:val="24"/>
          <w:szCs w:val="24"/>
        </w:rPr>
      </w:pPr>
      <w:proofErr w:type="spellStart"/>
      <w:r w:rsidRPr="00BB0179">
        <w:rPr>
          <w:rFonts w:ascii="Times New Roman" w:hAnsi="Times New Roman" w:cs="Times New Roman"/>
          <w:sz w:val="24"/>
          <w:szCs w:val="24"/>
        </w:rPr>
        <w:lastRenderedPageBreak/>
        <w:t>Jongejans</w:t>
      </w:r>
      <w:proofErr w:type="spellEnd"/>
      <w:r w:rsidRPr="00BB0179">
        <w:rPr>
          <w:rFonts w:ascii="Times New Roman" w:hAnsi="Times New Roman" w:cs="Times New Roman"/>
          <w:sz w:val="24"/>
          <w:szCs w:val="24"/>
        </w:rPr>
        <w:t xml:space="preserve">, E., Silverman, E.J., </w:t>
      </w:r>
      <w:proofErr w:type="spellStart"/>
      <w:r w:rsidRPr="00BB0179">
        <w:rPr>
          <w:rFonts w:ascii="Times New Roman" w:hAnsi="Times New Roman" w:cs="Times New Roman"/>
          <w:sz w:val="24"/>
          <w:szCs w:val="24"/>
        </w:rPr>
        <w:t>Skarpaas</w:t>
      </w:r>
      <w:proofErr w:type="spellEnd"/>
      <w:r w:rsidRPr="00BB0179">
        <w:rPr>
          <w:rFonts w:ascii="Times New Roman" w:hAnsi="Times New Roman" w:cs="Times New Roman"/>
          <w:sz w:val="24"/>
          <w:szCs w:val="24"/>
        </w:rPr>
        <w:t xml:space="preserve">, O., &amp; Shea, K. (2015). Post-dispersal seed removal of </w:t>
      </w:r>
      <w:r w:rsidRPr="00A567F7">
        <w:rPr>
          <w:rFonts w:ascii="Times New Roman" w:hAnsi="Times New Roman" w:cs="Times New Roman"/>
          <w:i/>
          <w:iCs/>
          <w:sz w:val="24"/>
          <w:szCs w:val="24"/>
        </w:rPr>
        <w:t>Carduus nutans</w:t>
      </w:r>
      <w:r w:rsidRPr="00BB0179">
        <w:rPr>
          <w:rFonts w:ascii="Times New Roman" w:hAnsi="Times New Roman" w:cs="Times New Roman"/>
          <w:sz w:val="24"/>
          <w:szCs w:val="24"/>
        </w:rPr>
        <w:t xml:space="preserve"> and </w:t>
      </w:r>
      <w:r w:rsidRPr="00A567F7">
        <w:rPr>
          <w:rFonts w:ascii="Times New Roman" w:hAnsi="Times New Roman" w:cs="Times New Roman"/>
          <w:i/>
          <w:iCs/>
          <w:sz w:val="24"/>
          <w:szCs w:val="24"/>
        </w:rPr>
        <w:t xml:space="preserve">C. </w:t>
      </w:r>
      <w:proofErr w:type="spellStart"/>
      <w:r w:rsidRPr="00A567F7">
        <w:rPr>
          <w:rFonts w:ascii="Times New Roman" w:hAnsi="Times New Roman" w:cs="Times New Roman"/>
          <w:i/>
          <w:iCs/>
          <w:sz w:val="24"/>
          <w:szCs w:val="24"/>
        </w:rPr>
        <w:t>acanthoides</w:t>
      </w:r>
      <w:proofErr w:type="spellEnd"/>
      <w:r w:rsidRPr="00BB0179">
        <w:rPr>
          <w:rFonts w:ascii="Times New Roman" w:hAnsi="Times New Roman" w:cs="Times New Roman"/>
          <w:sz w:val="24"/>
          <w:szCs w:val="24"/>
        </w:rPr>
        <w:t xml:space="preserve"> by insects and small mammals. </w:t>
      </w:r>
      <w:r w:rsidRPr="00BB0179">
        <w:rPr>
          <w:rFonts w:ascii="Times New Roman" w:hAnsi="Times New Roman" w:cs="Times New Roman"/>
          <w:i/>
          <w:iCs/>
          <w:sz w:val="24"/>
          <w:szCs w:val="24"/>
        </w:rPr>
        <w:t xml:space="preserve">Ecological </w:t>
      </w:r>
      <w:r w:rsidR="006C3EDF">
        <w:rPr>
          <w:rFonts w:ascii="Times New Roman" w:hAnsi="Times New Roman" w:cs="Times New Roman"/>
          <w:i/>
          <w:iCs/>
          <w:sz w:val="24"/>
          <w:szCs w:val="24"/>
        </w:rPr>
        <w:t>R</w:t>
      </w:r>
      <w:r w:rsidRPr="00BB0179">
        <w:rPr>
          <w:rFonts w:ascii="Times New Roman" w:hAnsi="Times New Roman" w:cs="Times New Roman"/>
          <w:i/>
          <w:iCs/>
          <w:sz w:val="24"/>
          <w:szCs w:val="24"/>
        </w:rPr>
        <w:t>esearch</w:t>
      </w:r>
      <w:r w:rsidRPr="00BB0179">
        <w:rPr>
          <w:rFonts w:ascii="Times New Roman" w:hAnsi="Times New Roman" w:cs="Times New Roman"/>
          <w:sz w:val="24"/>
          <w:szCs w:val="24"/>
        </w:rPr>
        <w:t>, 30(1), 173-180.</w:t>
      </w:r>
    </w:p>
    <w:p w14:paraId="67861B86" w14:textId="2ED0028B" w:rsidR="00CB653E" w:rsidRDefault="00CB653E" w:rsidP="00C64983">
      <w:pPr>
        <w:spacing w:after="0" w:line="480" w:lineRule="auto"/>
        <w:ind w:left="284" w:hanging="284"/>
        <w:rPr>
          <w:rFonts w:ascii="Times New Roman" w:hAnsi="Times New Roman" w:cs="Times New Roman"/>
          <w:sz w:val="24"/>
          <w:szCs w:val="24"/>
        </w:rPr>
      </w:pPr>
      <w:r w:rsidRPr="00CB653E">
        <w:rPr>
          <w:rFonts w:ascii="Times New Roman" w:hAnsi="Times New Roman" w:cs="Times New Roman"/>
          <w:sz w:val="24"/>
          <w:szCs w:val="24"/>
        </w:rPr>
        <w:t xml:space="preserve">Kalisz, S., Hanzawa, F.M., Tonsor, S.J., Thiede, D.A., &amp; Voigt, S. (1999). Ant‐mediated seed dispersal alters pattern of relatedness in a population of </w:t>
      </w:r>
      <w:r w:rsidRPr="008813D2">
        <w:rPr>
          <w:rFonts w:ascii="Times New Roman" w:hAnsi="Times New Roman" w:cs="Times New Roman"/>
          <w:i/>
          <w:iCs/>
          <w:sz w:val="24"/>
          <w:szCs w:val="24"/>
        </w:rPr>
        <w:t>Trillium grandiflorum</w:t>
      </w:r>
      <w:r w:rsidRPr="00CB653E">
        <w:rPr>
          <w:rFonts w:ascii="Times New Roman" w:hAnsi="Times New Roman" w:cs="Times New Roman"/>
          <w:sz w:val="24"/>
          <w:szCs w:val="24"/>
        </w:rPr>
        <w:t xml:space="preserve">. </w:t>
      </w:r>
      <w:r w:rsidRPr="00C64983">
        <w:rPr>
          <w:rFonts w:ascii="Times New Roman" w:hAnsi="Times New Roman" w:cs="Times New Roman"/>
          <w:i/>
          <w:iCs/>
          <w:sz w:val="24"/>
          <w:szCs w:val="24"/>
        </w:rPr>
        <w:t>Ecology</w:t>
      </w:r>
      <w:r w:rsidRPr="00CB653E">
        <w:rPr>
          <w:rFonts w:ascii="Times New Roman" w:hAnsi="Times New Roman" w:cs="Times New Roman"/>
          <w:sz w:val="24"/>
          <w:szCs w:val="24"/>
        </w:rPr>
        <w:t>, 80(8), 2620-2634.</w:t>
      </w:r>
    </w:p>
    <w:p w14:paraId="6C4E8B8A" w14:textId="77777777" w:rsidR="00E84A96" w:rsidRDefault="00E84A96" w:rsidP="00C64983">
      <w:pPr>
        <w:spacing w:after="0" w:line="480" w:lineRule="auto"/>
        <w:ind w:left="284" w:hanging="284"/>
        <w:rPr>
          <w:rFonts w:ascii="Times New Roman" w:hAnsi="Times New Roman" w:cs="Times New Roman"/>
          <w:sz w:val="24"/>
          <w:szCs w:val="24"/>
        </w:rPr>
      </w:pPr>
      <w:proofErr w:type="spellStart"/>
      <w:r>
        <w:rPr>
          <w:rFonts w:ascii="Times New Roman" w:hAnsi="Times New Roman" w:cs="Times New Roman"/>
          <w:sz w:val="24"/>
          <w:szCs w:val="24"/>
        </w:rPr>
        <w:t>Katul</w:t>
      </w:r>
      <w:proofErr w:type="spellEnd"/>
      <w:r>
        <w:rPr>
          <w:rFonts w:ascii="Times New Roman" w:hAnsi="Times New Roman" w:cs="Times New Roman"/>
          <w:sz w:val="24"/>
          <w:szCs w:val="24"/>
        </w:rPr>
        <w:t xml:space="preserve">, G.G., </w:t>
      </w:r>
      <w:proofErr w:type="spellStart"/>
      <w:r>
        <w:rPr>
          <w:rFonts w:ascii="Times New Roman" w:hAnsi="Times New Roman" w:cs="Times New Roman"/>
          <w:sz w:val="24"/>
          <w:szCs w:val="24"/>
        </w:rPr>
        <w:t>Porporato</w:t>
      </w:r>
      <w:proofErr w:type="spellEnd"/>
      <w:r>
        <w:rPr>
          <w:rFonts w:ascii="Times New Roman" w:hAnsi="Times New Roman" w:cs="Times New Roman"/>
          <w:sz w:val="24"/>
          <w:szCs w:val="24"/>
        </w:rPr>
        <w:t xml:space="preserve">, A., Nathan, R., Siqueira, M., Soons, M.B., Poggi, D., Horn, H.S., &amp; Levin, S.A. (2005). </w:t>
      </w:r>
      <w:r w:rsidRPr="004B20AD">
        <w:rPr>
          <w:rFonts w:ascii="Times New Roman" w:hAnsi="Times New Roman" w:cs="Times New Roman"/>
          <w:sz w:val="24"/>
          <w:szCs w:val="24"/>
        </w:rPr>
        <w:t xml:space="preserve">Mechanistic analytical models for long-distance seed dispersal by wind. </w:t>
      </w:r>
      <w:r w:rsidRPr="00BB0179">
        <w:rPr>
          <w:rFonts w:ascii="Times New Roman" w:hAnsi="Times New Roman" w:cs="Times New Roman"/>
          <w:i/>
          <w:iCs/>
          <w:sz w:val="24"/>
          <w:szCs w:val="24"/>
        </w:rPr>
        <w:t>The American Naturalist</w:t>
      </w:r>
      <w:r w:rsidRPr="004B20AD">
        <w:rPr>
          <w:rFonts w:ascii="Times New Roman" w:hAnsi="Times New Roman" w:cs="Times New Roman"/>
          <w:sz w:val="24"/>
          <w:szCs w:val="24"/>
        </w:rPr>
        <w:t>, 166(3), 368-381.</w:t>
      </w:r>
    </w:p>
    <w:p w14:paraId="0984C76A" w14:textId="77777777" w:rsidR="00E84A96" w:rsidRDefault="00E84A96" w:rsidP="00C64983">
      <w:pPr>
        <w:spacing w:after="0" w:line="480" w:lineRule="auto"/>
        <w:ind w:left="284" w:hanging="284"/>
        <w:rPr>
          <w:rFonts w:ascii="Times New Roman" w:hAnsi="Times New Roman" w:cs="Times New Roman"/>
          <w:sz w:val="24"/>
          <w:szCs w:val="24"/>
        </w:rPr>
      </w:pPr>
      <w:r w:rsidRPr="00ED7701">
        <w:rPr>
          <w:rFonts w:ascii="Times New Roman" w:hAnsi="Times New Roman" w:cs="Times New Roman"/>
          <w:sz w:val="24"/>
          <w:szCs w:val="24"/>
        </w:rPr>
        <w:t xml:space="preserve">Keller, J.A. &amp; Shea, K. (2021). Warming and shifting phenology accelerate an invasive plant life cycle. </w:t>
      </w:r>
      <w:r w:rsidRPr="00ED7701">
        <w:rPr>
          <w:rFonts w:ascii="Times New Roman" w:hAnsi="Times New Roman" w:cs="Times New Roman"/>
          <w:i/>
          <w:iCs/>
          <w:sz w:val="24"/>
          <w:szCs w:val="24"/>
        </w:rPr>
        <w:t>Ecology</w:t>
      </w:r>
      <w:r w:rsidRPr="00ED7701">
        <w:rPr>
          <w:rFonts w:ascii="Times New Roman" w:hAnsi="Times New Roman" w:cs="Times New Roman"/>
          <w:sz w:val="24"/>
          <w:szCs w:val="24"/>
        </w:rPr>
        <w:t>, 102(1), e03219.</w:t>
      </w:r>
    </w:p>
    <w:p w14:paraId="52B90CEA" w14:textId="13DB68CE" w:rsidR="007171B3" w:rsidRDefault="007171B3" w:rsidP="00C64983">
      <w:pPr>
        <w:spacing w:after="0" w:line="480" w:lineRule="auto"/>
        <w:ind w:left="284" w:hanging="284"/>
        <w:rPr>
          <w:rFonts w:ascii="Times New Roman" w:hAnsi="Times New Roman" w:cs="Times New Roman"/>
          <w:sz w:val="24"/>
          <w:szCs w:val="24"/>
        </w:rPr>
      </w:pPr>
      <w:r w:rsidRPr="007171B3">
        <w:rPr>
          <w:rFonts w:ascii="Times New Roman" w:hAnsi="Times New Roman" w:cs="Times New Roman"/>
          <w:sz w:val="24"/>
          <w:szCs w:val="24"/>
        </w:rPr>
        <w:t xml:space="preserve">Keller, J.A., &amp; Shea, K. (2022). Pest management in future climates: Warming reduces physical weed management effectiveness. </w:t>
      </w:r>
      <w:r w:rsidRPr="007171B3">
        <w:rPr>
          <w:rFonts w:ascii="Times New Roman" w:hAnsi="Times New Roman" w:cs="Times New Roman"/>
          <w:i/>
          <w:iCs/>
          <w:sz w:val="24"/>
          <w:szCs w:val="24"/>
        </w:rPr>
        <w:t>Ecological Applications</w:t>
      </w:r>
      <w:r w:rsidRPr="007171B3">
        <w:rPr>
          <w:rFonts w:ascii="Times New Roman" w:hAnsi="Times New Roman" w:cs="Times New Roman"/>
          <w:sz w:val="24"/>
          <w:szCs w:val="24"/>
        </w:rPr>
        <w:t>, 32(6), e2633.</w:t>
      </w:r>
    </w:p>
    <w:p w14:paraId="07EF4994" w14:textId="128B0AA0" w:rsidR="00E84A96" w:rsidRDefault="00E84A96"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Kempter, I., </w:t>
      </w:r>
      <w:proofErr w:type="spellStart"/>
      <w:r w:rsidRPr="00E92AC2">
        <w:rPr>
          <w:rFonts w:ascii="Times New Roman" w:hAnsi="Times New Roman" w:cs="Times New Roman"/>
          <w:sz w:val="24"/>
          <w:szCs w:val="24"/>
        </w:rPr>
        <w:t>Nopp</w:t>
      </w:r>
      <w:proofErr w:type="spellEnd"/>
      <w:r w:rsidRPr="00E92AC2">
        <w:rPr>
          <w:rFonts w:ascii="Times New Roman" w:hAnsi="Times New Roman" w:cs="Times New Roman"/>
          <w:sz w:val="24"/>
          <w:szCs w:val="24"/>
        </w:rPr>
        <w:t xml:space="preserve">-Mayr, U., </w:t>
      </w:r>
      <w:proofErr w:type="spellStart"/>
      <w:r w:rsidRPr="00E92AC2">
        <w:rPr>
          <w:rFonts w:ascii="Times New Roman" w:hAnsi="Times New Roman" w:cs="Times New Roman"/>
          <w:sz w:val="24"/>
          <w:szCs w:val="24"/>
        </w:rPr>
        <w:t>Hausleithner</w:t>
      </w:r>
      <w:proofErr w:type="spellEnd"/>
      <w:r w:rsidRPr="00E92AC2">
        <w:rPr>
          <w:rFonts w:ascii="Times New Roman" w:hAnsi="Times New Roman" w:cs="Times New Roman"/>
          <w:sz w:val="24"/>
          <w:szCs w:val="24"/>
        </w:rPr>
        <w:t xml:space="preserve">, C., &amp; Gratzer, G. (2018). Tricky to </w:t>
      </w:r>
      <w:proofErr w:type="gramStart"/>
      <w:r w:rsidRPr="00E92AC2">
        <w:rPr>
          <w:rFonts w:ascii="Times New Roman" w:hAnsi="Times New Roman" w:cs="Times New Roman"/>
          <w:sz w:val="24"/>
          <w:szCs w:val="24"/>
        </w:rPr>
        <w:t>track:</w:t>
      </w:r>
      <w:proofErr w:type="gramEnd"/>
      <w:r w:rsidRPr="00E92AC2">
        <w:rPr>
          <w:rFonts w:ascii="Times New Roman" w:hAnsi="Times New Roman" w:cs="Times New Roman"/>
          <w:sz w:val="24"/>
          <w:szCs w:val="24"/>
        </w:rPr>
        <w:t xml:space="preserve"> comparing different tagging methods for tracing beechnut dispersal by small mammals. </w:t>
      </w:r>
      <w:r w:rsidRPr="00E92AC2">
        <w:rPr>
          <w:rFonts w:ascii="Times New Roman" w:hAnsi="Times New Roman" w:cs="Times New Roman"/>
          <w:i/>
          <w:iCs/>
          <w:sz w:val="24"/>
          <w:szCs w:val="24"/>
        </w:rPr>
        <w:t xml:space="preserve">Ecological </w:t>
      </w:r>
      <w:r w:rsidR="006C3EDF">
        <w:rPr>
          <w:rFonts w:ascii="Times New Roman" w:hAnsi="Times New Roman" w:cs="Times New Roman"/>
          <w:i/>
          <w:iCs/>
          <w:sz w:val="24"/>
          <w:szCs w:val="24"/>
        </w:rPr>
        <w:t>R</w:t>
      </w:r>
      <w:r w:rsidRPr="00E92AC2">
        <w:rPr>
          <w:rFonts w:ascii="Times New Roman" w:hAnsi="Times New Roman" w:cs="Times New Roman"/>
          <w:i/>
          <w:iCs/>
          <w:sz w:val="24"/>
          <w:szCs w:val="24"/>
        </w:rPr>
        <w:t>esearch</w:t>
      </w:r>
      <w:r w:rsidRPr="00E92AC2">
        <w:rPr>
          <w:rFonts w:ascii="Times New Roman" w:hAnsi="Times New Roman" w:cs="Times New Roman"/>
          <w:sz w:val="24"/>
          <w:szCs w:val="24"/>
        </w:rPr>
        <w:t>, 33(6), 1219-1231.</w:t>
      </w:r>
    </w:p>
    <w:p w14:paraId="06ED68EE" w14:textId="77777777" w:rsidR="00E84A96" w:rsidRDefault="00E84A96" w:rsidP="00C64983">
      <w:pPr>
        <w:spacing w:after="0" w:line="480" w:lineRule="auto"/>
        <w:ind w:left="284" w:hanging="284"/>
        <w:rPr>
          <w:rFonts w:ascii="Times New Roman" w:hAnsi="Times New Roman" w:cs="Times New Roman"/>
          <w:sz w:val="24"/>
          <w:szCs w:val="24"/>
        </w:rPr>
      </w:pPr>
      <w:r w:rsidRPr="00B072DD">
        <w:rPr>
          <w:rFonts w:ascii="Times New Roman" w:hAnsi="Times New Roman" w:cs="Times New Roman"/>
          <w:sz w:val="24"/>
          <w:szCs w:val="24"/>
        </w:rPr>
        <w:t xml:space="preserve">Kling, M.M. &amp; Ackerly, D.D. (2020). Global wind patterns and the vulnerability of wind-dispersed species to climate change. </w:t>
      </w:r>
      <w:r w:rsidRPr="00B072DD">
        <w:rPr>
          <w:rFonts w:ascii="Times New Roman" w:hAnsi="Times New Roman" w:cs="Times New Roman"/>
          <w:i/>
          <w:iCs/>
          <w:sz w:val="24"/>
          <w:szCs w:val="24"/>
        </w:rPr>
        <w:t>Nature Climate Change</w:t>
      </w:r>
      <w:r w:rsidRPr="00B072DD">
        <w:rPr>
          <w:rFonts w:ascii="Times New Roman" w:hAnsi="Times New Roman" w:cs="Times New Roman"/>
          <w:sz w:val="24"/>
          <w:szCs w:val="24"/>
        </w:rPr>
        <w:t>, 10(9), 868-875.</w:t>
      </w:r>
    </w:p>
    <w:p w14:paraId="290ECC03" w14:textId="77777777" w:rsidR="00E84A96" w:rsidRDefault="00E84A96" w:rsidP="00C64983">
      <w:pPr>
        <w:spacing w:after="0" w:line="480" w:lineRule="auto"/>
        <w:ind w:left="284" w:hanging="284"/>
        <w:rPr>
          <w:rFonts w:ascii="Times New Roman" w:hAnsi="Times New Roman" w:cs="Times New Roman"/>
          <w:sz w:val="24"/>
          <w:szCs w:val="24"/>
        </w:rPr>
      </w:pPr>
      <w:r w:rsidRPr="005E46C3">
        <w:rPr>
          <w:rFonts w:ascii="Times New Roman" w:hAnsi="Times New Roman" w:cs="Times New Roman"/>
          <w:sz w:val="24"/>
          <w:szCs w:val="24"/>
        </w:rPr>
        <w:t xml:space="preserve">Kot, M., Lewis, M.A., &amp; van den Driessche, P. (1996). Dispersal data and the spread of invading organisms. </w:t>
      </w:r>
      <w:r w:rsidRPr="005E46C3">
        <w:rPr>
          <w:rFonts w:ascii="Times New Roman" w:hAnsi="Times New Roman" w:cs="Times New Roman"/>
          <w:i/>
          <w:iCs/>
          <w:sz w:val="24"/>
          <w:szCs w:val="24"/>
        </w:rPr>
        <w:t>Ecology</w:t>
      </w:r>
      <w:r w:rsidRPr="005E46C3">
        <w:rPr>
          <w:rFonts w:ascii="Times New Roman" w:hAnsi="Times New Roman" w:cs="Times New Roman"/>
          <w:sz w:val="24"/>
          <w:szCs w:val="24"/>
        </w:rPr>
        <w:t>, 77(7), 2027-2042.</w:t>
      </w:r>
    </w:p>
    <w:p w14:paraId="321F3A25" w14:textId="77777777" w:rsidR="00E84A96" w:rsidRDefault="00E84A96" w:rsidP="00C64983">
      <w:pPr>
        <w:spacing w:after="0" w:line="480" w:lineRule="auto"/>
        <w:ind w:left="284" w:hanging="284"/>
        <w:rPr>
          <w:rFonts w:ascii="Times New Roman" w:hAnsi="Times New Roman" w:cs="Times New Roman"/>
          <w:sz w:val="24"/>
          <w:szCs w:val="24"/>
        </w:rPr>
      </w:pPr>
      <w:r w:rsidRPr="002D4109">
        <w:rPr>
          <w:rFonts w:ascii="Times New Roman" w:hAnsi="Times New Roman" w:cs="Times New Roman"/>
          <w:sz w:val="24"/>
          <w:szCs w:val="24"/>
        </w:rPr>
        <w:t xml:space="preserve">Kuparinen, A., </w:t>
      </w:r>
      <w:proofErr w:type="spellStart"/>
      <w:r w:rsidRPr="002D4109">
        <w:rPr>
          <w:rFonts w:ascii="Times New Roman" w:hAnsi="Times New Roman" w:cs="Times New Roman"/>
          <w:sz w:val="24"/>
          <w:szCs w:val="24"/>
        </w:rPr>
        <w:t>Katul</w:t>
      </w:r>
      <w:proofErr w:type="spellEnd"/>
      <w:r w:rsidRPr="002D4109">
        <w:rPr>
          <w:rFonts w:ascii="Times New Roman" w:hAnsi="Times New Roman" w:cs="Times New Roman"/>
          <w:sz w:val="24"/>
          <w:szCs w:val="24"/>
        </w:rPr>
        <w:t xml:space="preserve">, G., Nathan, R., &amp; Schurr, F.M. (2009). Increases in air temperature can promote wind-driven dispersal and spread of plants. </w:t>
      </w:r>
      <w:r w:rsidRPr="002D4109">
        <w:rPr>
          <w:rFonts w:ascii="Times New Roman" w:hAnsi="Times New Roman" w:cs="Times New Roman"/>
          <w:i/>
          <w:iCs/>
          <w:sz w:val="24"/>
          <w:szCs w:val="24"/>
        </w:rPr>
        <w:t>Proceedings of the Royal Society B: Biological Sciences</w:t>
      </w:r>
      <w:r w:rsidRPr="002D4109">
        <w:rPr>
          <w:rFonts w:ascii="Times New Roman" w:hAnsi="Times New Roman" w:cs="Times New Roman"/>
          <w:sz w:val="24"/>
          <w:szCs w:val="24"/>
        </w:rPr>
        <w:t>, 276(1670), 3081-3087.</w:t>
      </w:r>
    </w:p>
    <w:p w14:paraId="466E30CA" w14:textId="77777777" w:rsidR="00E84A96" w:rsidRDefault="00E84A96" w:rsidP="00C64983">
      <w:pPr>
        <w:spacing w:after="0" w:line="480" w:lineRule="auto"/>
        <w:ind w:left="284" w:hanging="284"/>
        <w:rPr>
          <w:rFonts w:ascii="Times New Roman" w:hAnsi="Times New Roman" w:cs="Times New Roman"/>
          <w:sz w:val="24"/>
          <w:szCs w:val="24"/>
        </w:rPr>
      </w:pPr>
      <w:r w:rsidRPr="00386116">
        <w:rPr>
          <w:rFonts w:ascii="Times New Roman" w:hAnsi="Times New Roman" w:cs="Times New Roman"/>
          <w:sz w:val="24"/>
          <w:szCs w:val="24"/>
        </w:rPr>
        <w:lastRenderedPageBreak/>
        <w:t xml:space="preserve">Marchetto, K.M., Shea, K., Kelly, D., </w:t>
      </w:r>
      <w:proofErr w:type="spellStart"/>
      <w:r w:rsidRPr="00386116">
        <w:rPr>
          <w:rFonts w:ascii="Times New Roman" w:hAnsi="Times New Roman" w:cs="Times New Roman"/>
          <w:sz w:val="24"/>
          <w:szCs w:val="24"/>
        </w:rPr>
        <w:t>Groenteman</w:t>
      </w:r>
      <w:proofErr w:type="spellEnd"/>
      <w:r w:rsidRPr="00386116">
        <w:rPr>
          <w:rFonts w:ascii="Times New Roman" w:hAnsi="Times New Roman" w:cs="Times New Roman"/>
          <w:sz w:val="24"/>
          <w:szCs w:val="24"/>
        </w:rPr>
        <w:t xml:space="preserve">, R., Sezen, Z., &amp; </w:t>
      </w:r>
      <w:proofErr w:type="spellStart"/>
      <w:r w:rsidRPr="00386116">
        <w:rPr>
          <w:rFonts w:ascii="Times New Roman" w:hAnsi="Times New Roman" w:cs="Times New Roman"/>
          <w:sz w:val="24"/>
          <w:szCs w:val="24"/>
        </w:rPr>
        <w:t>Jongejans</w:t>
      </w:r>
      <w:proofErr w:type="spellEnd"/>
      <w:r w:rsidRPr="00386116">
        <w:rPr>
          <w:rFonts w:ascii="Times New Roman" w:hAnsi="Times New Roman" w:cs="Times New Roman"/>
          <w:sz w:val="24"/>
          <w:szCs w:val="24"/>
        </w:rPr>
        <w:t xml:space="preserve">, E. (2014). Unrecognized impact of a biocontrol agent on the spread rate of an invasive thistle. </w:t>
      </w:r>
      <w:r w:rsidRPr="00386116">
        <w:rPr>
          <w:rFonts w:ascii="Times New Roman" w:hAnsi="Times New Roman" w:cs="Times New Roman"/>
          <w:i/>
          <w:iCs/>
          <w:sz w:val="24"/>
          <w:szCs w:val="24"/>
        </w:rPr>
        <w:t>Ecological Applications</w:t>
      </w:r>
      <w:r w:rsidRPr="00386116">
        <w:rPr>
          <w:rFonts w:ascii="Times New Roman" w:hAnsi="Times New Roman" w:cs="Times New Roman"/>
          <w:sz w:val="24"/>
          <w:szCs w:val="24"/>
        </w:rPr>
        <w:t>, 24(5), 1178-1187.</w:t>
      </w:r>
    </w:p>
    <w:p w14:paraId="6318E985" w14:textId="6F3494F0" w:rsidR="0060390C" w:rsidRDefault="0060390C" w:rsidP="00C64983">
      <w:pPr>
        <w:spacing w:after="0" w:line="480" w:lineRule="auto"/>
        <w:ind w:left="284" w:hanging="284"/>
        <w:rPr>
          <w:rFonts w:ascii="Times New Roman" w:hAnsi="Times New Roman" w:cs="Times New Roman"/>
          <w:sz w:val="24"/>
          <w:szCs w:val="24"/>
        </w:rPr>
      </w:pPr>
      <w:r w:rsidRPr="0060390C">
        <w:rPr>
          <w:rFonts w:ascii="Times New Roman" w:hAnsi="Times New Roman" w:cs="Times New Roman"/>
          <w:sz w:val="24"/>
          <w:szCs w:val="24"/>
        </w:rPr>
        <w:t xml:space="preserve">Milner-Gulland, E.J. &amp; Shea, K. (2017). Embracing uncertainty in applied ecology. </w:t>
      </w:r>
      <w:r w:rsidRPr="00AF16AD">
        <w:rPr>
          <w:rFonts w:ascii="Times New Roman" w:hAnsi="Times New Roman" w:cs="Times New Roman"/>
          <w:i/>
          <w:iCs/>
          <w:sz w:val="24"/>
          <w:szCs w:val="24"/>
        </w:rPr>
        <w:t xml:space="preserve">Journal of </w:t>
      </w:r>
      <w:r>
        <w:rPr>
          <w:rFonts w:ascii="Times New Roman" w:hAnsi="Times New Roman" w:cs="Times New Roman"/>
          <w:i/>
          <w:iCs/>
          <w:sz w:val="24"/>
          <w:szCs w:val="24"/>
        </w:rPr>
        <w:t>A</w:t>
      </w:r>
      <w:r w:rsidRPr="00AF16AD">
        <w:rPr>
          <w:rFonts w:ascii="Times New Roman" w:hAnsi="Times New Roman" w:cs="Times New Roman"/>
          <w:i/>
          <w:iCs/>
          <w:sz w:val="24"/>
          <w:szCs w:val="24"/>
        </w:rPr>
        <w:t xml:space="preserve">pplied </w:t>
      </w:r>
      <w:r>
        <w:rPr>
          <w:rFonts w:ascii="Times New Roman" w:hAnsi="Times New Roman" w:cs="Times New Roman"/>
          <w:i/>
          <w:iCs/>
          <w:sz w:val="24"/>
          <w:szCs w:val="24"/>
        </w:rPr>
        <w:t>E</w:t>
      </w:r>
      <w:r w:rsidRPr="00AF16AD">
        <w:rPr>
          <w:rFonts w:ascii="Times New Roman" w:hAnsi="Times New Roman" w:cs="Times New Roman"/>
          <w:i/>
          <w:iCs/>
          <w:sz w:val="24"/>
          <w:szCs w:val="24"/>
        </w:rPr>
        <w:t>cology</w:t>
      </w:r>
      <w:r w:rsidRPr="0060390C">
        <w:rPr>
          <w:rFonts w:ascii="Times New Roman" w:hAnsi="Times New Roman" w:cs="Times New Roman"/>
          <w:sz w:val="24"/>
          <w:szCs w:val="24"/>
        </w:rPr>
        <w:t>, 54(6), 2063.</w:t>
      </w:r>
    </w:p>
    <w:p w14:paraId="1B7B075A" w14:textId="77777777" w:rsidR="00E84A96" w:rsidRDefault="00E84A96" w:rsidP="00C64983">
      <w:pPr>
        <w:spacing w:after="0" w:line="480" w:lineRule="auto"/>
        <w:ind w:left="284" w:hanging="284"/>
        <w:rPr>
          <w:rFonts w:ascii="Times New Roman" w:hAnsi="Times New Roman" w:cs="Times New Roman"/>
          <w:sz w:val="24"/>
          <w:szCs w:val="24"/>
        </w:rPr>
      </w:pPr>
      <w:r w:rsidRPr="008A3AAE">
        <w:rPr>
          <w:rFonts w:ascii="Times New Roman" w:hAnsi="Times New Roman" w:cs="Times New Roman"/>
          <w:sz w:val="24"/>
          <w:szCs w:val="24"/>
        </w:rPr>
        <w:t xml:space="preserve">Mokany, K., Prasad, S., &amp; Westcott, D.A. (2014). Loss of frugivore seed dispersal services under climate change. </w:t>
      </w:r>
      <w:r w:rsidRPr="008A3AAE">
        <w:rPr>
          <w:rFonts w:ascii="Times New Roman" w:hAnsi="Times New Roman" w:cs="Times New Roman"/>
          <w:i/>
          <w:iCs/>
          <w:sz w:val="24"/>
          <w:szCs w:val="24"/>
        </w:rPr>
        <w:t>Nature Communications</w:t>
      </w:r>
      <w:r w:rsidRPr="008A3AAE">
        <w:rPr>
          <w:rFonts w:ascii="Times New Roman" w:hAnsi="Times New Roman" w:cs="Times New Roman"/>
          <w:sz w:val="24"/>
          <w:szCs w:val="24"/>
        </w:rPr>
        <w:t>, 5(1), 1-7.</w:t>
      </w:r>
    </w:p>
    <w:p w14:paraId="59D5CE0D" w14:textId="77777777" w:rsidR="00E84A96" w:rsidRDefault="00E84A96" w:rsidP="00C64983">
      <w:pPr>
        <w:spacing w:after="0" w:line="480" w:lineRule="auto"/>
        <w:ind w:left="284" w:hanging="284"/>
        <w:rPr>
          <w:rFonts w:ascii="Times New Roman" w:hAnsi="Times New Roman" w:cs="Times New Roman"/>
          <w:sz w:val="24"/>
          <w:szCs w:val="24"/>
        </w:rPr>
      </w:pPr>
      <w:r w:rsidRPr="00E62995">
        <w:rPr>
          <w:rFonts w:ascii="Times New Roman" w:hAnsi="Times New Roman" w:cs="Times New Roman"/>
          <w:sz w:val="24"/>
          <w:szCs w:val="24"/>
        </w:rPr>
        <w:t xml:space="preserve">Mokany, K., Prasad, S., &amp; Westcott, D.A. (2015). Impacts of climate change and management responses in tropical forests depend on complex frugivore‐mediated seed dispersal. </w:t>
      </w:r>
      <w:r w:rsidRPr="00E62995">
        <w:rPr>
          <w:rFonts w:ascii="Times New Roman" w:hAnsi="Times New Roman" w:cs="Times New Roman"/>
          <w:i/>
          <w:iCs/>
          <w:sz w:val="24"/>
          <w:szCs w:val="24"/>
        </w:rPr>
        <w:t>Global Ecology and Biogeography</w:t>
      </w:r>
      <w:r w:rsidRPr="00E62995">
        <w:rPr>
          <w:rFonts w:ascii="Times New Roman" w:hAnsi="Times New Roman" w:cs="Times New Roman"/>
          <w:sz w:val="24"/>
          <w:szCs w:val="24"/>
        </w:rPr>
        <w:t>, 24(6), 685-694.</w:t>
      </w:r>
    </w:p>
    <w:p w14:paraId="13433BFE" w14:textId="77777777"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Nathan, R., Perry, G., Cronin, J.T., Strand, A.E., &amp; Cain, M.L. (2003). Methods for estimating long‐distance dispersal. </w:t>
      </w:r>
      <w:r w:rsidRPr="00E92AC2">
        <w:rPr>
          <w:rFonts w:ascii="Times New Roman" w:hAnsi="Times New Roman" w:cs="Times New Roman"/>
          <w:i/>
          <w:iCs/>
          <w:sz w:val="24"/>
          <w:szCs w:val="24"/>
        </w:rPr>
        <w:t>Oikos</w:t>
      </w:r>
      <w:r w:rsidRPr="00E92AC2">
        <w:rPr>
          <w:rFonts w:ascii="Times New Roman" w:hAnsi="Times New Roman" w:cs="Times New Roman"/>
          <w:sz w:val="24"/>
          <w:szCs w:val="24"/>
        </w:rPr>
        <w:t>, 103(2), 261-273.</w:t>
      </w:r>
    </w:p>
    <w:p w14:paraId="15613E97" w14:textId="77777777"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Nathan, R. (2006). Long-distance dispersal of plants. </w:t>
      </w:r>
      <w:r w:rsidRPr="00E92AC2">
        <w:rPr>
          <w:rFonts w:ascii="Times New Roman" w:hAnsi="Times New Roman" w:cs="Times New Roman"/>
          <w:i/>
          <w:iCs/>
          <w:sz w:val="24"/>
          <w:szCs w:val="24"/>
        </w:rPr>
        <w:t>Science</w:t>
      </w:r>
      <w:r w:rsidRPr="00E92AC2">
        <w:rPr>
          <w:rFonts w:ascii="Times New Roman" w:hAnsi="Times New Roman" w:cs="Times New Roman"/>
          <w:sz w:val="24"/>
          <w:szCs w:val="24"/>
        </w:rPr>
        <w:t>, 313(5788), 786-788.</w:t>
      </w:r>
    </w:p>
    <w:p w14:paraId="4EAAECFD" w14:textId="28E77F63" w:rsidR="000D78EE" w:rsidRDefault="000D78EE" w:rsidP="00C64983">
      <w:pPr>
        <w:spacing w:after="0" w:line="480" w:lineRule="auto"/>
        <w:ind w:left="284" w:hanging="284"/>
        <w:rPr>
          <w:rFonts w:ascii="Times New Roman" w:hAnsi="Times New Roman" w:cs="Times New Roman"/>
          <w:sz w:val="24"/>
          <w:szCs w:val="24"/>
        </w:rPr>
      </w:pPr>
      <w:bookmarkStart w:id="884" w:name="_Hlk100852446"/>
      <w:r w:rsidRPr="0025000C">
        <w:rPr>
          <w:rFonts w:ascii="Times New Roman" w:hAnsi="Times New Roman" w:cs="Times New Roman"/>
          <w:sz w:val="24"/>
          <w:szCs w:val="24"/>
        </w:rPr>
        <w:t xml:space="preserve">Nathan, R. (2007). Total dispersal kernels and the evaluation of diversity and similarity in complex dispersal systems. In </w:t>
      </w:r>
      <w:r w:rsidRPr="0025000C">
        <w:rPr>
          <w:rFonts w:ascii="Times New Roman" w:hAnsi="Times New Roman" w:cs="Times New Roman"/>
          <w:i/>
          <w:iCs/>
          <w:sz w:val="24"/>
          <w:szCs w:val="24"/>
        </w:rPr>
        <w:t xml:space="preserve">Seed </w:t>
      </w:r>
      <w:r w:rsidR="00EB2FCD">
        <w:rPr>
          <w:rFonts w:ascii="Times New Roman" w:hAnsi="Times New Roman" w:cs="Times New Roman"/>
          <w:i/>
          <w:iCs/>
          <w:sz w:val="24"/>
          <w:szCs w:val="24"/>
        </w:rPr>
        <w:t>D</w:t>
      </w:r>
      <w:r w:rsidR="00EB2FCD" w:rsidRPr="0025000C">
        <w:rPr>
          <w:rFonts w:ascii="Times New Roman" w:hAnsi="Times New Roman" w:cs="Times New Roman"/>
          <w:i/>
          <w:iCs/>
          <w:sz w:val="24"/>
          <w:szCs w:val="24"/>
        </w:rPr>
        <w:t>ispersal</w:t>
      </w:r>
      <w:r w:rsidRPr="0025000C">
        <w:rPr>
          <w:rFonts w:ascii="Times New Roman" w:hAnsi="Times New Roman" w:cs="Times New Roman"/>
          <w:i/>
          <w:iCs/>
          <w:sz w:val="24"/>
          <w:szCs w:val="24"/>
        </w:rPr>
        <w:t xml:space="preserve">: </w:t>
      </w:r>
      <w:r w:rsidR="00EB2FCD">
        <w:rPr>
          <w:rFonts w:ascii="Times New Roman" w:hAnsi="Times New Roman" w:cs="Times New Roman"/>
          <w:i/>
          <w:iCs/>
          <w:sz w:val="24"/>
          <w:szCs w:val="24"/>
        </w:rPr>
        <w:t>T</w:t>
      </w:r>
      <w:r w:rsidR="00EB2FCD" w:rsidRPr="0025000C">
        <w:rPr>
          <w:rFonts w:ascii="Times New Roman" w:hAnsi="Times New Roman" w:cs="Times New Roman"/>
          <w:i/>
          <w:iCs/>
          <w:sz w:val="24"/>
          <w:szCs w:val="24"/>
        </w:rPr>
        <w:t xml:space="preserve">heory </w:t>
      </w:r>
      <w:r w:rsidRPr="0025000C">
        <w:rPr>
          <w:rFonts w:ascii="Times New Roman" w:hAnsi="Times New Roman" w:cs="Times New Roman"/>
          <w:i/>
          <w:iCs/>
          <w:sz w:val="24"/>
          <w:szCs w:val="24"/>
        </w:rPr>
        <w:t xml:space="preserve">and its </w:t>
      </w:r>
      <w:r w:rsidR="00EB2FCD">
        <w:rPr>
          <w:rFonts w:ascii="Times New Roman" w:hAnsi="Times New Roman" w:cs="Times New Roman"/>
          <w:i/>
          <w:iCs/>
          <w:sz w:val="24"/>
          <w:szCs w:val="24"/>
        </w:rPr>
        <w:t>A</w:t>
      </w:r>
      <w:r w:rsidR="00EB2FCD" w:rsidRPr="0025000C">
        <w:rPr>
          <w:rFonts w:ascii="Times New Roman" w:hAnsi="Times New Roman" w:cs="Times New Roman"/>
          <w:i/>
          <w:iCs/>
          <w:sz w:val="24"/>
          <w:szCs w:val="24"/>
        </w:rPr>
        <w:t xml:space="preserve">pplication </w:t>
      </w:r>
      <w:r w:rsidRPr="0025000C">
        <w:rPr>
          <w:rFonts w:ascii="Times New Roman" w:hAnsi="Times New Roman" w:cs="Times New Roman"/>
          <w:i/>
          <w:iCs/>
          <w:sz w:val="24"/>
          <w:szCs w:val="24"/>
        </w:rPr>
        <w:t xml:space="preserve">in a </w:t>
      </w:r>
      <w:r w:rsidR="00EB2FCD">
        <w:rPr>
          <w:rFonts w:ascii="Times New Roman" w:hAnsi="Times New Roman" w:cs="Times New Roman"/>
          <w:i/>
          <w:iCs/>
          <w:sz w:val="24"/>
          <w:szCs w:val="24"/>
        </w:rPr>
        <w:t>C</w:t>
      </w:r>
      <w:r w:rsidR="00EB2FCD" w:rsidRPr="0025000C">
        <w:rPr>
          <w:rFonts w:ascii="Times New Roman" w:hAnsi="Times New Roman" w:cs="Times New Roman"/>
          <w:i/>
          <w:iCs/>
          <w:sz w:val="24"/>
          <w:szCs w:val="24"/>
        </w:rPr>
        <w:t xml:space="preserve">hanging </w:t>
      </w:r>
      <w:r w:rsidR="00EB2FCD">
        <w:rPr>
          <w:rFonts w:ascii="Times New Roman" w:hAnsi="Times New Roman" w:cs="Times New Roman"/>
          <w:i/>
          <w:iCs/>
          <w:sz w:val="24"/>
          <w:szCs w:val="24"/>
        </w:rPr>
        <w:t>W</w:t>
      </w:r>
      <w:r w:rsidR="00EB2FCD" w:rsidRPr="0025000C">
        <w:rPr>
          <w:rFonts w:ascii="Times New Roman" w:hAnsi="Times New Roman" w:cs="Times New Roman"/>
          <w:i/>
          <w:iCs/>
          <w:sz w:val="24"/>
          <w:szCs w:val="24"/>
        </w:rPr>
        <w:t>orld</w:t>
      </w:r>
      <w:r w:rsidRPr="0025000C">
        <w:rPr>
          <w:rFonts w:ascii="Times New Roman" w:hAnsi="Times New Roman" w:cs="Times New Roman"/>
          <w:sz w:val="24"/>
          <w:szCs w:val="24"/>
        </w:rPr>
        <w:t>, 252-276.</w:t>
      </w:r>
    </w:p>
    <w:bookmarkEnd w:id="884"/>
    <w:p w14:paraId="37A6DE89" w14:textId="77777777" w:rsidR="000D78EE" w:rsidRDefault="000D78EE" w:rsidP="00C64983">
      <w:pPr>
        <w:spacing w:after="0" w:line="480" w:lineRule="auto"/>
        <w:ind w:left="284" w:hanging="284"/>
        <w:rPr>
          <w:rFonts w:ascii="Times New Roman" w:hAnsi="Times New Roman" w:cs="Times New Roman"/>
          <w:sz w:val="24"/>
          <w:szCs w:val="24"/>
        </w:rPr>
      </w:pPr>
      <w:r w:rsidRPr="005E46C3">
        <w:rPr>
          <w:rFonts w:ascii="Times New Roman" w:hAnsi="Times New Roman" w:cs="Times New Roman"/>
          <w:sz w:val="24"/>
          <w:szCs w:val="24"/>
        </w:rPr>
        <w:t xml:space="preserve">Neubert, M.G., &amp; Caswell, H. (2000). Demography and dispersal: calculation and sensitivity analysis of invasion speed for structured populations. </w:t>
      </w:r>
      <w:r w:rsidRPr="005E46C3">
        <w:rPr>
          <w:rFonts w:ascii="Times New Roman" w:hAnsi="Times New Roman" w:cs="Times New Roman"/>
          <w:i/>
          <w:iCs/>
          <w:sz w:val="24"/>
          <w:szCs w:val="24"/>
        </w:rPr>
        <w:t>Ecology</w:t>
      </w:r>
      <w:r w:rsidRPr="005E46C3">
        <w:rPr>
          <w:rFonts w:ascii="Times New Roman" w:hAnsi="Times New Roman" w:cs="Times New Roman"/>
          <w:sz w:val="24"/>
          <w:szCs w:val="24"/>
        </w:rPr>
        <w:t>, 81(6), 1613-1628.</w:t>
      </w:r>
    </w:p>
    <w:p w14:paraId="619228D1" w14:textId="1782A837" w:rsidR="003B64A5" w:rsidRDefault="003B64A5" w:rsidP="00C64983">
      <w:pPr>
        <w:spacing w:after="0" w:line="480" w:lineRule="auto"/>
        <w:ind w:left="284" w:hanging="284"/>
        <w:rPr>
          <w:rFonts w:ascii="Times New Roman" w:hAnsi="Times New Roman" w:cs="Times New Roman"/>
          <w:sz w:val="24"/>
          <w:szCs w:val="24"/>
        </w:rPr>
      </w:pPr>
      <w:proofErr w:type="spellStart"/>
      <w:r w:rsidRPr="003B64A5">
        <w:rPr>
          <w:rFonts w:ascii="Times New Roman" w:hAnsi="Times New Roman" w:cs="Times New Roman"/>
          <w:sz w:val="24"/>
          <w:szCs w:val="24"/>
        </w:rPr>
        <w:t>Ohkawara</w:t>
      </w:r>
      <w:proofErr w:type="spellEnd"/>
      <w:r w:rsidRPr="003B64A5">
        <w:rPr>
          <w:rFonts w:ascii="Times New Roman" w:hAnsi="Times New Roman" w:cs="Times New Roman"/>
          <w:sz w:val="24"/>
          <w:szCs w:val="24"/>
        </w:rPr>
        <w:t xml:space="preserve">, K., &amp; Higashi, S. (1994). Relative importance of ballistic and ant dispersal in two </w:t>
      </w:r>
      <w:proofErr w:type="spellStart"/>
      <w:r w:rsidRPr="003B64A5">
        <w:rPr>
          <w:rFonts w:ascii="Times New Roman" w:hAnsi="Times New Roman" w:cs="Times New Roman"/>
          <w:sz w:val="24"/>
          <w:szCs w:val="24"/>
        </w:rPr>
        <w:t>diplochorous</w:t>
      </w:r>
      <w:proofErr w:type="spellEnd"/>
      <w:r w:rsidRPr="003B64A5">
        <w:rPr>
          <w:rFonts w:ascii="Times New Roman" w:hAnsi="Times New Roman" w:cs="Times New Roman"/>
          <w:sz w:val="24"/>
          <w:szCs w:val="24"/>
        </w:rPr>
        <w:t xml:space="preserve"> Viola species (Violaceae). </w:t>
      </w:r>
      <w:proofErr w:type="spellStart"/>
      <w:r w:rsidRPr="003B64A5">
        <w:rPr>
          <w:rFonts w:ascii="Times New Roman" w:hAnsi="Times New Roman" w:cs="Times New Roman"/>
          <w:i/>
          <w:iCs/>
          <w:sz w:val="24"/>
          <w:szCs w:val="24"/>
        </w:rPr>
        <w:t>Oecologia</w:t>
      </w:r>
      <w:proofErr w:type="spellEnd"/>
      <w:r w:rsidRPr="003B64A5">
        <w:rPr>
          <w:rFonts w:ascii="Times New Roman" w:hAnsi="Times New Roman" w:cs="Times New Roman"/>
          <w:sz w:val="24"/>
          <w:szCs w:val="24"/>
        </w:rPr>
        <w:t>, 100, 135-140.</w:t>
      </w:r>
    </w:p>
    <w:p w14:paraId="674229EB" w14:textId="77777777" w:rsidR="000D78EE" w:rsidRDefault="000D78EE" w:rsidP="00C64983">
      <w:pPr>
        <w:spacing w:after="0" w:line="480" w:lineRule="auto"/>
        <w:ind w:left="284" w:hanging="284"/>
        <w:rPr>
          <w:rFonts w:ascii="Times New Roman" w:hAnsi="Times New Roman" w:cs="Times New Roman"/>
          <w:sz w:val="24"/>
          <w:szCs w:val="24"/>
        </w:rPr>
      </w:pPr>
      <w:bookmarkStart w:id="885" w:name="_Hlk100852462"/>
      <w:r w:rsidRPr="001C11C1">
        <w:rPr>
          <w:rFonts w:ascii="Times New Roman" w:hAnsi="Times New Roman" w:cs="Times New Roman"/>
          <w:sz w:val="24"/>
          <w:szCs w:val="24"/>
        </w:rPr>
        <w:t xml:space="preserve">Pemberton, R.W. &amp; Irving, D.W. (1990). </w:t>
      </w:r>
      <w:proofErr w:type="spellStart"/>
      <w:r w:rsidRPr="001C11C1">
        <w:rPr>
          <w:rFonts w:ascii="Times New Roman" w:hAnsi="Times New Roman" w:cs="Times New Roman"/>
          <w:sz w:val="24"/>
          <w:szCs w:val="24"/>
        </w:rPr>
        <w:t>Elaiosomes</w:t>
      </w:r>
      <w:proofErr w:type="spellEnd"/>
      <w:r w:rsidRPr="001C11C1">
        <w:rPr>
          <w:rFonts w:ascii="Times New Roman" w:hAnsi="Times New Roman" w:cs="Times New Roman"/>
          <w:sz w:val="24"/>
          <w:szCs w:val="24"/>
        </w:rPr>
        <w:t xml:space="preserve"> on weed seeds and the potential for myrmecochory in naturalized plants. </w:t>
      </w:r>
      <w:r w:rsidRPr="001C11C1">
        <w:rPr>
          <w:rFonts w:ascii="Times New Roman" w:hAnsi="Times New Roman" w:cs="Times New Roman"/>
          <w:i/>
          <w:iCs/>
          <w:sz w:val="24"/>
          <w:szCs w:val="24"/>
        </w:rPr>
        <w:t>Weed Science</w:t>
      </w:r>
      <w:r w:rsidRPr="001C11C1">
        <w:rPr>
          <w:rFonts w:ascii="Times New Roman" w:hAnsi="Times New Roman" w:cs="Times New Roman"/>
          <w:sz w:val="24"/>
          <w:szCs w:val="24"/>
        </w:rPr>
        <w:t>, 38(6), 615-619.</w:t>
      </w:r>
    </w:p>
    <w:bookmarkEnd w:id="885"/>
    <w:p w14:paraId="19D900F1" w14:textId="3BBAF031" w:rsidR="00F92317" w:rsidRDefault="00F92317" w:rsidP="00C64983">
      <w:pPr>
        <w:spacing w:after="0" w:line="480" w:lineRule="auto"/>
        <w:ind w:left="284" w:hanging="284"/>
        <w:rPr>
          <w:rFonts w:ascii="Times New Roman" w:hAnsi="Times New Roman" w:cs="Times New Roman"/>
          <w:sz w:val="24"/>
          <w:szCs w:val="24"/>
        </w:rPr>
      </w:pPr>
      <w:r w:rsidRPr="00F92317">
        <w:rPr>
          <w:rFonts w:ascii="Times New Roman" w:hAnsi="Times New Roman" w:cs="Times New Roman"/>
          <w:sz w:val="24"/>
          <w:szCs w:val="24"/>
        </w:rPr>
        <w:lastRenderedPageBreak/>
        <w:t xml:space="preserve">R Development Core Team (2022). R: A language and environment for statistical computing. R Foundation for Statistical Computing, Vienna, Austria. </w:t>
      </w:r>
      <w:r>
        <w:rPr>
          <w:rFonts w:ascii="Times New Roman" w:hAnsi="Times New Roman" w:cs="Times New Roman"/>
          <w:sz w:val="24"/>
          <w:szCs w:val="24"/>
        </w:rPr>
        <w:t>https://www.r-project.org/</w:t>
      </w:r>
    </w:p>
    <w:p w14:paraId="42CBAAC6" w14:textId="6BAAFDD7" w:rsidR="000D78EE" w:rsidRDefault="000D78EE" w:rsidP="00C64983">
      <w:pPr>
        <w:spacing w:after="0" w:line="480" w:lineRule="auto"/>
        <w:ind w:left="284" w:hanging="284"/>
        <w:rPr>
          <w:rFonts w:ascii="Times New Roman" w:hAnsi="Times New Roman" w:cs="Times New Roman"/>
          <w:sz w:val="24"/>
          <w:szCs w:val="24"/>
        </w:rPr>
      </w:pPr>
      <w:r w:rsidRPr="0028464B">
        <w:rPr>
          <w:rFonts w:ascii="Times New Roman" w:hAnsi="Times New Roman" w:cs="Times New Roman"/>
          <w:sz w:val="24"/>
          <w:szCs w:val="24"/>
          <w:lang w:val="es-ES"/>
        </w:rPr>
        <w:t xml:space="preserve">Rabelo, M.A., </w:t>
      </w:r>
      <w:proofErr w:type="spellStart"/>
      <w:r w:rsidRPr="0028464B">
        <w:rPr>
          <w:rFonts w:ascii="Times New Roman" w:hAnsi="Times New Roman" w:cs="Times New Roman"/>
          <w:sz w:val="24"/>
          <w:szCs w:val="24"/>
          <w:lang w:val="es-ES"/>
        </w:rPr>
        <w:t>Angotti</w:t>
      </w:r>
      <w:proofErr w:type="spellEnd"/>
      <w:r w:rsidRPr="0028464B">
        <w:rPr>
          <w:rFonts w:ascii="Times New Roman" w:hAnsi="Times New Roman" w:cs="Times New Roman"/>
          <w:sz w:val="24"/>
          <w:szCs w:val="24"/>
          <w:lang w:val="es-ES"/>
        </w:rPr>
        <w:t xml:space="preserve">, M.A., da Silva, G.S., da Cruz Reis, A., &amp; Ribas, C.R. (2021). </w:t>
      </w:r>
      <w:r w:rsidRPr="0025000C">
        <w:rPr>
          <w:rFonts w:ascii="Times New Roman" w:hAnsi="Times New Roman" w:cs="Times New Roman"/>
          <w:sz w:val="24"/>
          <w:szCs w:val="24"/>
        </w:rPr>
        <w:t xml:space="preserve">Removal of diaspores by ants: What factors to evaluate? </w:t>
      </w:r>
      <w:r w:rsidRPr="0025000C">
        <w:rPr>
          <w:rFonts w:ascii="Times New Roman" w:hAnsi="Times New Roman" w:cs="Times New Roman"/>
          <w:i/>
          <w:iCs/>
          <w:sz w:val="24"/>
          <w:szCs w:val="24"/>
        </w:rPr>
        <w:t xml:space="preserve">Acta </w:t>
      </w:r>
      <w:proofErr w:type="spellStart"/>
      <w:r w:rsidRPr="0025000C">
        <w:rPr>
          <w:rFonts w:ascii="Times New Roman" w:hAnsi="Times New Roman" w:cs="Times New Roman"/>
          <w:i/>
          <w:iCs/>
          <w:sz w:val="24"/>
          <w:szCs w:val="24"/>
        </w:rPr>
        <w:t>Oecologica</w:t>
      </w:r>
      <w:proofErr w:type="spellEnd"/>
      <w:r w:rsidRPr="0025000C">
        <w:rPr>
          <w:rFonts w:ascii="Times New Roman" w:hAnsi="Times New Roman" w:cs="Times New Roman"/>
          <w:sz w:val="24"/>
          <w:szCs w:val="24"/>
        </w:rPr>
        <w:t>, 111, 103736.</w:t>
      </w:r>
    </w:p>
    <w:p w14:paraId="737254D3" w14:textId="77777777" w:rsidR="000D78EE" w:rsidRDefault="000D78EE" w:rsidP="00C64983">
      <w:pPr>
        <w:spacing w:after="0" w:line="480" w:lineRule="auto"/>
        <w:ind w:left="284" w:hanging="284"/>
        <w:rPr>
          <w:rFonts w:ascii="Times New Roman" w:hAnsi="Times New Roman" w:cs="Times New Roman"/>
          <w:sz w:val="24"/>
          <w:szCs w:val="24"/>
        </w:rPr>
      </w:pPr>
      <w:r w:rsidRPr="00F4425E">
        <w:rPr>
          <w:rFonts w:ascii="Times New Roman" w:hAnsi="Times New Roman" w:cs="Times New Roman"/>
          <w:sz w:val="24"/>
          <w:szCs w:val="24"/>
        </w:rPr>
        <w:t xml:space="preserve">Rogers, H.S., Beckman, N.G., Hartig, F., Johnson, J.S., </w:t>
      </w:r>
      <w:proofErr w:type="spellStart"/>
      <w:r w:rsidRPr="00F4425E">
        <w:rPr>
          <w:rFonts w:ascii="Times New Roman" w:hAnsi="Times New Roman" w:cs="Times New Roman"/>
          <w:sz w:val="24"/>
          <w:szCs w:val="24"/>
        </w:rPr>
        <w:t>Pufal</w:t>
      </w:r>
      <w:proofErr w:type="spellEnd"/>
      <w:r w:rsidRPr="00F4425E">
        <w:rPr>
          <w:rFonts w:ascii="Times New Roman" w:hAnsi="Times New Roman" w:cs="Times New Roman"/>
          <w:sz w:val="24"/>
          <w:szCs w:val="24"/>
        </w:rPr>
        <w:t xml:space="preserve">, G., Shea, K., </w:t>
      </w:r>
      <w:proofErr w:type="spellStart"/>
      <w:r>
        <w:rPr>
          <w:rFonts w:ascii="Times New Roman" w:hAnsi="Times New Roman" w:cs="Times New Roman"/>
          <w:sz w:val="24"/>
          <w:szCs w:val="24"/>
        </w:rPr>
        <w:t>Zurell</w:t>
      </w:r>
      <w:proofErr w:type="spellEnd"/>
      <w:r>
        <w:rPr>
          <w:rFonts w:ascii="Times New Roman" w:hAnsi="Times New Roman" w:cs="Times New Roman"/>
          <w:sz w:val="24"/>
          <w:szCs w:val="24"/>
        </w:rPr>
        <w:t xml:space="preserve">, D., Bullock, J.M., Cantrell, R.S., Loiselle, B., </w:t>
      </w:r>
      <w:proofErr w:type="spellStart"/>
      <w:r>
        <w:rPr>
          <w:rFonts w:ascii="Times New Roman" w:hAnsi="Times New Roman" w:cs="Times New Roman"/>
          <w:sz w:val="24"/>
          <w:szCs w:val="24"/>
        </w:rPr>
        <w:t>Pejchar</w:t>
      </w:r>
      <w:proofErr w:type="spellEnd"/>
      <w:r>
        <w:rPr>
          <w:rFonts w:ascii="Times New Roman" w:hAnsi="Times New Roman" w:cs="Times New Roman"/>
          <w:sz w:val="24"/>
          <w:szCs w:val="24"/>
        </w:rPr>
        <w:t xml:space="preserve">, L., </w:t>
      </w:r>
      <w:proofErr w:type="spellStart"/>
      <w:r w:rsidRPr="00F4425E">
        <w:rPr>
          <w:rFonts w:ascii="Times New Roman" w:hAnsi="Times New Roman" w:cs="Times New Roman"/>
          <w:sz w:val="24"/>
          <w:szCs w:val="24"/>
        </w:rPr>
        <w:t>Razafindratsima</w:t>
      </w:r>
      <w:proofErr w:type="spellEnd"/>
      <w:r>
        <w:rPr>
          <w:rFonts w:ascii="Times New Roman" w:hAnsi="Times New Roman" w:cs="Times New Roman"/>
          <w:sz w:val="24"/>
          <w:szCs w:val="24"/>
        </w:rPr>
        <w:t>, O.H., Sandor, M.E., Schupp, E.W., Strickland, W.C.,</w:t>
      </w:r>
      <w:r w:rsidRPr="00F4425E">
        <w:rPr>
          <w:rFonts w:ascii="Times New Roman" w:hAnsi="Times New Roman" w:cs="Times New Roman"/>
          <w:sz w:val="24"/>
          <w:szCs w:val="24"/>
        </w:rPr>
        <w:t xml:space="preserve"> &amp; Zambrano, J. (2019). The total dispersal kernel: a review and future directions. </w:t>
      </w:r>
      <w:proofErr w:type="spellStart"/>
      <w:r w:rsidRPr="00F4425E">
        <w:rPr>
          <w:rFonts w:ascii="Times New Roman" w:hAnsi="Times New Roman" w:cs="Times New Roman"/>
          <w:i/>
          <w:iCs/>
          <w:sz w:val="24"/>
          <w:szCs w:val="24"/>
        </w:rPr>
        <w:t>AoB</w:t>
      </w:r>
      <w:proofErr w:type="spellEnd"/>
      <w:r w:rsidRPr="00F4425E">
        <w:rPr>
          <w:rFonts w:ascii="Times New Roman" w:hAnsi="Times New Roman" w:cs="Times New Roman"/>
          <w:i/>
          <w:iCs/>
          <w:sz w:val="24"/>
          <w:szCs w:val="24"/>
        </w:rPr>
        <w:t xml:space="preserve"> Plants</w:t>
      </w:r>
      <w:r w:rsidRPr="00F4425E">
        <w:rPr>
          <w:rFonts w:ascii="Times New Roman" w:hAnsi="Times New Roman" w:cs="Times New Roman"/>
          <w:sz w:val="24"/>
          <w:szCs w:val="24"/>
        </w:rPr>
        <w:t>, 11(5), plz042.</w:t>
      </w:r>
    </w:p>
    <w:p w14:paraId="3CDAE134" w14:textId="54C60071" w:rsidR="000D78EE" w:rsidRDefault="000D78EE" w:rsidP="00C64983">
      <w:pPr>
        <w:spacing w:after="0" w:line="480" w:lineRule="auto"/>
        <w:ind w:left="284" w:hanging="284"/>
        <w:rPr>
          <w:rFonts w:ascii="Times New Roman" w:hAnsi="Times New Roman" w:cs="Times New Roman"/>
          <w:sz w:val="24"/>
          <w:szCs w:val="24"/>
        </w:rPr>
      </w:pPr>
      <w:r w:rsidRPr="008A3AAE">
        <w:rPr>
          <w:rFonts w:ascii="Times New Roman" w:hAnsi="Times New Roman" w:cs="Times New Roman"/>
          <w:sz w:val="24"/>
          <w:szCs w:val="24"/>
        </w:rPr>
        <w:t>Sales, L.P., Kissling, W.D., Galetti, M., Naimi, B., &amp; Pires, M.</w:t>
      </w:r>
      <w:r>
        <w:rPr>
          <w:rFonts w:ascii="Times New Roman" w:hAnsi="Times New Roman" w:cs="Times New Roman"/>
          <w:sz w:val="24"/>
          <w:szCs w:val="24"/>
        </w:rPr>
        <w:t>M.</w:t>
      </w:r>
      <w:r w:rsidRPr="008A3AAE">
        <w:rPr>
          <w:rFonts w:ascii="Times New Roman" w:hAnsi="Times New Roman" w:cs="Times New Roman"/>
          <w:sz w:val="24"/>
          <w:szCs w:val="24"/>
        </w:rPr>
        <w:t xml:space="preserve"> (2021). Climate change reshapes the eco‐evolutionary dynamics of a Neotropical seed dispersal system. </w:t>
      </w:r>
      <w:r w:rsidRPr="008A3AAE">
        <w:rPr>
          <w:rFonts w:ascii="Times New Roman" w:hAnsi="Times New Roman" w:cs="Times New Roman"/>
          <w:i/>
          <w:iCs/>
          <w:sz w:val="24"/>
          <w:szCs w:val="24"/>
        </w:rPr>
        <w:t>Global Ecology and Biogeography</w:t>
      </w:r>
      <w:r w:rsidRPr="008A3AAE">
        <w:rPr>
          <w:rFonts w:ascii="Times New Roman" w:hAnsi="Times New Roman" w:cs="Times New Roman"/>
          <w:sz w:val="24"/>
          <w:szCs w:val="24"/>
        </w:rPr>
        <w:t>, 30(5), 1129-1138.</w:t>
      </w:r>
    </w:p>
    <w:p w14:paraId="209A3C1C" w14:textId="77777777" w:rsidR="000D78EE" w:rsidRDefault="000D78EE" w:rsidP="00C64983">
      <w:pPr>
        <w:spacing w:after="0" w:line="480" w:lineRule="auto"/>
        <w:ind w:left="284" w:hanging="284"/>
        <w:rPr>
          <w:rFonts w:ascii="Times New Roman" w:hAnsi="Times New Roman" w:cs="Times New Roman"/>
          <w:sz w:val="24"/>
          <w:szCs w:val="24"/>
        </w:rPr>
      </w:pPr>
      <w:r w:rsidRPr="00684C65">
        <w:rPr>
          <w:rFonts w:ascii="Times New Roman" w:hAnsi="Times New Roman" w:cs="Times New Roman"/>
          <w:sz w:val="24"/>
          <w:szCs w:val="24"/>
        </w:rPr>
        <w:t xml:space="preserve">Schurr, F.M., Bond, W.J., Midgley, G.F., &amp; Higgins, S.I. (2005). A mechanistic model for secondary seed dispersal by wind and its experimental validation. </w:t>
      </w:r>
      <w:r w:rsidRPr="00684C65">
        <w:rPr>
          <w:rFonts w:ascii="Times New Roman" w:hAnsi="Times New Roman" w:cs="Times New Roman"/>
          <w:i/>
          <w:iCs/>
          <w:sz w:val="24"/>
          <w:szCs w:val="24"/>
        </w:rPr>
        <w:t>Journal of Ecology</w:t>
      </w:r>
      <w:r w:rsidRPr="00684C65">
        <w:rPr>
          <w:rFonts w:ascii="Times New Roman" w:hAnsi="Times New Roman" w:cs="Times New Roman"/>
          <w:sz w:val="24"/>
          <w:szCs w:val="24"/>
        </w:rPr>
        <w:t>, 93(5), 1017-1028.</w:t>
      </w:r>
    </w:p>
    <w:p w14:paraId="464809FC" w14:textId="189E0AC5" w:rsidR="005E01A9" w:rsidRDefault="005E01A9" w:rsidP="00C64983">
      <w:pPr>
        <w:spacing w:after="0" w:line="480" w:lineRule="auto"/>
        <w:ind w:left="284" w:hanging="284"/>
        <w:rPr>
          <w:rFonts w:ascii="Times New Roman" w:hAnsi="Times New Roman" w:cs="Times New Roman"/>
          <w:sz w:val="24"/>
          <w:szCs w:val="24"/>
        </w:rPr>
      </w:pPr>
      <w:r w:rsidRPr="005E01A9">
        <w:rPr>
          <w:rFonts w:ascii="Times New Roman" w:hAnsi="Times New Roman" w:cs="Times New Roman"/>
          <w:sz w:val="24"/>
          <w:szCs w:val="24"/>
        </w:rPr>
        <w:t xml:space="preserve">Shea, K. (2007). How the wood moves. </w:t>
      </w:r>
      <w:r w:rsidRPr="00B8676D">
        <w:rPr>
          <w:rFonts w:ascii="Times New Roman" w:hAnsi="Times New Roman" w:cs="Times New Roman"/>
          <w:i/>
          <w:iCs/>
          <w:sz w:val="24"/>
          <w:szCs w:val="24"/>
        </w:rPr>
        <w:t>Science</w:t>
      </w:r>
      <w:r w:rsidRPr="005E01A9">
        <w:rPr>
          <w:rFonts w:ascii="Times New Roman" w:hAnsi="Times New Roman" w:cs="Times New Roman"/>
          <w:sz w:val="24"/>
          <w:szCs w:val="24"/>
        </w:rPr>
        <w:t>, 315(5816), 1231-1232.</w:t>
      </w:r>
    </w:p>
    <w:p w14:paraId="0597FDC7" w14:textId="7B235BBC" w:rsidR="009C3173" w:rsidRDefault="009C3173" w:rsidP="00C64983">
      <w:pPr>
        <w:spacing w:after="0" w:line="480" w:lineRule="auto"/>
        <w:ind w:left="284" w:hanging="284"/>
        <w:rPr>
          <w:rFonts w:ascii="Times New Roman" w:hAnsi="Times New Roman" w:cs="Times New Roman"/>
          <w:sz w:val="24"/>
          <w:szCs w:val="24"/>
        </w:rPr>
      </w:pPr>
      <w:r w:rsidRPr="009C3173">
        <w:rPr>
          <w:rFonts w:ascii="Times New Roman" w:hAnsi="Times New Roman" w:cs="Times New Roman"/>
          <w:sz w:val="24"/>
          <w:szCs w:val="24"/>
        </w:rPr>
        <w:t xml:space="preserve">Shea, K., Tildesley, M.J., Runge, M.C., Fonnesbeck, C.J., &amp; Ferrari, M.J. (2014). Adaptive management and the value of information: learning via intervention in epidemiology. </w:t>
      </w:r>
      <w:proofErr w:type="spellStart"/>
      <w:r w:rsidRPr="00066D6F">
        <w:rPr>
          <w:rFonts w:ascii="Times New Roman" w:hAnsi="Times New Roman" w:cs="Times New Roman"/>
          <w:i/>
          <w:iCs/>
          <w:sz w:val="24"/>
          <w:szCs w:val="24"/>
        </w:rPr>
        <w:t>PLoS</w:t>
      </w:r>
      <w:proofErr w:type="spellEnd"/>
      <w:r w:rsidRPr="00066D6F">
        <w:rPr>
          <w:rFonts w:ascii="Times New Roman" w:hAnsi="Times New Roman" w:cs="Times New Roman"/>
          <w:i/>
          <w:iCs/>
          <w:sz w:val="24"/>
          <w:szCs w:val="24"/>
        </w:rPr>
        <w:t xml:space="preserve"> </w:t>
      </w:r>
      <w:r w:rsidR="006C3EDF">
        <w:rPr>
          <w:rFonts w:ascii="Times New Roman" w:hAnsi="Times New Roman" w:cs="Times New Roman"/>
          <w:i/>
          <w:iCs/>
          <w:sz w:val="24"/>
          <w:szCs w:val="24"/>
        </w:rPr>
        <w:t>B</w:t>
      </w:r>
      <w:r w:rsidRPr="00066D6F">
        <w:rPr>
          <w:rFonts w:ascii="Times New Roman" w:hAnsi="Times New Roman" w:cs="Times New Roman"/>
          <w:i/>
          <w:iCs/>
          <w:sz w:val="24"/>
          <w:szCs w:val="24"/>
        </w:rPr>
        <w:t>iology</w:t>
      </w:r>
      <w:r w:rsidRPr="009C3173">
        <w:rPr>
          <w:rFonts w:ascii="Times New Roman" w:hAnsi="Times New Roman" w:cs="Times New Roman"/>
          <w:sz w:val="24"/>
          <w:szCs w:val="24"/>
        </w:rPr>
        <w:t>, 12(10), e1001970.</w:t>
      </w:r>
    </w:p>
    <w:p w14:paraId="02B1F8A6" w14:textId="77777777" w:rsidR="000D78EE" w:rsidRDefault="000D78EE" w:rsidP="00C64983">
      <w:pPr>
        <w:spacing w:after="0" w:line="480" w:lineRule="auto"/>
        <w:ind w:left="284" w:hanging="284"/>
        <w:rPr>
          <w:rFonts w:ascii="Times New Roman" w:hAnsi="Times New Roman" w:cs="Times New Roman"/>
          <w:sz w:val="24"/>
          <w:szCs w:val="24"/>
        </w:rPr>
      </w:pPr>
      <w:bookmarkStart w:id="886" w:name="_Hlk157714865"/>
      <w:proofErr w:type="spellStart"/>
      <w:r w:rsidRPr="005A7614">
        <w:rPr>
          <w:rFonts w:ascii="Times New Roman" w:hAnsi="Times New Roman" w:cs="Times New Roman"/>
          <w:sz w:val="24"/>
          <w:szCs w:val="24"/>
        </w:rPr>
        <w:t>Skarpaas</w:t>
      </w:r>
      <w:proofErr w:type="spellEnd"/>
      <w:r w:rsidRPr="005A7614">
        <w:rPr>
          <w:rFonts w:ascii="Times New Roman" w:hAnsi="Times New Roman" w:cs="Times New Roman"/>
          <w:sz w:val="24"/>
          <w:szCs w:val="24"/>
        </w:rPr>
        <w:t xml:space="preserve">, O. &amp; Shea, K. (2007). Dispersal patterns, dispersal mechanisms, and invasion wave speeds for invasive thistles. </w:t>
      </w:r>
      <w:r w:rsidRPr="005A7614">
        <w:rPr>
          <w:rFonts w:ascii="Times New Roman" w:hAnsi="Times New Roman" w:cs="Times New Roman"/>
          <w:i/>
          <w:iCs/>
          <w:sz w:val="24"/>
          <w:szCs w:val="24"/>
        </w:rPr>
        <w:t>The American Naturalist</w:t>
      </w:r>
      <w:r w:rsidRPr="005A7614">
        <w:rPr>
          <w:rFonts w:ascii="Times New Roman" w:hAnsi="Times New Roman" w:cs="Times New Roman"/>
          <w:sz w:val="24"/>
          <w:szCs w:val="24"/>
        </w:rPr>
        <w:t>, 170(3), 421-430.</w:t>
      </w:r>
    </w:p>
    <w:bookmarkEnd w:id="886"/>
    <w:p w14:paraId="009CAFE8" w14:textId="77777777" w:rsidR="000D78EE" w:rsidRDefault="000D78EE" w:rsidP="00C64983">
      <w:pPr>
        <w:spacing w:after="0" w:line="480" w:lineRule="auto"/>
        <w:ind w:left="284" w:hanging="284"/>
        <w:rPr>
          <w:rFonts w:ascii="Times New Roman" w:hAnsi="Times New Roman" w:cs="Times New Roman"/>
          <w:sz w:val="24"/>
          <w:szCs w:val="24"/>
        </w:rPr>
      </w:pPr>
      <w:proofErr w:type="spellStart"/>
      <w:r w:rsidRPr="001D27ED">
        <w:rPr>
          <w:rFonts w:ascii="Times New Roman" w:hAnsi="Times New Roman" w:cs="Times New Roman"/>
          <w:sz w:val="24"/>
          <w:szCs w:val="24"/>
        </w:rPr>
        <w:t>Skarpaas</w:t>
      </w:r>
      <w:proofErr w:type="spellEnd"/>
      <w:r w:rsidRPr="001D27ED">
        <w:rPr>
          <w:rFonts w:ascii="Times New Roman" w:hAnsi="Times New Roman" w:cs="Times New Roman"/>
          <w:sz w:val="24"/>
          <w:szCs w:val="24"/>
        </w:rPr>
        <w:t xml:space="preserve">, O., Silverman, E.J., </w:t>
      </w:r>
      <w:proofErr w:type="spellStart"/>
      <w:r w:rsidRPr="001D27ED">
        <w:rPr>
          <w:rFonts w:ascii="Times New Roman" w:hAnsi="Times New Roman" w:cs="Times New Roman"/>
          <w:sz w:val="24"/>
          <w:szCs w:val="24"/>
        </w:rPr>
        <w:t>Jongejans</w:t>
      </w:r>
      <w:proofErr w:type="spellEnd"/>
      <w:r w:rsidRPr="001D27ED">
        <w:rPr>
          <w:rFonts w:ascii="Times New Roman" w:hAnsi="Times New Roman" w:cs="Times New Roman"/>
          <w:sz w:val="24"/>
          <w:szCs w:val="24"/>
        </w:rPr>
        <w:t xml:space="preserve">, E., &amp; Shea, K. (2011). Are the best dispersers the best colonizers? Seed mass, dispersal and establishment in Carduus thistles. </w:t>
      </w:r>
      <w:r w:rsidRPr="001D27ED">
        <w:rPr>
          <w:rFonts w:ascii="Times New Roman" w:hAnsi="Times New Roman" w:cs="Times New Roman"/>
          <w:i/>
          <w:iCs/>
          <w:sz w:val="24"/>
          <w:szCs w:val="24"/>
        </w:rPr>
        <w:t>Evolutionary Ecology</w:t>
      </w:r>
      <w:r w:rsidRPr="001D27ED">
        <w:rPr>
          <w:rFonts w:ascii="Times New Roman" w:hAnsi="Times New Roman" w:cs="Times New Roman"/>
          <w:sz w:val="24"/>
          <w:szCs w:val="24"/>
        </w:rPr>
        <w:t>, 25(1), 155-169.</w:t>
      </w:r>
    </w:p>
    <w:p w14:paraId="6B41EB71" w14:textId="6DBB2EEE" w:rsidR="00A95AA8" w:rsidRDefault="00A95AA8" w:rsidP="00C64983">
      <w:pPr>
        <w:spacing w:after="0" w:line="480" w:lineRule="auto"/>
        <w:ind w:left="284" w:hanging="284"/>
        <w:rPr>
          <w:rFonts w:ascii="Times New Roman" w:hAnsi="Times New Roman" w:cs="Times New Roman"/>
          <w:sz w:val="24"/>
          <w:szCs w:val="24"/>
        </w:rPr>
      </w:pPr>
      <w:bookmarkStart w:id="887" w:name="_Hlk183855590"/>
      <w:r w:rsidRPr="00A95AA8">
        <w:rPr>
          <w:rFonts w:ascii="Times New Roman" w:hAnsi="Times New Roman" w:cs="Times New Roman"/>
          <w:sz w:val="24"/>
          <w:szCs w:val="24"/>
        </w:rPr>
        <w:lastRenderedPageBreak/>
        <w:t xml:space="preserve">Skinner, K., Smith, L., &amp; Rice, P. (2000). Using noxious weed lists to prioritize targets for developing weed management strategies. </w:t>
      </w:r>
      <w:r w:rsidRPr="00B8676D">
        <w:rPr>
          <w:rFonts w:ascii="Times New Roman" w:hAnsi="Times New Roman" w:cs="Times New Roman"/>
          <w:i/>
          <w:iCs/>
          <w:sz w:val="24"/>
          <w:szCs w:val="24"/>
        </w:rPr>
        <w:t>Weed Science</w:t>
      </w:r>
      <w:r w:rsidRPr="00A95AA8">
        <w:rPr>
          <w:rFonts w:ascii="Times New Roman" w:hAnsi="Times New Roman" w:cs="Times New Roman"/>
          <w:sz w:val="24"/>
          <w:szCs w:val="24"/>
        </w:rPr>
        <w:t>, 48(5), 640-644.</w:t>
      </w:r>
    </w:p>
    <w:bookmarkEnd w:id="887"/>
    <w:p w14:paraId="1B61612B" w14:textId="2D632A33" w:rsidR="000D78EE" w:rsidRDefault="000D78EE" w:rsidP="00C64983">
      <w:pPr>
        <w:spacing w:after="0" w:line="480" w:lineRule="auto"/>
        <w:ind w:left="284" w:hanging="284"/>
        <w:rPr>
          <w:rFonts w:ascii="Times New Roman" w:hAnsi="Times New Roman" w:cs="Times New Roman"/>
          <w:sz w:val="24"/>
          <w:szCs w:val="24"/>
        </w:rPr>
      </w:pPr>
      <w:r w:rsidRPr="00E62995">
        <w:rPr>
          <w:rFonts w:ascii="Times New Roman" w:hAnsi="Times New Roman" w:cs="Times New Roman"/>
          <w:sz w:val="24"/>
          <w:szCs w:val="24"/>
        </w:rPr>
        <w:t xml:space="preserve">Soons, M.B., Nathan, R., &amp; </w:t>
      </w:r>
      <w:proofErr w:type="spellStart"/>
      <w:r w:rsidRPr="00E62995">
        <w:rPr>
          <w:rFonts w:ascii="Times New Roman" w:hAnsi="Times New Roman" w:cs="Times New Roman"/>
          <w:sz w:val="24"/>
          <w:szCs w:val="24"/>
        </w:rPr>
        <w:t>Katul</w:t>
      </w:r>
      <w:proofErr w:type="spellEnd"/>
      <w:r w:rsidRPr="00E62995">
        <w:rPr>
          <w:rFonts w:ascii="Times New Roman" w:hAnsi="Times New Roman" w:cs="Times New Roman"/>
          <w:sz w:val="24"/>
          <w:szCs w:val="24"/>
        </w:rPr>
        <w:t xml:space="preserve">, G.G. (2004). Human effects on long‐distance wind dispersal and colonization by grassland plants. </w:t>
      </w:r>
      <w:r w:rsidRPr="00E62995">
        <w:rPr>
          <w:rFonts w:ascii="Times New Roman" w:hAnsi="Times New Roman" w:cs="Times New Roman"/>
          <w:i/>
          <w:iCs/>
          <w:sz w:val="24"/>
          <w:szCs w:val="24"/>
        </w:rPr>
        <w:t>Ecology</w:t>
      </w:r>
      <w:r w:rsidRPr="00E62995">
        <w:rPr>
          <w:rFonts w:ascii="Times New Roman" w:hAnsi="Times New Roman" w:cs="Times New Roman"/>
          <w:sz w:val="24"/>
          <w:szCs w:val="24"/>
        </w:rPr>
        <w:t>, 85(11), 3069-3079.</w:t>
      </w:r>
    </w:p>
    <w:p w14:paraId="24A264BD" w14:textId="57BB0E23" w:rsidR="00E34833" w:rsidRPr="00E34833" w:rsidRDefault="00E34833" w:rsidP="00C64983">
      <w:pPr>
        <w:spacing w:after="0" w:line="480" w:lineRule="auto"/>
        <w:ind w:left="284" w:hanging="284"/>
        <w:rPr>
          <w:rFonts w:ascii="Times New Roman" w:hAnsi="Times New Roman" w:cs="Times New Roman"/>
          <w:color w:val="222222"/>
          <w:sz w:val="24"/>
          <w:szCs w:val="24"/>
          <w:shd w:val="clear" w:color="auto" w:fill="FFFFFF"/>
        </w:rPr>
      </w:pPr>
      <w:r w:rsidRPr="00755FFD">
        <w:rPr>
          <w:rFonts w:ascii="Times New Roman" w:hAnsi="Times New Roman" w:cs="Times New Roman"/>
          <w:color w:val="222222"/>
          <w:sz w:val="24"/>
          <w:szCs w:val="24"/>
          <w:shd w:val="clear" w:color="auto" w:fill="FFFFFF"/>
        </w:rPr>
        <w:t xml:space="preserve">Teller, B.J., Zhang, R., &amp; Shea, K. (2016). Seed release in a changing climate: initiation of movement increases spread of an invasive species under simulated climate warming. </w:t>
      </w:r>
      <w:r w:rsidRPr="00755FFD">
        <w:rPr>
          <w:rFonts w:ascii="Times New Roman" w:hAnsi="Times New Roman" w:cs="Times New Roman"/>
          <w:i/>
          <w:iCs/>
          <w:color w:val="222222"/>
          <w:sz w:val="24"/>
          <w:szCs w:val="24"/>
          <w:shd w:val="clear" w:color="auto" w:fill="FFFFFF"/>
        </w:rPr>
        <w:t>Diversity and Distributions</w:t>
      </w:r>
      <w:r w:rsidRPr="00755FFD">
        <w:rPr>
          <w:rFonts w:ascii="Times New Roman" w:hAnsi="Times New Roman" w:cs="Times New Roman"/>
          <w:color w:val="222222"/>
          <w:sz w:val="24"/>
          <w:szCs w:val="24"/>
          <w:shd w:val="clear" w:color="auto" w:fill="FFFFFF"/>
        </w:rPr>
        <w:t>, 22(6), 708-716.</w:t>
      </w:r>
    </w:p>
    <w:p w14:paraId="3749EAA8" w14:textId="29BBF278" w:rsidR="000D78EE" w:rsidRDefault="000D78EE" w:rsidP="00C64983">
      <w:pPr>
        <w:spacing w:after="0" w:line="480" w:lineRule="auto"/>
        <w:ind w:left="284" w:hanging="284"/>
        <w:rPr>
          <w:rFonts w:ascii="Times New Roman" w:hAnsi="Times New Roman" w:cs="Times New Roman"/>
          <w:sz w:val="24"/>
          <w:szCs w:val="24"/>
        </w:rPr>
      </w:pPr>
      <w:r w:rsidRPr="00E92AC2">
        <w:rPr>
          <w:rFonts w:ascii="Times New Roman" w:hAnsi="Times New Roman" w:cs="Times New Roman"/>
          <w:sz w:val="24"/>
          <w:szCs w:val="24"/>
        </w:rPr>
        <w:t xml:space="preserve">Vander Wall, S.B., Kuhn, K.M., &amp; Beck, M.J. (2005). Seed removal, seed predation, and secondary dispersal. </w:t>
      </w:r>
      <w:r w:rsidRPr="00E92AC2">
        <w:rPr>
          <w:rFonts w:ascii="Times New Roman" w:hAnsi="Times New Roman" w:cs="Times New Roman"/>
          <w:i/>
          <w:iCs/>
          <w:sz w:val="24"/>
          <w:szCs w:val="24"/>
        </w:rPr>
        <w:t>Ecology</w:t>
      </w:r>
      <w:r w:rsidRPr="00E92AC2">
        <w:rPr>
          <w:rFonts w:ascii="Times New Roman" w:hAnsi="Times New Roman" w:cs="Times New Roman"/>
          <w:sz w:val="24"/>
          <w:szCs w:val="24"/>
        </w:rPr>
        <w:t>, 86(3), 801-806.</w:t>
      </w:r>
    </w:p>
    <w:p w14:paraId="7214894F" w14:textId="396B5279" w:rsidR="00E522E2" w:rsidRDefault="00E522E2" w:rsidP="00C64983">
      <w:pPr>
        <w:spacing w:after="0" w:line="480" w:lineRule="auto"/>
        <w:ind w:left="284" w:hanging="284"/>
        <w:rPr>
          <w:rFonts w:ascii="Times New Roman" w:hAnsi="Times New Roman" w:cs="Times New Roman"/>
          <w:sz w:val="24"/>
          <w:szCs w:val="24"/>
        </w:rPr>
      </w:pPr>
      <w:r w:rsidRPr="00E522E2">
        <w:rPr>
          <w:rFonts w:ascii="Times New Roman" w:hAnsi="Times New Roman" w:cs="Times New Roman"/>
          <w:sz w:val="24"/>
          <w:szCs w:val="24"/>
        </w:rPr>
        <w:t xml:space="preserve">Williams, B.K. (2001). Uncertainty, learning, and the optimal management of wildlife. </w:t>
      </w:r>
      <w:r w:rsidRPr="00C64983">
        <w:rPr>
          <w:rFonts w:ascii="Times New Roman" w:hAnsi="Times New Roman" w:cs="Times New Roman"/>
          <w:i/>
          <w:iCs/>
          <w:sz w:val="24"/>
          <w:szCs w:val="24"/>
        </w:rPr>
        <w:t>Environmental and Ecological Statistics</w:t>
      </w:r>
      <w:r w:rsidRPr="00E522E2">
        <w:rPr>
          <w:rFonts w:ascii="Times New Roman" w:hAnsi="Times New Roman" w:cs="Times New Roman"/>
          <w:sz w:val="24"/>
          <w:szCs w:val="24"/>
        </w:rPr>
        <w:t>, 8, 269-288.</w:t>
      </w:r>
    </w:p>
    <w:p w14:paraId="438F595A" w14:textId="6D63A371" w:rsidR="00F92317" w:rsidRDefault="00F92317" w:rsidP="00C64983">
      <w:pPr>
        <w:spacing w:after="0" w:line="480" w:lineRule="auto"/>
        <w:ind w:left="284" w:hanging="284"/>
        <w:rPr>
          <w:rFonts w:ascii="Times New Roman" w:hAnsi="Times New Roman" w:cs="Times New Roman"/>
          <w:sz w:val="24"/>
          <w:szCs w:val="24"/>
        </w:rPr>
      </w:pPr>
      <w:r w:rsidRPr="00E05907">
        <w:rPr>
          <w:rFonts w:ascii="Times New Roman" w:hAnsi="Times New Roman" w:cs="Times New Roman"/>
          <w:color w:val="222222"/>
          <w:sz w:val="24"/>
          <w:szCs w:val="24"/>
          <w:shd w:val="clear" w:color="auto" w:fill="FFFFFF"/>
          <w:lang w:val="en-US"/>
        </w:rPr>
        <w:t xml:space="preserve">Zhang, R., </w:t>
      </w:r>
      <w:proofErr w:type="spellStart"/>
      <w:r w:rsidRPr="00E05907">
        <w:rPr>
          <w:rFonts w:ascii="Times New Roman" w:hAnsi="Times New Roman" w:cs="Times New Roman"/>
          <w:color w:val="222222"/>
          <w:sz w:val="24"/>
          <w:szCs w:val="24"/>
          <w:shd w:val="clear" w:color="auto" w:fill="FFFFFF"/>
          <w:lang w:val="en-US"/>
        </w:rPr>
        <w:t>Jongejans</w:t>
      </w:r>
      <w:proofErr w:type="spellEnd"/>
      <w:r w:rsidRPr="00E05907">
        <w:rPr>
          <w:rFonts w:ascii="Times New Roman" w:hAnsi="Times New Roman" w:cs="Times New Roman"/>
          <w:color w:val="222222"/>
          <w:sz w:val="24"/>
          <w:szCs w:val="24"/>
          <w:shd w:val="clear" w:color="auto" w:fill="FFFFFF"/>
          <w:lang w:val="en-US"/>
        </w:rPr>
        <w:t xml:space="preserve">, E., &amp; Shea, K. (2011). Warming increases the spread of an invasive thistle. </w:t>
      </w:r>
      <w:proofErr w:type="spellStart"/>
      <w:r w:rsidRPr="00E05907">
        <w:rPr>
          <w:rFonts w:ascii="Times New Roman" w:hAnsi="Times New Roman" w:cs="Times New Roman"/>
          <w:i/>
          <w:iCs/>
          <w:color w:val="222222"/>
          <w:sz w:val="24"/>
          <w:szCs w:val="24"/>
          <w:shd w:val="clear" w:color="auto" w:fill="FFFFFF"/>
          <w:lang w:val="en-US"/>
        </w:rPr>
        <w:t>PLoS</w:t>
      </w:r>
      <w:proofErr w:type="spellEnd"/>
      <w:r w:rsidRPr="00E05907">
        <w:rPr>
          <w:rFonts w:ascii="Times New Roman" w:hAnsi="Times New Roman" w:cs="Times New Roman"/>
          <w:color w:val="222222"/>
          <w:sz w:val="24"/>
          <w:szCs w:val="24"/>
          <w:shd w:val="clear" w:color="auto" w:fill="FFFFFF"/>
          <w:lang w:val="en-US"/>
        </w:rPr>
        <w:t xml:space="preserve"> </w:t>
      </w:r>
      <w:r w:rsidRPr="00E05907">
        <w:rPr>
          <w:rFonts w:ascii="Times New Roman" w:hAnsi="Times New Roman" w:cs="Times New Roman"/>
          <w:i/>
          <w:iCs/>
          <w:color w:val="222222"/>
          <w:sz w:val="24"/>
          <w:szCs w:val="24"/>
          <w:shd w:val="clear" w:color="auto" w:fill="FFFFFF"/>
          <w:lang w:val="en-US"/>
        </w:rPr>
        <w:t>One</w:t>
      </w:r>
      <w:r w:rsidRPr="00E05907">
        <w:rPr>
          <w:rFonts w:ascii="Times New Roman" w:hAnsi="Times New Roman" w:cs="Times New Roman"/>
          <w:color w:val="222222"/>
          <w:sz w:val="24"/>
          <w:szCs w:val="24"/>
          <w:shd w:val="clear" w:color="auto" w:fill="FFFFFF"/>
          <w:lang w:val="en-US"/>
        </w:rPr>
        <w:t>, 6(6), e21725.</w:t>
      </w:r>
    </w:p>
    <w:p w14:paraId="68CB2F56" w14:textId="4E12006D" w:rsidR="00297B71" w:rsidRDefault="000D78EE" w:rsidP="00C64983">
      <w:pPr>
        <w:spacing w:after="0" w:line="480" w:lineRule="auto"/>
        <w:ind w:left="284" w:hanging="284"/>
        <w:rPr>
          <w:rFonts w:ascii="Times New Roman" w:hAnsi="Times New Roman" w:cs="Times New Roman"/>
          <w:sz w:val="24"/>
          <w:szCs w:val="24"/>
        </w:rPr>
      </w:pPr>
      <w:r w:rsidRPr="005B5581">
        <w:rPr>
          <w:rFonts w:ascii="Times New Roman" w:hAnsi="Times New Roman" w:cs="Times New Roman"/>
          <w:sz w:val="24"/>
          <w:szCs w:val="24"/>
        </w:rPr>
        <w:t xml:space="preserve">Zhang, R., Post, E., &amp; Shea, K. (2012). Warming leads to divergent responses but similarly improved performance of two invasive thistles. </w:t>
      </w:r>
      <w:r w:rsidRPr="005B5581">
        <w:rPr>
          <w:rFonts w:ascii="Times New Roman" w:hAnsi="Times New Roman" w:cs="Times New Roman"/>
          <w:i/>
          <w:iCs/>
          <w:sz w:val="24"/>
          <w:szCs w:val="24"/>
        </w:rPr>
        <w:t xml:space="preserve">Population </w:t>
      </w:r>
      <w:r w:rsidR="00FD4BD7">
        <w:rPr>
          <w:rFonts w:ascii="Times New Roman" w:hAnsi="Times New Roman" w:cs="Times New Roman"/>
          <w:i/>
          <w:iCs/>
          <w:sz w:val="24"/>
          <w:szCs w:val="24"/>
        </w:rPr>
        <w:t>E</w:t>
      </w:r>
      <w:r w:rsidR="00FD4BD7" w:rsidRPr="005B5581">
        <w:rPr>
          <w:rFonts w:ascii="Times New Roman" w:hAnsi="Times New Roman" w:cs="Times New Roman"/>
          <w:i/>
          <w:iCs/>
          <w:sz w:val="24"/>
          <w:szCs w:val="24"/>
        </w:rPr>
        <w:t>cology</w:t>
      </w:r>
      <w:r w:rsidRPr="005B5581">
        <w:rPr>
          <w:rFonts w:ascii="Times New Roman" w:hAnsi="Times New Roman" w:cs="Times New Roman"/>
          <w:sz w:val="24"/>
          <w:szCs w:val="24"/>
        </w:rPr>
        <w:t>, 54(4), 583-589.</w:t>
      </w:r>
      <w:r w:rsidR="00297B71">
        <w:rPr>
          <w:rFonts w:ascii="Times New Roman" w:hAnsi="Times New Roman" w:cs="Times New Roman"/>
          <w:sz w:val="24"/>
          <w:szCs w:val="24"/>
        </w:rPr>
        <w:br w:type="page"/>
      </w:r>
    </w:p>
    <w:p w14:paraId="536E5357" w14:textId="23A72C24" w:rsidR="007D7168" w:rsidRDefault="007D7168" w:rsidP="00B8676D">
      <w:pPr>
        <w:spacing w:after="0" w:line="480" w:lineRule="auto"/>
        <w:jc w:val="both"/>
        <w:rPr>
          <w:rFonts w:ascii="Times New Roman" w:hAnsi="Times New Roman" w:cs="Times New Roman"/>
          <w:sz w:val="24"/>
          <w:szCs w:val="24"/>
        </w:rPr>
      </w:pPr>
      <w:r w:rsidRPr="00AF16AD">
        <w:rPr>
          <w:rFonts w:ascii="Times New Roman" w:hAnsi="Times New Roman" w:cs="Times New Roman"/>
          <w:b/>
          <w:bCs/>
          <w:sz w:val="24"/>
          <w:szCs w:val="24"/>
        </w:rPr>
        <w:lastRenderedPageBreak/>
        <w:t>Table 1</w:t>
      </w:r>
      <w:r>
        <w:rPr>
          <w:rFonts w:ascii="Times New Roman" w:hAnsi="Times New Roman" w:cs="Times New Roman"/>
          <w:sz w:val="24"/>
          <w:szCs w:val="24"/>
        </w:rPr>
        <w:t>. Median simulated spread rates</w:t>
      </w:r>
      <w:r w:rsidR="0092712A">
        <w:rPr>
          <w:rFonts w:ascii="Times New Roman" w:hAnsi="Times New Roman" w:cs="Times New Roman"/>
          <w:sz w:val="24"/>
          <w:szCs w:val="24"/>
        </w:rPr>
        <w:t>, in meters per year,</w:t>
      </w:r>
      <w:r>
        <w:rPr>
          <w:rFonts w:ascii="Times New Roman" w:hAnsi="Times New Roman" w:cs="Times New Roman"/>
          <w:sz w:val="24"/>
          <w:szCs w:val="24"/>
        </w:rPr>
        <w:t xml:space="preserve"> for the 8 </w:t>
      </w:r>
      <w:r w:rsidR="00AF16AD">
        <w:rPr>
          <w:rFonts w:ascii="Times New Roman" w:hAnsi="Times New Roman" w:cs="Times New Roman"/>
          <w:sz w:val="24"/>
          <w:szCs w:val="24"/>
        </w:rPr>
        <w:t xml:space="preserve">core </w:t>
      </w:r>
      <w:r>
        <w:rPr>
          <w:rFonts w:ascii="Times New Roman" w:hAnsi="Times New Roman" w:cs="Times New Roman"/>
          <w:sz w:val="24"/>
          <w:szCs w:val="24"/>
        </w:rPr>
        <w:t>scenarios examined</w:t>
      </w:r>
      <w:r w:rsidR="0092712A">
        <w:rPr>
          <w:rFonts w:ascii="Times New Roman" w:hAnsi="Times New Roman" w:cs="Times New Roman"/>
          <w:sz w:val="24"/>
          <w:szCs w:val="24"/>
        </w:rPr>
        <w:t>.</w:t>
      </w:r>
      <w:r>
        <w:rPr>
          <w:rFonts w:ascii="Times New Roman" w:hAnsi="Times New Roman" w:cs="Times New Roman"/>
          <w:sz w:val="24"/>
          <w:szCs w:val="24"/>
        </w:rPr>
        <w:t xml:space="preserve"> </w:t>
      </w:r>
      <w:r w:rsidR="0092712A">
        <w:rPr>
          <w:rFonts w:ascii="Times New Roman" w:hAnsi="Times New Roman" w:cs="Times New Roman"/>
          <w:sz w:val="24"/>
          <w:szCs w:val="24"/>
        </w:rPr>
        <w:t xml:space="preserve">The </w:t>
      </w:r>
      <w:proofErr w:type="spellStart"/>
      <w:r w:rsidR="00AF16AD">
        <w:rPr>
          <w:rFonts w:ascii="Times New Roman" w:hAnsi="Times New Roman" w:cs="Times New Roman"/>
          <w:sz w:val="24"/>
          <w:szCs w:val="24"/>
        </w:rPr>
        <w:t>unwarmed</w:t>
      </w:r>
      <w:proofErr w:type="spellEnd"/>
      <w:r w:rsidR="00AF16AD">
        <w:rPr>
          <w:rFonts w:ascii="Times New Roman" w:hAnsi="Times New Roman" w:cs="Times New Roman"/>
          <w:sz w:val="24"/>
          <w:szCs w:val="24"/>
        </w:rPr>
        <w:t xml:space="preserve"> </w:t>
      </w:r>
      <w:r w:rsidR="0092712A">
        <w:rPr>
          <w:rFonts w:ascii="Times New Roman" w:hAnsi="Times New Roman" w:cs="Times New Roman"/>
          <w:sz w:val="24"/>
          <w:szCs w:val="24"/>
        </w:rPr>
        <w:t xml:space="preserve">scenario </w:t>
      </w:r>
      <w:r w:rsidR="00AF16AD">
        <w:rPr>
          <w:rFonts w:ascii="Times New Roman" w:hAnsi="Times New Roman" w:cs="Times New Roman"/>
          <w:sz w:val="24"/>
          <w:szCs w:val="24"/>
        </w:rPr>
        <w:t>that</w:t>
      </w:r>
      <w:r w:rsidR="0092712A">
        <w:rPr>
          <w:rFonts w:ascii="Times New Roman" w:hAnsi="Times New Roman" w:cs="Times New Roman"/>
          <w:sz w:val="24"/>
          <w:szCs w:val="24"/>
        </w:rPr>
        <w:t xml:space="preserve"> include</w:t>
      </w:r>
      <w:r w:rsidR="00AF16AD">
        <w:rPr>
          <w:rFonts w:ascii="Times New Roman" w:hAnsi="Times New Roman" w:cs="Times New Roman"/>
          <w:sz w:val="24"/>
          <w:szCs w:val="24"/>
        </w:rPr>
        <w:t>d</w:t>
      </w:r>
      <w:r w:rsidR="0092712A">
        <w:rPr>
          <w:rFonts w:ascii="Times New Roman" w:hAnsi="Times New Roman" w:cs="Times New Roman"/>
          <w:sz w:val="24"/>
          <w:szCs w:val="24"/>
        </w:rPr>
        <w:t xml:space="preserve"> both </w:t>
      </w:r>
      <w:r w:rsidR="004B0963">
        <w:rPr>
          <w:rFonts w:ascii="Times New Roman" w:hAnsi="Times New Roman" w:cs="Times New Roman"/>
          <w:sz w:val="24"/>
          <w:szCs w:val="24"/>
        </w:rPr>
        <w:t>wind- and ant-driven movement of seeds</w:t>
      </w:r>
      <w:r w:rsidR="00AF16AD">
        <w:rPr>
          <w:rFonts w:ascii="Times New Roman" w:hAnsi="Times New Roman" w:cs="Times New Roman"/>
          <w:sz w:val="24"/>
          <w:szCs w:val="24"/>
        </w:rPr>
        <w:t>,</w:t>
      </w:r>
      <w:r w:rsidR="004B0963">
        <w:rPr>
          <w:rFonts w:ascii="Times New Roman" w:hAnsi="Times New Roman" w:cs="Times New Roman"/>
          <w:sz w:val="24"/>
          <w:szCs w:val="24"/>
        </w:rPr>
        <w:t xml:space="preserve"> as well as seed predation</w:t>
      </w:r>
      <w:r w:rsidR="0092712A">
        <w:rPr>
          <w:rFonts w:ascii="Times New Roman" w:hAnsi="Times New Roman" w:cs="Times New Roman"/>
          <w:sz w:val="24"/>
          <w:szCs w:val="24"/>
        </w:rPr>
        <w:t xml:space="preserve"> via ants, was considered the base case.</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4"/>
        <w:gridCol w:w="2017"/>
        <w:gridCol w:w="2018"/>
        <w:gridCol w:w="2018"/>
        <w:gridCol w:w="2018"/>
      </w:tblGrid>
      <w:tr w:rsidR="00AF16AD" w14:paraId="18D28D28" w14:textId="77777777">
        <w:tc>
          <w:tcPr>
            <w:tcW w:w="1284" w:type="dxa"/>
            <w:tcBorders>
              <w:bottom w:val="single" w:sz="4" w:space="0" w:color="auto"/>
            </w:tcBorders>
            <w:vAlign w:val="bottom"/>
          </w:tcPr>
          <w:p w14:paraId="02B2B072" w14:textId="77777777" w:rsidR="00F83C6E" w:rsidRPr="00527700" w:rsidRDefault="00F83C6E">
            <w:pPr>
              <w:spacing w:line="22" w:lineRule="atLeast"/>
              <w:jc w:val="center"/>
              <w:rPr>
                <w:rFonts w:ascii="Times New Roman" w:hAnsi="Times New Roman" w:cs="Times New Roman"/>
                <w:b/>
                <w:bCs/>
              </w:rPr>
            </w:pPr>
            <w:r w:rsidRPr="00527700">
              <w:rPr>
                <w:rFonts w:ascii="Times New Roman" w:hAnsi="Times New Roman" w:cs="Times New Roman"/>
                <w:b/>
                <w:bCs/>
              </w:rPr>
              <w:t>Treatment</w:t>
            </w:r>
          </w:p>
        </w:tc>
        <w:tc>
          <w:tcPr>
            <w:tcW w:w="2017" w:type="dxa"/>
            <w:tcBorders>
              <w:bottom w:val="single" w:sz="4" w:space="0" w:color="auto"/>
            </w:tcBorders>
          </w:tcPr>
          <w:p w14:paraId="1C27B3A6"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3A239D8E"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03602E8D"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1BE68229"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Ant Predation</w:t>
            </w:r>
          </w:p>
        </w:tc>
        <w:tc>
          <w:tcPr>
            <w:tcW w:w="2018" w:type="dxa"/>
            <w:tcBorders>
              <w:bottom w:val="single" w:sz="4" w:space="0" w:color="auto"/>
            </w:tcBorders>
          </w:tcPr>
          <w:p w14:paraId="751C1570"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 Ant Disp.</w:t>
            </w:r>
          </w:p>
          <w:p w14:paraId="516F72E1"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c>
          <w:tcPr>
            <w:tcW w:w="2018" w:type="dxa"/>
            <w:tcBorders>
              <w:bottom w:val="single" w:sz="4" w:space="0" w:color="auto"/>
            </w:tcBorders>
          </w:tcPr>
          <w:p w14:paraId="3B97120E" w14:textId="77777777" w:rsidR="00F83C6E" w:rsidRDefault="00F83C6E">
            <w:pPr>
              <w:spacing w:line="22" w:lineRule="atLeast"/>
              <w:jc w:val="center"/>
              <w:rPr>
                <w:rFonts w:ascii="Times New Roman" w:hAnsi="Times New Roman" w:cs="Times New Roman"/>
                <w:b/>
                <w:bCs/>
              </w:rPr>
            </w:pPr>
            <w:r>
              <w:rPr>
                <w:rFonts w:ascii="Times New Roman" w:hAnsi="Times New Roman" w:cs="Times New Roman"/>
                <w:b/>
                <w:bCs/>
              </w:rPr>
              <w:t>Wind Disp. Only</w:t>
            </w:r>
          </w:p>
          <w:p w14:paraId="2D9C87A4" w14:textId="77777777" w:rsidR="00F83C6E" w:rsidRPr="00527700" w:rsidRDefault="00F83C6E">
            <w:pPr>
              <w:spacing w:line="22" w:lineRule="atLeast"/>
              <w:jc w:val="center"/>
              <w:rPr>
                <w:rFonts w:ascii="Times New Roman" w:hAnsi="Times New Roman" w:cs="Times New Roman"/>
                <w:b/>
                <w:bCs/>
              </w:rPr>
            </w:pPr>
            <w:r>
              <w:rPr>
                <w:rFonts w:ascii="Times New Roman" w:hAnsi="Times New Roman" w:cs="Times New Roman"/>
                <w:b/>
                <w:bCs/>
              </w:rPr>
              <w:t>No Ant Predation</w:t>
            </w:r>
          </w:p>
        </w:tc>
      </w:tr>
      <w:tr w:rsidR="00AF16AD" w14:paraId="631FF276" w14:textId="77777777">
        <w:tc>
          <w:tcPr>
            <w:tcW w:w="1284" w:type="dxa"/>
            <w:tcBorders>
              <w:top w:val="single" w:sz="4" w:space="0" w:color="auto"/>
            </w:tcBorders>
          </w:tcPr>
          <w:p w14:paraId="1D15C253" w14:textId="77777777" w:rsidR="00F83C6E" w:rsidRDefault="00F83C6E">
            <w:pPr>
              <w:spacing w:line="22" w:lineRule="atLeast"/>
              <w:jc w:val="both"/>
              <w:rPr>
                <w:rFonts w:ascii="Times New Roman" w:hAnsi="Times New Roman" w:cs="Times New Roman"/>
                <w:sz w:val="24"/>
                <w:szCs w:val="24"/>
              </w:rPr>
            </w:pPr>
            <w:proofErr w:type="spellStart"/>
            <w:r>
              <w:rPr>
                <w:rFonts w:ascii="Times New Roman" w:hAnsi="Times New Roman" w:cs="Times New Roman"/>
                <w:sz w:val="24"/>
                <w:szCs w:val="24"/>
              </w:rPr>
              <w:t>Unwarmed</w:t>
            </w:r>
            <w:proofErr w:type="spellEnd"/>
          </w:p>
        </w:tc>
        <w:tc>
          <w:tcPr>
            <w:tcW w:w="2017" w:type="dxa"/>
            <w:tcBorders>
              <w:top w:val="single" w:sz="4" w:space="0" w:color="auto"/>
            </w:tcBorders>
          </w:tcPr>
          <w:p w14:paraId="66CCA139" w14:textId="6EE0A564"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16.5</w:t>
            </w:r>
          </w:p>
        </w:tc>
        <w:tc>
          <w:tcPr>
            <w:tcW w:w="2018" w:type="dxa"/>
            <w:tcBorders>
              <w:top w:val="single" w:sz="4" w:space="0" w:color="auto"/>
            </w:tcBorders>
          </w:tcPr>
          <w:p w14:paraId="5351F4F4" w14:textId="3A085A18"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19.</w:t>
            </w:r>
            <w:r w:rsidR="00335AC9">
              <w:rPr>
                <w:rFonts w:ascii="Times New Roman" w:hAnsi="Times New Roman" w:cs="Times New Roman"/>
                <w:sz w:val="24"/>
                <w:szCs w:val="24"/>
              </w:rPr>
              <w:t>3</w:t>
            </w:r>
          </w:p>
        </w:tc>
        <w:tc>
          <w:tcPr>
            <w:tcW w:w="2018" w:type="dxa"/>
            <w:tcBorders>
              <w:top w:val="single" w:sz="4" w:space="0" w:color="auto"/>
            </w:tcBorders>
          </w:tcPr>
          <w:p w14:paraId="0A2F080A" w14:textId="50B96E74"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52.</w:t>
            </w:r>
            <w:r w:rsidR="00335AC9">
              <w:rPr>
                <w:rFonts w:ascii="Times New Roman" w:hAnsi="Times New Roman" w:cs="Times New Roman"/>
                <w:sz w:val="24"/>
                <w:szCs w:val="24"/>
              </w:rPr>
              <w:t>2</w:t>
            </w:r>
          </w:p>
        </w:tc>
        <w:tc>
          <w:tcPr>
            <w:tcW w:w="2018" w:type="dxa"/>
            <w:tcBorders>
              <w:top w:val="single" w:sz="4" w:space="0" w:color="auto"/>
            </w:tcBorders>
          </w:tcPr>
          <w:p w14:paraId="4954217A" w14:textId="6FA2C712"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70.3</w:t>
            </w:r>
          </w:p>
        </w:tc>
      </w:tr>
      <w:tr w:rsidR="00AF16AD" w14:paraId="2D79017E" w14:textId="77777777">
        <w:tc>
          <w:tcPr>
            <w:tcW w:w="1284" w:type="dxa"/>
          </w:tcPr>
          <w:p w14:paraId="6426AA90" w14:textId="77777777" w:rsidR="00F83C6E" w:rsidRDefault="00F83C6E">
            <w:pPr>
              <w:spacing w:line="22" w:lineRule="atLeast"/>
              <w:jc w:val="both"/>
              <w:rPr>
                <w:rFonts w:ascii="Times New Roman" w:hAnsi="Times New Roman" w:cs="Times New Roman"/>
                <w:sz w:val="24"/>
                <w:szCs w:val="24"/>
              </w:rPr>
            </w:pPr>
            <w:r>
              <w:rPr>
                <w:rFonts w:ascii="Times New Roman" w:hAnsi="Times New Roman" w:cs="Times New Roman"/>
                <w:sz w:val="24"/>
                <w:szCs w:val="24"/>
              </w:rPr>
              <w:t>Warmed</w:t>
            </w:r>
          </w:p>
        </w:tc>
        <w:tc>
          <w:tcPr>
            <w:tcW w:w="2017" w:type="dxa"/>
          </w:tcPr>
          <w:p w14:paraId="3A6A4462" w14:textId="54002979"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32.</w:t>
            </w:r>
            <w:r w:rsidR="0075750F">
              <w:rPr>
                <w:rFonts w:ascii="Times New Roman" w:hAnsi="Times New Roman" w:cs="Times New Roman"/>
                <w:sz w:val="24"/>
                <w:szCs w:val="24"/>
              </w:rPr>
              <w:t>2</w:t>
            </w:r>
          </w:p>
        </w:tc>
        <w:tc>
          <w:tcPr>
            <w:tcW w:w="2018" w:type="dxa"/>
          </w:tcPr>
          <w:p w14:paraId="19CE36ED" w14:textId="2FC0F557" w:rsidR="00F83C6E" w:rsidRDefault="0075750F">
            <w:pPr>
              <w:spacing w:line="22" w:lineRule="atLeast"/>
              <w:jc w:val="center"/>
              <w:rPr>
                <w:rFonts w:ascii="Times New Roman" w:hAnsi="Times New Roman" w:cs="Times New Roman"/>
                <w:sz w:val="24"/>
                <w:szCs w:val="24"/>
              </w:rPr>
            </w:pPr>
            <w:r>
              <w:rPr>
                <w:rFonts w:ascii="Times New Roman" w:hAnsi="Times New Roman" w:cs="Times New Roman"/>
                <w:sz w:val="24"/>
                <w:szCs w:val="24"/>
              </w:rPr>
              <w:t>38.</w:t>
            </w:r>
            <w:r w:rsidR="00335AC9">
              <w:rPr>
                <w:rFonts w:ascii="Times New Roman" w:hAnsi="Times New Roman" w:cs="Times New Roman"/>
                <w:sz w:val="24"/>
                <w:szCs w:val="24"/>
              </w:rPr>
              <w:t>2</w:t>
            </w:r>
          </w:p>
        </w:tc>
        <w:tc>
          <w:tcPr>
            <w:tcW w:w="2018" w:type="dxa"/>
          </w:tcPr>
          <w:p w14:paraId="171DD4FA" w14:textId="43A79F85"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97.9</w:t>
            </w:r>
          </w:p>
        </w:tc>
        <w:tc>
          <w:tcPr>
            <w:tcW w:w="2018" w:type="dxa"/>
          </w:tcPr>
          <w:p w14:paraId="6E803B1B" w14:textId="0796BD47" w:rsidR="00F83C6E" w:rsidRDefault="00EF090B">
            <w:pPr>
              <w:spacing w:line="22" w:lineRule="atLeast"/>
              <w:jc w:val="center"/>
              <w:rPr>
                <w:rFonts w:ascii="Times New Roman" w:hAnsi="Times New Roman" w:cs="Times New Roman"/>
                <w:sz w:val="24"/>
                <w:szCs w:val="24"/>
              </w:rPr>
            </w:pPr>
            <w:r>
              <w:rPr>
                <w:rFonts w:ascii="Times New Roman" w:hAnsi="Times New Roman" w:cs="Times New Roman"/>
                <w:sz w:val="24"/>
                <w:szCs w:val="24"/>
              </w:rPr>
              <w:t>137.1</w:t>
            </w:r>
          </w:p>
        </w:tc>
      </w:tr>
    </w:tbl>
    <w:p w14:paraId="366E4821" w14:textId="77777777" w:rsidR="00D9764D" w:rsidRDefault="00D9764D">
      <w:pPr>
        <w:rPr>
          <w:rFonts w:ascii="Times New Roman" w:hAnsi="Times New Roman" w:cs="Times New Roman"/>
          <w:sz w:val="24"/>
          <w:szCs w:val="24"/>
        </w:rPr>
      </w:pPr>
      <w:r>
        <w:rPr>
          <w:rFonts w:ascii="Times New Roman" w:hAnsi="Times New Roman" w:cs="Times New Roman"/>
          <w:sz w:val="24"/>
          <w:szCs w:val="24"/>
        </w:rPr>
        <w:br w:type="page"/>
      </w:r>
    </w:p>
    <w:p w14:paraId="311C6610" w14:textId="77777777" w:rsidR="00D9764D" w:rsidRDefault="00D9764D" w:rsidP="00B8676D">
      <w:pPr>
        <w:spacing w:after="0" w:line="480" w:lineRule="auto"/>
        <w:rPr>
          <w:rFonts w:ascii="Times New Roman" w:hAnsi="Times New Roman" w:cs="Times New Roman"/>
          <w:b/>
          <w:bCs/>
          <w:sz w:val="24"/>
          <w:szCs w:val="24"/>
        </w:rPr>
      </w:pPr>
      <w:r w:rsidRPr="00066D6F">
        <w:rPr>
          <w:rFonts w:ascii="Times New Roman" w:hAnsi="Times New Roman" w:cs="Times New Roman"/>
          <w:b/>
          <w:bCs/>
          <w:sz w:val="24"/>
          <w:szCs w:val="24"/>
        </w:rPr>
        <w:lastRenderedPageBreak/>
        <w:t>Figure Captions</w:t>
      </w:r>
    </w:p>
    <w:p w14:paraId="56AC0F6B" w14:textId="77777777"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 xml:space="preserve">. </w:t>
      </w:r>
      <w:r>
        <w:rPr>
          <w:rFonts w:ascii="Times New Roman" w:hAnsi="Times New Roman" w:cs="Times New Roman"/>
          <w:sz w:val="24"/>
          <w:szCs w:val="24"/>
        </w:rPr>
        <w:t>Schematic for the algorithm used in the individual-based model of population spread. All processes were evaluated in order over the course of each 1-year time step. Solid boxes indicate stationary processes, while dashed boxes indicate movement processes. Instances where outcomes were strictly binary are marked with</w:t>
      </w:r>
      <w:r>
        <w:rPr>
          <w:rFonts w:ascii="Times New Roman" w:hAnsi="Times New Roman" w:cs="Times New Roman"/>
          <w:i/>
          <w:iCs/>
          <w:sz w:val="24"/>
          <w:szCs w:val="24"/>
        </w:rPr>
        <w:t xml:space="preserve"> “</w:t>
      </w:r>
      <w:r>
        <w:rPr>
          <w:rFonts w:ascii="Times New Roman" w:hAnsi="Times New Roman" w:cs="Times New Roman"/>
          <w:sz w:val="24"/>
          <w:szCs w:val="24"/>
        </w:rPr>
        <w:t xml:space="preserve">N” and “Y” that indicate “no” and “yes”, respectively. </w:t>
      </w:r>
    </w:p>
    <w:p w14:paraId="0FED71D8" w14:textId="77777777" w:rsid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643B5F">
        <w:rPr>
          <w:rFonts w:ascii="Times New Roman" w:hAnsi="Times New Roman" w:cs="Times New Roman"/>
          <w:sz w:val="24"/>
          <w:szCs w:val="24"/>
        </w:rPr>
        <w:t xml:space="preserve">. </w:t>
      </w:r>
      <w:r>
        <w:rPr>
          <w:rFonts w:ascii="Times New Roman" w:hAnsi="Times New Roman" w:cs="Times New Roman"/>
          <w:sz w:val="24"/>
          <w:szCs w:val="24"/>
        </w:rPr>
        <w:t>Elasticity of median spread rates for probabilistic dispersal-related parameters (light green), non-probabilistic dispersal-related parameters (dark green), and the maximum thistle density per meter (purple). All elasticities are rescaled by dividing by the sum of their absolute values, allowing for comparison of relative importance between the parameters.</w:t>
      </w:r>
    </w:p>
    <w:p w14:paraId="19F1A04A" w14:textId="2C2FF65A" w:rsidR="0037338E" w:rsidRPr="00D9764D" w:rsidRDefault="00D9764D" w:rsidP="00B8676D">
      <w:pPr>
        <w:spacing w:after="0" w:line="480" w:lineRule="auto"/>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 xml:space="preserve">. </w:t>
      </w:r>
      <w:r>
        <w:rPr>
          <w:rFonts w:ascii="Times New Roman" w:hAnsi="Times New Roman" w:cs="Times New Roman"/>
          <w:sz w:val="24"/>
          <w:szCs w:val="24"/>
        </w:rPr>
        <w:t xml:space="preserve">Median spread rates from perturbations on probabilistic dispersal-related parameters (light green), non-probabilistic dispersal-related parameters (dark green), and the maximum thistle density per meter (purple). Perturbations are scaled in increments of 0.1 for probabilistic parameters, and in increments of </w:t>
      </w:r>
      <m:oMath>
        <m:r>
          <w:rPr>
            <w:rFonts w:ascii="Cambria Math" w:hAnsi="Cambria Math" w:cs="Times New Roman"/>
            <w:sz w:val="24"/>
            <w:szCs w:val="24"/>
          </w:rPr>
          <m:t>±</m:t>
        </m:r>
      </m:oMath>
      <w:r>
        <w:rPr>
          <w:rFonts w:ascii="Times New Roman" w:eastAsiaTheme="minorEastAsia" w:hAnsi="Times New Roman" w:cs="Times New Roman"/>
          <w:sz w:val="24"/>
          <w:szCs w:val="24"/>
        </w:rPr>
        <w:t>10% of the observed value for non-probabilistic parameters.</w:t>
      </w:r>
      <w:r>
        <w:rPr>
          <w:rFonts w:ascii="Times New Roman" w:hAnsi="Times New Roman" w:cs="Times New Roman"/>
          <w:sz w:val="24"/>
          <w:szCs w:val="24"/>
        </w:rPr>
        <w:t xml:space="preserve"> The parameters featured above are as follows: a) probability</w:t>
      </w:r>
      <w:r w:rsidRPr="000141E4">
        <w:rPr>
          <w:rFonts w:ascii="Times New Roman" w:hAnsi="Times New Roman" w:cs="Times New Roman"/>
          <w:sz w:val="24"/>
          <w:szCs w:val="24"/>
        </w:rPr>
        <w:t xml:space="preserve"> of seed removal by ants</w:t>
      </w:r>
      <w:r>
        <w:rPr>
          <w:rFonts w:ascii="Times New Roman" w:hAnsi="Times New Roman" w:cs="Times New Roman"/>
          <w:sz w:val="24"/>
          <w:szCs w:val="24"/>
        </w:rPr>
        <w:t xml:space="preserve">, b) probability </w:t>
      </w:r>
      <w:r w:rsidRPr="000141E4">
        <w:rPr>
          <w:rFonts w:ascii="Times New Roman" w:hAnsi="Times New Roman" w:cs="Times New Roman"/>
          <w:sz w:val="24"/>
          <w:szCs w:val="24"/>
        </w:rPr>
        <w:t>of seed surviving predation if removed</w:t>
      </w:r>
      <w:r>
        <w:rPr>
          <w:rFonts w:ascii="Times New Roman" w:hAnsi="Times New Roman" w:cs="Times New Roman"/>
          <w:sz w:val="24"/>
          <w:szCs w:val="24"/>
        </w:rPr>
        <w:t xml:space="preserve"> by ants, c) probability of seed release from flower heads, d) intercept flower head height, e) size-slope flower head height, f) SD flower head height, g) surrounding vegetation height, h) mean seed terminal velocity,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SD seed terminal velocity, j) mean wind speed, k) SD wind speed, l) maximum thistle density per meter, m) mean ant nest density per meter, and n) maximum search distance from ant nest.</w:t>
      </w:r>
      <w:r w:rsidR="0037338E" w:rsidRPr="00066D6F">
        <w:rPr>
          <w:rFonts w:ascii="Times New Roman" w:hAnsi="Times New Roman" w:cs="Times New Roman"/>
          <w:b/>
          <w:bCs/>
          <w:sz w:val="24"/>
          <w:szCs w:val="24"/>
        </w:rPr>
        <w:br w:type="page"/>
      </w:r>
    </w:p>
    <w:p w14:paraId="3D21D510" w14:textId="51958077" w:rsidR="000D78EE" w:rsidRDefault="00CE6326" w:rsidP="000D78EE">
      <w:pPr>
        <w:spacing w:line="22" w:lineRule="atLeast"/>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F8CD94C" wp14:editId="24966EE3">
            <wp:extent cx="5943600" cy="4963368"/>
            <wp:effectExtent l="0" t="0" r="0" b="8890"/>
            <wp:docPr id="2144502915" name="Picture 1" descr="A diagram of different types of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2915" name="Picture 1" descr="A diagram of different types of flow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963368"/>
                    </a:xfrm>
                    <a:prstGeom prst="rect">
                      <a:avLst/>
                    </a:prstGeom>
                    <a:noFill/>
                  </pic:spPr>
                </pic:pic>
              </a:graphicData>
            </a:graphic>
          </wp:inline>
        </w:drawing>
      </w:r>
    </w:p>
    <w:p w14:paraId="68D8429F" w14:textId="5B0A73D4" w:rsidR="00DB4305" w:rsidRDefault="00DB4305" w:rsidP="00056E44">
      <w:pPr>
        <w:spacing w:line="240" w:lineRule="auto"/>
        <w:jc w:val="both"/>
        <w:rPr>
          <w:rFonts w:ascii="Times New Roman" w:hAnsi="Times New Roman" w:cs="Times New Roman"/>
          <w:sz w:val="24"/>
          <w:szCs w:val="24"/>
        </w:rPr>
      </w:pPr>
    </w:p>
    <w:p w14:paraId="3FED38BA" w14:textId="4D29F75A" w:rsidR="00D23278" w:rsidRDefault="00643B5F"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Figure 1</w:t>
      </w:r>
      <w:r w:rsidRPr="00643B5F">
        <w:rPr>
          <w:rFonts w:ascii="Times New Roman" w:hAnsi="Times New Roman" w:cs="Times New Roman"/>
          <w:sz w:val="24"/>
          <w:szCs w:val="24"/>
        </w:rPr>
        <w:t>.</w:t>
      </w:r>
      <w:r w:rsidR="00D23278">
        <w:rPr>
          <w:rFonts w:ascii="Times New Roman" w:hAnsi="Times New Roman" w:cs="Times New Roman"/>
          <w:sz w:val="24"/>
          <w:szCs w:val="24"/>
        </w:rPr>
        <w:br w:type="page"/>
      </w:r>
    </w:p>
    <w:p w14:paraId="1E60A232" w14:textId="1BA3BDF8" w:rsidR="005F7BAC" w:rsidRDefault="00625D1D" w:rsidP="00AF16AD">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603A4A43" wp14:editId="6EE4F739">
            <wp:extent cx="6098400" cy="4572000"/>
            <wp:effectExtent l="0" t="0" r="0" b="0"/>
            <wp:docPr id="42339825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8400" cy="4572000"/>
                    </a:xfrm>
                    <a:prstGeom prst="rect">
                      <a:avLst/>
                    </a:prstGeom>
                    <a:noFill/>
                    <a:ln>
                      <a:noFill/>
                    </a:ln>
                  </pic:spPr>
                </pic:pic>
              </a:graphicData>
            </a:graphic>
          </wp:inline>
        </w:drawing>
      </w:r>
    </w:p>
    <w:p w14:paraId="0433F679" w14:textId="77777777" w:rsidR="005F7BAC" w:rsidRDefault="005F7BAC" w:rsidP="005F7BAC">
      <w:pPr>
        <w:spacing w:line="240" w:lineRule="auto"/>
        <w:jc w:val="both"/>
        <w:rPr>
          <w:rFonts w:ascii="Times New Roman" w:hAnsi="Times New Roman" w:cs="Times New Roman"/>
          <w:b/>
          <w:bCs/>
          <w:sz w:val="24"/>
          <w:szCs w:val="24"/>
        </w:rPr>
      </w:pPr>
    </w:p>
    <w:p w14:paraId="5894798C" w14:textId="08F4F8E0" w:rsidR="00FC38F2" w:rsidRDefault="005F7BAC" w:rsidP="00066D6F">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sidR="00FC38F2">
        <w:rPr>
          <w:rFonts w:ascii="Times New Roman" w:hAnsi="Times New Roman" w:cs="Times New Roman"/>
          <w:b/>
          <w:bCs/>
          <w:sz w:val="24"/>
          <w:szCs w:val="24"/>
        </w:rPr>
        <w:t>2</w:t>
      </w:r>
      <w:r w:rsidRPr="00643B5F">
        <w:rPr>
          <w:rFonts w:ascii="Times New Roman" w:hAnsi="Times New Roman" w:cs="Times New Roman"/>
          <w:sz w:val="24"/>
          <w:szCs w:val="24"/>
        </w:rPr>
        <w:t>.</w:t>
      </w:r>
      <w:r w:rsidR="00FC38F2">
        <w:rPr>
          <w:rFonts w:ascii="Times New Roman" w:hAnsi="Times New Roman" w:cs="Times New Roman"/>
          <w:sz w:val="24"/>
          <w:szCs w:val="24"/>
        </w:rPr>
        <w:br w:type="page"/>
      </w:r>
    </w:p>
    <w:p w14:paraId="1776250A" w14:textId="7D9084ED" w:rsidR="00FC38F2" w:rsidRDefault="003E2D12" w:rsidP="00FC38F2">
      <w:pPr>
        <w:spacing w:line="24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D0F71B6" wp14:editId="1BD90015">
            <wp:extent cx="5968800" cy="3610800"/>
            <wp:effectExtent l="0" t="0" r="0" b="8890"/>
            <wp:docPr id="7664006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8800" cy="3610800"/>
                    </a:xfrm>
                    <a:prstGeom prst="rect">
                      <a:avLst/>
                    </a:prstGeom>
                    <a:noFill/>
                    <a:ln>
                      <a:noFill/>
                    </a:ln>
                  </pic:spPr>
                </pic:pic>
              </a:graphicData>
            </a:graphic>
          </wp:inline>
        </w:drawing>
      </w:r>
    </w:p>
    <w:p w14:paraId="2A77AC94" w14:textId="77777777" w:rsidR="00FC38F2" w:rsidRDefault="00FC38F2" w:rsidP="00FC38F2">
      <w:pPr>
        <w:spacing w:line="240" w:lineRule="auto"/>
        <w:jc w:val="both"/>
        <w:rPr>
          <w:rFonts w:ascii="Times New Roman" w:hAnsi="Times New Roman" w:cs="Times New Roman"/>
          <w:b/>
          <w:bCs/>
          <w:sz w:val="24"/>
          <w:szCs w:val="24"/>
        </w:rPr>
      </w:pPr>
    </w:p>
    <w:p w14:paraId="225E65B1" w14:textId="0EF908CF" w:rsidR="00643B5F" w:rsidRPr="00143B71" w:rsidRDefault="00FC38F2" w:rsidP="00056E44">
      <w:pPr>
        <w:spacing w:line="240" w:lineRule="auto"/>
        <w:jc w:val="both"/>
        <w:rPr>
          <w:rFonts w:ascii="Times New Roman" w:hAnsi="Times New Roman" w:cs="Times New Roman"/>
          <w:sz w:val="24"/>
          <w:szCs w:val="24"/>
        </w:rPr>
      </w:pPr>
      <w:r w:rsidRPr="00643B5F">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643B5F">
        <w:rPr>
          <w:rFonts w:ascii="Times New Roman" w:hAnsi="Times New Roman" w:cs="Times New Roman"/>
          <w:sz w:val="24"/>
          <w:szCs w:val="24"/>
        </w:rPr>
        <w:t>.</w:t>
      </w:r>
    </w:p>
    <w:sectPr w:rsidR="00643B5F" w:rsidRPr="00143B71" w:rsidSect="00066D6F">
      <w:footerReference w:type="default" r:id="rId15"/>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evor Drees" w:date="2025-09-03T16:32:00Z" w:initials="TD">
    <w:p w14:paraId="4B5D6942" w14:textId="77777777" w:rsidR="0015495B" w:rsidRDefault="0015495B" w:rsidP="0015495B">
      <w:pPr>
        <w:pStyle w:val="CommentText"/>
      </w:pPr>
      <w:r>
        <w:rPr>
          <w:rStyle w:val="CommentReference"/>
        </w:rPr>
        <w:annotationRef/>
      </w:r>
      <w:r>
        <w:t>Reworded parts of the abstract, especially the first few sentences, to better emphasize a) the challenges associated with measuring dispersal and seed fate and b) how models combined with sensitivity analyses can help us better understand which unknowns are worth pursuing.</w:t>
      </w:r>
    </w:p>
  </w:comment>
  <w:comment w:id="126" w:author="Trevor Drees" w:date="2025-09-02T21:12:00Z" w:initials="TD">
    <w:p w14:paraId="1266B1A7" w14:textId="77777777" w:rsidR="00863EBF" w:rsidRDefault="00C3102C" w:rsidP="00863EBF">
      <w:pPr>
        <w:pStyle w:val="CommentText"/>
      </w:pPr>
      <w:r>
        <w:rPr>
          <w:rStyle w:val="CommentReference"/>
        </w:rPr>
        <w:annotationRef/>
      </w:r>
      <w:r w:rsidR="00863EBF">
        <w:t>Moved things around quite a bit here…. the first three paragraphs are now a broader view about dispersal before focusing more specifically on plants and climate change.</w:t>
      </w:r>
    </w:p>
  </w:comment>
  <w:comment w:id="165" w:author="Trevor Drees" w:date="2025-09-03T22:09:00Z" w:initials="TD">
    <w:p w14:paraId="42E02EA7" w14:textId="4EDCDC74" w:rsidR="00863EBF" w:rsidRDefault="00863EBF" w:rsidP="00863EBF">
      <w:pPr>
        <w:pStyle w:val="CommentText"/>
      </w:pPr>
      <w:r>
        <w:rPr>
          <w:rStyle w:val="CommentReference"/>
        </w:rPr>
        <w:annotationRef/>
      </w:r>
      <w:r>
        <w:t>I also added some emphasis on seed fate at a few points, namely that it’s hard to measure and that it lies somewhere between dispersal and predation.</w:t>
      </w:r>
    </w:p>
  </w:comment>
  <w:comment w:id="175" w:author="Trevor Drees" w:date="2025-09-03T22:09:00Z" w:initials="TD">
    <w:p w14:paraId="01B0DC96" w14:textId="77777777" w:rsidR="00863EBF" w:rsidRDefault="00863EBF" w:rsidP="00863EBF">
      <w:pPr>
        <w:pStyle w:val="CommentText"/>
      </w:pPr>
      <w:r>
        <w:rPr>
          <w:rStyle w:val="CommentReference"/>
        </w:rPr>
        <w:annotationRef/>
      </w:r>
      <w:r>
        <w:t>Additionally, I’ve worked in a good bit of rhetoric regarding how resource constraints also make dispersal challenging to measure, which sets the stage for the significance of our study’s results (that we don’t necessarily need to accurately quantify all parameters, just some).</w:t>
      </w:r>
    </w:p>
  </w:comment>
  <w:comment w:id="154" w:author="Trevor Drees" w:date="2025-09-03T22:08:00Z" w:initials="TD">
    <w:p w14:paraId="7DE5A2AA" w14:textId="54B3FB1A" w:rsidR="00863EBF" w:rsidRDefault="00863EBF" w:rsidP="00863EBF">
      <w:pPr>
        <w:pStyle w:val="CommentText"/>
      </w:pPr>
      <w:r>
        <w:rPr>
          <w:rStyle w:val="CommentReference"/>
        </w:rPr>
        <w:annotationRef/>
      </w:r>
      <w:r>
        <w:t>Added a sentence to end of the first paragraph that sets the stage for the idea that dispersal is a pain to quantify, as this idea is more extensively covered a few paragraphs later.</w:t>
      </w:r>
    </w:p>
  </w:comment>
  <w:comment w:id="181" w:author="Trevor Drees" w:date="2025-09-02T16:48:00Z" w:initials="TD">
    <w:p w14:paraId="611B668C" w14:textId="061D543B" w:rsidR="003D7406" w:rsidRDefault="003D7406" w:rsidP="003D7406">
      <w:pPr>
        <w:pStyle w:val="CommentText"/>
      </w:pPr>
      <w:r>
        <w:rPr>
          <w:rStyle w:val="CommentReference"/>
        </w:rPr>
        <w:annotationRef/>
      </w:r>
      <w:r>
        <w:t>Maybe move this sentence to the end of the next paragraph so it doesn’t jump into plants as quickly?</w:t>
      </w:r>
    </w:p>
  </w:comment>
  <w:comment w:id="311" w:author="Trevor Drees" w:date="2025-09-02T16:53:00Z" w:initials="TD">
    <w:p w14:paraId="5C5A7955" w14:textId="77777777" w:rsidR="003D7406" w:rsidRDefault="003D7406" w:rsidP="003D7406">
      <w:pPr>
        <w:pStyle w:val="CommentText"/>
      </w:pPr>
      <w:r>
        <w:rPr>
          <w:rStyle w:val="CommentReference"/>
        </w:rPr>
        <w:annotationRef/>
      </w:r>
      <w:r>
        <w:t>Move this after the intro paragraph, and make it about dispersal in general.</w:t>
      </w:r>
    </w:p>
  </w:comment>
  <w:comment w:id="314" w:author="Trevor Drees" w:date="2025-09-02T16:54:00Z" w:initials="TD">
    <w:p w14:paraId="1D83D8F5" w14:textId="77777777" w:rsidR="003D7406" w:rsidRDefault="003D7406" w:rsidP="003D7406">
      <w:pPr>
        <w:pStyle w:val="CommentText"/>
      </w:pPr>
      <w:r>
        <w:rPr>
          <w:rStyle w:val="CommentReference"/>
        </w:rPr>
        <w:annotationRef/>
      </w:r>
      <w:r>
        <w:t>Put this at the end of the total dispersal paragraph above, with some minor modifications.</w:t>
      </w:r>
    </w:p>
  </w:comment>
  <w:comment w:id="371" w:author="Trevor Drees" w:date="2025-09-02T16:56:00Z" w:initials="TD">
    <w:p w14:paraId="042C004B" w14:textId="77777777" w:rsidR="00B024D2" w:rsidRDefault="003D7406" w:rsidP="00B024D2">
      <w:pPr>
        <w:pStyle w:val="CommentText"/>
      </w:pPr>
      <w:r>
        <w:rPr>
          <w:rStyle w:val="CommentReference"/>
        </w:rPr>
        <w:annotationRef/>
      </w:r>
      <w:r w:rsidR="00B024D2">
        <w:t>Might need to condense this a bit to put us back at the page limit.</w:t>
      </w:r>
    </w:p>
  </w:comment>
  <w:comment w:id="376" w:author="Trevor Drees" w:date="2025-09-04T15:11:00Z" w:initials="TD">
    <w:p w14:paraId="218BE3B2" w14:textId="4F15CD8E" w:rsidR="00D52F77" w:rsidRDefault="007B503E" w:rsidP="00D52F77">
      <w:pPr>
        <w:pStyle w:val="CommentText"/>
      </w:pPr>
      <w:r>
        <w:rPr>
          <w:rStyle w:val="CommentReference"/>
        </w:rPr>
        <w:annotationRef/>
      </w:r>
      <w:r w:rsidR="00D52F77">
        <w:t xml:space="preserve">Rearranged some of the paragraphs here as well. Now, I lead with the idea that we were able to use dispersal models and sensitivity analyses to figure out which parameters/pathways matter most, even when not knowing all of them, and that this is a good way to figure out where to spend limited resources. The paragraphs now open with a sentence or two about the broader implications, and then talk about </w:t>
      </w:r>
      <w:r w:rsidR="00D52F77">
        <w:rPr>
          <w:i/>
          <w:iCs/>
        </w:rPr>
        <w:t xml:space="preserve">C. nutans </w:t>
      </w:r>
      <w:r w:rsidR="00D52F77">
        <w:t>a little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D6942" w15:done="0"/>
  <w15:commentEx w15:paraId="1266B1A7" w15:done="0"/>
  <w15:commentEx w15:paraId="42E02EA7" w15:done="0"/>
  <w15:commentEx w15:paraId="01B0DC96" w15:done="0"/>
  <w15:commentEx w15:paraId="7DE5A2AA" w15:done="0"/>
  <w15:commentEx w15:paraId="611B668C" w15:done="0"/>
  <w15:commentEx w15:paraId="5C5A7955" w15:done="0"/>
  <w15:commentEx w15:paraId="1D83D8F5" w15:done="0"/>
  <w15:commentEx w15:paraId="042C004B" w15:done="0"/>
  <w15:commentEx w15:paraId="218BE3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EF10A0" w16cex:dateUtc="2025-09-03T23:32:00Z"/>
  <w16cex:commentExtensible w16cex:durableId="4E0401D5" w16cex:dateUtc="2025-09-03T04:12:00Z"/>
  <w16cex:commentExtensible w16cex:durableId="129E7B69" w16cex:dateUtc="2025-09-04T05:09:00Z"/>
  <w16cex:commentExtensible w16cex:durableId="5FC72E2E" w16cex:dateUtc="2025-09-04T05:09:00Z"/>
  <w16cex:commentExtensible w16cex:durableId="7C67A032" w16cex:dateUtc="2025-09-04T05:08:00Z"/>
  <w16cex:commentExtensible w16cex:durableId="0B37BABE" w16cex:dateUtc="2025-09-02T23:48:00Z"/>
  <w16cex:commentExtensible w16cex:durableId="63629477" w16cex:dateUtc="2025-09-02T23:53:00Z"/>
  <w16cex:commentExtensible w16cex:durableId="59432DDF" w16cex:dateUtc="2025-09-02T23:54:00Z"/>
  <w16cex:commentExtensible w16cex:durableId="50FE0AAC" w16cex:dateUtc="2025-09-02T23:56:00Z"/>
  <w16cex:commentExtensible w16cex:durableId="1FF90718" w16cex:dateUtc="2025-09-04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D6942" w16cid:durableId="72EF10A0"/>
  <w16cid:commentId w16cid:paraId="1266B1A7" w16cid:durableId="4E0401D5"/>
  <w16cid:commentId w16cid:paraId="42E02EA7" w16cid:durableId="129E7B69"/>
  <w16cid:commentId w16cid:paraId="01B0DC96" w16cid:durableId="5FC72E2E"/>
  <w16cid:commentId w16cid:paraId="7DE5A2AA" w16cid:durableId="7C67A032"/>
  <w16cid:commentId w16cid:paraId="611B668C" w16cid:durableId="0B37BABE"/>
  <w16cid:commentId w16cid:paraId="5C5A7955" w16cid:durableId="63629477"/>
  <w16cid:commentId w16cid:paraId="1D83D8F5" w16cid:durableId="59432DDF"/>
  <w16cid:commentId w16cid:paraId="042C004B" w16cid:durableId="50FE0AAC"/>
  <w16cid:commentId w16cid:paraId="218BE3B2" w16cid:durableId="1FF907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3CF68" w14:textId="77777777" w:rsidR="007A360C" w:rsidRDefault="007A360C" w:rsidP="00FD085A">
      <w:pPr>
        <w:spacing w:after="0" w:line="240" w:lineRule="auto"/>
      </w:pPr>
      <w:r>
        <w:separator/>
      </w:r>
    </w:p>
  </w:endnote>
  <w:endnote w:type="continuationSeparator" w:id="0">
    <w:p w14:paraId="1C6C8078" w14:textId="77777777" w:rsidR="007A360C" w:rsidRDefault="007A360C" w:rsidP="00FD0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746522"/>
      <w:docPartObj>
        <w:docPartGallery w:val="Page Numbers (Bottom of Page)"/>
        <w:docPartUnique/>
      </w:docPartObj>
    </w:sdtPr>
    <w:sdtEndPr>
      <w:rPr>
        <w:noProof/>
      </w:rPr>
    </w:sdtEndPr>
    <w:sdtContent>
      <w:p w14:paraId="58501CF1" w14:textId="4D323D33" w:rsidR="00FD085A" w:rsidRDefault="00FD0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A2CF69" w14:textId="77777777" w:rsidR="00FD085A" w:rsidRDefault="00FD0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8D37" w14:textId="77777777" w:rsidR="007A360C" w:rsidRDefault="007A360C" w:rsidP="00FD085A">
      <w:pPr>
        <w:spacing w:after="0" w:line="240" w:lineRule="auto"/>
      </w:pPr>
      <w:r>
        <w:separator/>
      </w:r>
    </w:p>
  </w:footnote>
  <w:footnote w:type="continuationSeparator" w:id="0">
    <w:p w14:paraId="1C660D2D" w14:textId="77777777" w:rsidR="007A360C" w:rsidRDefault="007A360C" w:rsidP="00FD0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7D3C"/>
    <w:multiLevelType w:val="hybridMultilevel"/>
    <w:tmpl w:val="5382FD56"/>
    <w:lvl w:ilvl="0" w:tplc="4FF83F72">
      <w:start w:val="1"/>
      <w:numFmt w:val="bullet"/>
      <w:lvlText w:val=""/>
      <w:lvlJc w:val="left"/>
      <w:pPr>
        <w:ind w:left="720" w:hanging="360"/>
      </w:pPr>
      <w:rPr>
        <w:rFonts w:ascii="Symbol" w:hAnsi="Symbol"/>
      </w:rPr>
    </w:lvl>
    <w:lvl w:ilvl="1" w:tplc="55180C74">
      <w:start w:val="1"/>
      <w:numFmt w:val="bullet"/>
      <w:lvlText w:val=""/>
      <w:lvlJc w:val="left"/>
      <w:pPr>
        <w:ind w:left="720" w:hanging="360"/>
      </w:pPr>
      <w:rPr>
        <w:rFonts w:ascii="Symbol" w:hAnsi="Symbol"/>
      </w:rPr>
    </w:lvl>
    <w:lvl w:ilvl="2" w:tplc="291C773E">
      <w:start w:val="1"/>
      <w:numFmt w:val="bullet"/>
      <w:lvlText w:val=""/>
      <w:lvlJc w:val="left"/>
      <w:pPr>
        <w:ind w:left="720" w:hanging="360"/>
      </w:pPr>
      <w:rPr>
        <w:rFonts w:ascii="Symbol" w:hAnsi="Symbol"/>
      </w:rPr>
    </w:lvl>
    <w:lvl w:ilvl="3" w:tplc="F3E2BEF6">
      <w:start w:val="1"/>
      <w:numFmt w:val="bullet"/>
      <w:lvlText w:val=""/>
      <w:lvlJc w:val="left"/>
      <w:pPr>
        <w:ind w:left="720" w:hanging="360"/>
      </w:pPr>
      <w:rPr>
        <w:rFonts w:ascii="Symbol" w:hAnsi="Symbol"/>
      </w:rPr>
    </w:lvl>
    <w:lvl w:ilvl="4" w:tplc="6DF60AB2">
      <w:start w:val="1"/>
      <w:numFmt w:val="bullet"/>
      <w:lvlText w:val=""/>
      <w:lvlJc w:val="left"/>
      <w:pPr>
        <w:ind w:left="720" w:hanging="360"/>
      </w:pPr>
      <w:rPr>
        <w:rFonts w:ascii="Symbol" w:hAnsi="Symbol"/>
      </w:rPr>
    </w:lvl>
    <w:lvl w:ilvl="5" w:tplc="8CBA4476">
      <w:start w:val="1"/>
      <w:numFmt w:val="bullet"/>
      <w:lvlText w:val=""/>
      <w:lvlJc w:val="left"/>
      <w:pPr>
        <w:ind w:left="720" w:hanging="360"/>
      </w:pPr>
      <w:rPr>
        <w:rFonts w:ascii="Symbol" w:hAnsi="Symbol"/>
      </w:rPr>
    </w:lvl>
    <w:lvl w:ilvl="6" w:tplc="E2B4A610">
      <w:start w:val="1"/>
      <w:numFmt w:val="bullet"/>
      <w:lvlText w:val=""/>
      <w:lvlJc w:val="left"/>
      <w:pPr>
        <w:ind w:left="720" w:hanging="360"/>
      </w:pPr>
      <w:rPr>
        <w:rFonts w:ascii="Symbol" w:hAnsi="Symbol"/>
      </w:rPr>
    </w:lvl>
    <w:lvl w:ilvl="7" w:tplc="5074C410">
      <w:start w:val="1"/>
      <w:numFmt w:val="bullet"/>
      <w:lvlText w:val=""/>
      <w:lvlJc w:val="left"/>
      <w:pPr>
        <w:ind w:left="720" w:hanging="360"/>
      </w:pPr>
      <w:rPr>
        <w:rFonts w:ascii="Symbol" w:hAnsi="Symbol"/>
      </w:rPr>
    </w:lvl>
    <w:lvl w:ilvl="8" w:tplc="0D2C8E06">
      <w:start w:val="1"/>
      <w:numFmt w:val="bullet"/>
      <w:lvlText w:val=""/>
      <w:lvlJc w:val="left"/>
      <w:pPr>
        <w:ind w:left="720" w:hanging="360"/>
      </w:pPr>
      <w:rPr>
        <w:rFonts w:ascii="Symbol" w:hAnsi="Symbol"/>
      </w:rPr>
    </w:lvl>
  </w:abstractNum>
  <w:abstractNum w:abstractNumId="1" w15:restartNumberingAfterBreak="0">
    <w:nsid w:val="35540331"/>
    <w:multiLevelType w:val="hybridMultilevel"/>
    <w:tmpl w:val="31A6FE7E"/>
    <w:lvl w:ilvl="0" w:tplc="B536455C">
      <w:start w:val="1"/>
      <w:numFmt w:val="bullet"/>
      <w:lvlText w:val=""/>
      <w:lvlJc w:val="left"/>
      <w:pPr>
        <w:ind w:left="720" w:hanging="360"/>
      </w:pPr>
      <w:rPr>
        <w:rFonts w:ascii="Symbol" w:hAnsi="Symbol"/>
      </w:rPr>
    </w:lvl>
    <w:lvl w:ilvl="1" w:tplc="48B47CEA">
      <w:start w:val="1"/>
      <w:numFmt w:val="bullet"/>
      <w:lvlText w:val=""/>
      <w:lvlJc w:val="left"/>
      <w:pPr>
        <w:ind w:left="720" w:hanging="360"/>
      </w:pPr>
      <w:rPr>
        <w:rFonts w:ascii="Symbol" w:hAnsi="Symbol"/>
      </w:rPr>
    </w:lvl>
    <w:lvl w:ilvl="2" w:tplc="7A84866E">
      <w:start w:val="1"/>
      <w:numFmt w:val="bullet"/>
      <w:lvlText w:val=""/>
      <w:lvlJc w:val="left"/>
      <w:pPr>
        <w:ind w:left="720" w:hanging="360"/>
      </w:pPr>
      <w:rPr>
        <w:rFonts w:ascii="Symbol" w:hAnsi="Symbol"/>
      </w:rPr>
    </w:lvl>
    <w:lvl w:ilvl="3" w:tplc="8DA69536">
      <w:start w:val="1"/>
      <w:numFmt w:val="bullet"/>
      <w:lvlText w:val=""/>
      <w:lvlJc w:val="left"/>
      <w:pPr>
        <w:ind w:left="720" w:hanging="360"/>
      </w:pPr>
      <w:rPr>
        <w:rFonts w:ascii="Symbol" w:hAnsi="Symbol"/>
      </w:rPr>
    </w:lvl>
    <w:lvl w:ilvl="4" w:tplc="A716A60A">
      <w:start w:val="1"/>
      <w:numFmt w:val="bullet"/>
      <w:lvlText w:val=""/>
      <w:lvlJc w:val="left"/>
      <w:pPr>
        <w:ind w:left="720" w:hanging="360"/>
      </w:pPr>
      <w:rPr>
        <w:rFonts w:ascii="Symbol" w:hAnsi="Symbol"/>
      </w:rPr>
    </w:lvl>
    <w:lvl w:ilvl="5" w:tplc="73CE1246">
      <w:start w:val="1"/>
      <w:numFmt w:val="bullet"/>
      <w:lvlText w:val=""/>
      <w:lvlJc w:val="left"/>
      <w:pPr>
        <w:ind w:left="720" w:hanging="360"/>
      </w:pPr>
      <w:rPr>
        <w:rFonts w:ascii="Symbol" w:hAnsi="Symbol"/>
      </w:rPr>
    </w:lvl>
    <w:lvl w:ilvl="6" w:tplc="595A630E">
      <w:start w:val="1"/>
      <w:numFmt w:val="bullet"/>
      <w:lvlText w:val=""/>
      <w:lvlJc w:val="left"/>
      <w:pPr>
        <w:ind w:left="720" w:hanging="360"/>
      </w:pPr>
      <w:rPr>
        <w:rFonts w:ascii="Symbol" w:hAnsi="Symbol"/>
      </w:rPr>
    </w:lvl>
    <w:lvl w:ilvl="7" w:tplc="66123394">
      <w:start w:val="1"/>
      <w:numFmt w:val="bullet"/>
      <w:lvlText w:val=""/>
      <w:lvlJc w:val="left"/>
      <w:pPr>
        <w:ind w:left="720" w:hanging="360"/>
      </w:pPr>
      <w:rPr>
        <w:rFonts w:ascii="Symbol" w:hAnsi="Symbol"/>
      </w:rPr>
    </w:lvl>
    <w:lvl w:ilvl="8" w:tplc="04323DB6">
      <w:start w:val="1"/>
      <w:numFmt w:val="bullet"/>
      <w:lvlText w:val=""/>
      <w:lvlJc w:val="left"/>
      <w:pPr>
        <w:ind w:left="720" w:hanging="360"/>
      </w:pPr>
      <w:rPr>
        <w:rFonts w:ascii="Symbol" w:hAnsi="Symbol"/>
      </w:rPr>
    </w:lvl>
  </w:abstractNum>
  <w:abstractNum w:abstractNumId="2" w15:restartNumberingAfterBreak="0">
    <w:nsid w:val="40985758"/>
    <w:multiLevelType w:val="hybridMultilevel"/>
    <w:tmpl w:val="3B081C7C"/>
    <w:lvl w:ilvl="0" w:tplc="38E4D860">
      <w:start w:val="1"/>
      <w:numFmt w:val="bullet"/>
      <w:lvlText w:val=""/>
      <w:lvlJc w:val="left"/>
      <w:pPr>
        <w:ind w:left="720" w:hanging="360"/>
      </w:pPr>
      <w:rPr>
        <w:rFonts w:ascii="Symbol" w:hAnsi="Symbol"/>
      </w:rPr>
    </w:lvl>
    <w:lvl w:ilvl="1" w:tplc="7CBE2904">
      <w:start w:val="1"/>
      <w:numFmt w:val="bullet"/>
      <w:lvlText w:val=""/>
      <w:lvlJc w:val="left"/>
      <w:pPr>
        <w:ind w:left="720" w:hanging="360"/>
      </w:pPr>
      <w:rPr>
        <w:rFonts w:ascii="Symbol" w:hAnsi="Symbol"/>
      </w:rPr>
    </w:lvl>
    <w:lvl w:ilvl="2" w:tplc="C8A03CD0">
      <w:start w:val="1"/>
      <w:numFmt w:val="bullet"/>
      <w:lvlText w:val=""/>
      <w:lvlJc w:val="left"/>
      <w:pPr>
        <w:ind w:left="720" w:hanging="360"/>
      </w:pPr>
      <w:rPr>
        <w:rFonts w:ascii="Symbol" w:hAnsi="Symbol"/>
      </w:rPr>
    </w:lvl>
    <w:lvl w:ilvl="3" w:tplc="722EB548">
      <w:start w:val="1"/>
      <w:numFmt w:val="bullet"/>
      <w:lvlText w:val=""/>
      <w:lvlJc w:val="left"/>
      <w:pPr>
        <w:ind w:left="720" w:hanging="360"/>
      </w:pPr>
      <w:rPr>
        <w:rFonts w:ascii="Symbol" w:hAnsi="Symbol"/>
      </w:rPr>
    </w:lvl>
    <w:lvl w:ilvl="4" w:tplc="07BAC364">
      <w:start w:val="1"/>
      <w:numFmt w:val="bullet"/>
      <w:lvlText w:val=""/>
      <w:lvlJc w:val="left"/>
      <w:pPr>
        <w:ind w:left="720" w:hanging="360"/>
      </w:pPr>
      <w:rPr>
        <w:rFonts w:ascii="Symbol" w:hAnsi="Symbol"/>
      </w:rPr>
    </w:lvl>
    <w:lvl w:ilvl="5" w:tplc="7AE4FEAA">
      <w:start w:val="1"/>
      <w:numFmt w:val="bullet"/>
      <w:lvlText w:val=""/>
      <w:lvlJc w:val="left"/>
      <w:pPr>
        <w:ind w:left="720" w:hanging="360"/>
      </w:pPr>
      <w:rPr>
        <w:rFonts w:ascii="Symbol" w:hAnsi="Symbol"/>
      </w:rPr>
    </w:lvl>
    <w:lvl w:ilvl="6" w:tplc="4E661442">
      <w:start w:val="1"/>
      <w:numFmt w:val="bullet"/>
      <w:lvlText w:val=""/>
      <w:lvlJc w:val="left"/>
      <w:pPr>
        <w:ind w:left="720" w:hanging="360"/>
      </w:pPr>
      <w:rPr>
        <w:rFonts w:ascii="Symbol" w:hAnsi="Symbol"/>
      </w:rPr>
    </w:lvl>
    <w:lvl w:ilvl="7" w:tplc="66D20D18">
      <w:start w:val="1"/>
      <w:numFmt w:val="bullet"/>
      <w:lvlText w:val=""/>
      <w:lvlJc w:val="left"/>
      <w:pPr>
        <w:ind w:left="720" w:hanging="360"/>
      </w:pPr>
      <w:rPr>
        <w:rFonts w:ascii="Symbol" w:hAnsi="Symbol"/>
      </w:rPr>
    </w:lvl>
    <w:lvl w:ilvl="8" w:tplc="B0C0580E">
      <w:start w:val="1"/>
      <w:numFmt w:val="bullet"/>
      <w:lvlText w:val=""/>
      <w:lvlJc w:val="left"/>
      <w:pPr>
        <w:ind w:left="720" w:hanging="360"/>
      </w:pPr>
      <w:rPr>
        <w:rFonts w:ascii="Symbol" w:hAnsi="Symbol"/>
      </w:rPr>
    </w:lvl>
  </w:abstractNum>
  <w:abstractNum w:abstractNumId="3" w15:restartNumberingAfterBreak="0">
    <w:nsid w:val="51C8217F"/>
    <w:multiLevelType w:val="hybridMultilevel"/>
    <w:tmpl w:val="5CBE3F2E"/>
    <w:lvl w:ilvl="0" w:tplc="3E140426">
      <w:start w:val="1"/>
      <w:numFmt w:val="bullet"/>
      <w:lvlText w:val=""/>
      <w:lvlJc w:val="left"/>
      <w:pPr>
        <w:ind w:left="720" w:hanging="360"/>
      </w:pPr>
      <w:rPr>
        <w:rFonts w:ascii="Symbol" w:hAnsi="Symbol"/>
      </w:rPr>
    </w:lvl>
    <w:lvl w:ilvl="1" w:tplc="9A48327E">
      <w:start w:val="1"/>
      <w:numFmt w:val="bullet"/>
      <w:lvlText w:val=""/>
      <w:lvlJc w:val="left"/>
      <w:pPr>
        <w:ind w:left="720" w:hanging="360"/>
      </w:pPr>
      <w:rPr>
        <w:rFonts w:ascii="Symbol" w:hAnsi="Symbol"/>
      </w:rPr>
    </w:lvl>
    <w:lvl w:ilvl="2" w:tplc="641CE664">
      <w:start w:val="1"/>
      <w:numFmt w:val="bullet"/>
      <w:lvlText w:val=""/>
      <w:lvlJc w:val="left"/>
      <w:pPr>
        <w:ind w:left="720" w:hanging="360"/>
      </w:pPr>
      <w:rPr>
        <w:rFonts w:ascii="Symbol" w:hAnsi="Symbol"/>
      </w:rPr>
    </w:lvl>
    <w:lvl w:ilvl="3" w:tplc="284A265C">
      <w:start w:val="1"/>
      <w:numFmt w:val="bullet"/>
      <w:lvlText w:val=""/>
      <w:lvlJc w:val="left"/>
      <w:pPr>
        <w:ind w:left="720" w:hanging="360"/>
      </w:pPr>
      <w:rPr>
        <w:rFonts w:ascii="Symbol" w:hAnsi="Symbol"/>
      </w:rPr>
    </w:lvl>
    <w:lvl w:ilvl="4" w:tplc="D916D48E">
      <w:start w:val="1"/>
      <w:numFmt w:val="bullet"/>
      <w:lvlText w:val=""/>
      <w:lvlJc w:val="left"/>
      <w:pPr>
        <w:ind w:left="720" w:hanging="360"/>
      </w:pPr>
      <w:rPr>
        <w:rFonts w:ascii="Symbol" w:hAnsi="Symbol"/>
      </w:rPr>
    </w:lvl>
    <w:lvl w:ilvl="5" w:tplc="DD280778">
      <w:start w:val="1"/>
      <w:numFmt w:val="bullet"/>
      <w:lvlText w:val=""/>
      <w:lvlJc w:val="left"/>
      <w:pPr>
        <w:ind w:left="720" w:hanging="360"/>
      </w:pPr>
      <w:rPr>
        <w:rFonts w:ascii="Symbol" w:hAnsi="Symbol"/>
      </w:rPr>
    </w:lvl>
    <w:lvl w:ilvl="6" w:tplc="C138FC94">
      <w:start w:val="1"/>
      <w:numFmt w:val="bullet"/>
      <w:lvlText w:val=""/>
      <w:lvlJc w:val="left"/>
      <w:pPr>
        <w:ind w:left="720" w:hanging="360"/>
      </w:pPr>
      <w:rPr>
        <w:rFonts w:ascii="Symbol" w:hAnsi="Symbol"/>
      </w:rPr>
    </w:lvl>
    <w:lvl w:ilvl="7" w:tplc="72C44900">
      <w:start w:val="1"/>
      <w:numFmt w:val="bullet"/>
      <w:lvlText w:val=""/>
      <w:lvlJc w:val="left"/>
      <w:pPr>
        <w:ind w:left="720" w:hanging="360"/>
      </w:pPr>
      <w:rPr>
        <w:rFonts w:ascii="Symbol" w:hAnsi="Symbol"/>
      </w:rPr>
    </w:lvl>
    <w:lvl w:ilvl="8" w:tplc="ED40535A">
      <w:start w:val="1"/>
      <w:numFmt w:val="bullet"/>
      <w:lvlText w:val=""/>
      <w:lvlJc w:val="left"/>
      <w:pPr>
        <w:ind w:left="720" w:hanging="360"/>
      </w:pPr>
      <w:rPr>
        <w:rFonts w:ascii="Symbol" w:hAnsi="Symbol"/>
      </w:rPr>
    </w:lvl>
  </w:abstractNum>
  <w:abstractNum w:abstractNumId="4" w15:restartNumberingAfterBreak="0">
    <w:nsid w:val="6A213A5D"/>
    <w:multiLevelType w:val="hybridMultilevel"/>
    <w:tmpl w:val="5D2614B0"/>
    <w:lvl w:ilvl="0" w:tplc="1376D828">
      <w:start w:val="1"/>
      <w:numFmt w:val="bullet"/>
      <w:lvlText w:val=""/>
      <w:lvlJc w:val="left"/>
      <w:pPr>
        <w:ind w:left="720" w:hanging="360"/>
      </w:pPr>
      <w:rPr>
        <w:rFonts w:ascii="Symbol" w:hAnsi="Symbol"/>
      </w:rPr>
    </w:lvl>
    <w:lvl w:ilvl="1" w:tplc="04B6F642">
      <w:start w:val="1"/>
      <w:numFmt w:val="bullet"/>
      <w:lvlText w:val=""/>
      <w:lvlJc w:val="left"/>
      <w:pPr>
        <w:ind w:left="720" w:hanging="360"/>
      </w:pPr>
      <w:rPr>
        <w:rFonts w:ascii="Symbol" w:hAnsi="Symbol"/>
      </w:rPr>
    </w:lvl>
    <w:lvl w:ilvl="2" w:tplc="D688DF1A">
      <w:start w:val="1"/>
      <w:numFmt w:val="bullet"/>
      <w:lvlText w:val=""/>
      <w:lvlJc w:val="left"/>
      <w:pPr>
        <w:ind w:left="720" w:hanging="360"/>
      </w:pPr>
      <w:rPr>
        <w:rFonts w:ascii="Symbol" w:hAnsi="Symbol"/>
      </w:rPr>
    </w:lvl>
    <w:lvl w:ilvl="3" w:tplc="8DBCCBE8">
      <w:start w:val="1"/>
      <w:numFmt w:val="bullet"/>
      <w:lvlText w:val=""/>
      <w:lvlJc w:val="left"/>
      <w:pPr>
        <w:ind w:left="720" w:hanging="360"/>
      </w:pPr>
      <w:rPr>
        <w:rFonts w:ascii="Symbol" w:hAnsi="Symbol"/>
      </w:rPr>
    </w:lvl>
    <w:lvl w:ilvl="4" w:tplc="254ACFAA">
      <w:start w:val="1"/>
      <w:numFmt w:val="bullet"/>
      <w:lvlText w:val=""/>
      <w:lvlJc w:val="left"/>
      <w:pPr>
        <w:ind w:left="720" w:hanging="360"/>
      </w:pPr>
      <w:rPr>
        <w:rFonts w:ascii="Symbol" w:hAnsi="Symbol"/>
      </w:rPr>
    </w:lvl>
    <w:lvl w:ilvl="5" w:tplc="3A86B9DC">
      <w:start w:val="1"/>
      <w:numFmt w:val="bullet"/>
      <w:lvlText w:val=""/>
      <w:lvlJc w:val="left"/>
      <w:pPr>
        <w:ind w:left="720" w:hanging="360"/>
      </w:pPr>
      <w:rPr>
        <w:rFonts w:ascii="Symbol" w:hAnsi="Symbol"/>
      </w:rPr>
    </w:lvl>
    <w:lvl w:ilvl="6" w:tplc="C2F49C8A">
      <w:start w:val="1"/>
      <w:numFmt w:val="bullet"/>
      <w:lvlText w:val=""/>
      <w:lvlJc w:val="left"/>
      <w:pPr>
        <w:ind w:left="720" w:hanging="360"/>
      </w:pPr>
      <w:rPr>
        <w:rFonts w:ascii="Symbol" w:hAnsi="Symbol"/>
      </w:rPr>
    </w:lvl>
    <w:lvl w:ilvl="7" w:tplc="D74AE060">
      <w:start w:val="1"/>
      <w:numFmt w:val="bullet"/>
      <w:lvlText w:val=""/>
      <w:lvlJc w:val="left"/>
      <w:pPr>
        <w:ind w:left="720" w:hanging="360"/>
      </w:pPr>
      <w:rPr>
        <w:rFonts w:ascii="Symbol" w:hAnsi="Symbol"/>
      </w:rPr>
    </w:lvl>
    <w:lvl w:ilvl="8" w:tplc="73E228B8">
      <w:start w:val="1"/>
      <w:numFmt w:val="bullet"/>
      <w:lvlText w:val=""/>
      <w:lvlJc w:val="left"/>
      <w:pPr>
        <w:ind w:left="720" w:hanging="360"/>
      </w:pPr>
      <w:rPr>
        <w:rFonts w:ascii="Symbol" w:hAnsi="Symbol"/>
      </w:rPr>
    </w:lvl>
  </w:abstractNum>
  <w:abstractNum w:abstractNumId="5" w15:restartNumberingAfterBreak="0">
    <w:nsid w:val="70FC4642"/>
    <w:multiLevelType w:val="hybridMultilevel"/>
    <w:tmpl w:val="27DEF4C4"/>
    <w:lvl w:ilvl="0" w:tplc="CCBE2788">
      <w:start w:val="1"/>
      <w:numFmt w:val="bullet"/>
      <w:lvlText w:val=""/>
      <w:lvlJc w:val="left"/>
      <w:pPr>
        <w:ind w:left="720" w:hanging="360"/>
      </w:pPr>
      <w:rPr>
        <w:rFonts w:ascii="Symbol" w:hAnsi="Symbol"/>
      </w:rPr>
    </w:lvl>
    <w:lvl w:ilvl="1" w:tplc="D9949A62">
      <w:start w:val="1"/>
      <w:numFmt w:val="bullet"/>
      <w:lvlText w:val=""/>
      <w:lvlJc w:val="left"/>
      <w:pPr>
        <w:ind w:left="720" w:hanging="360"/>
      </w:pPr>
      <w:rPr>
        <w:rFonts w:ascii="Symbol" w:hAnsi="Symbol"/>
      </w:rPr>
    </w:lvl>
    <w:lvl w:ilvl="2" w:tplc="4568F1BA">
      <w:start w:val="1"/>
      <w:numFmt w:val="bullet"/>
      <w:lvlText w:val=""/>
      <w:lvlJc w:val="left"/>
      <w:pPr>
        <w:ind w:left="720" w:hanging="360"/>
      </w:pPr>
      <w:rPr>
        <w:rFonts w:ascii="Symbol" w:hAnsi="Symbol"/>
      </w:rPr>
    </w:lvl>
    <w:lvl w:ilvl="3" w:tplc="0016B654">
      <w:start w:val="1"/>
      <w:numFmt w:val="bullet"/>
      <w:lvlText w:val=""/>
      <w:lvlJc w:val="left"/>
      <w:pPr>
        <w:ind w:left="720" w:hanging="360"/>
      </w:pPr>
      <w:rPr>
        <w:rFonts w:ascii="Symbol" w:hAnsi="Symbol"/>
      </w:rPr>
    </w:lvl>
    <w:lvl w:ilvl="4" w:tplc="346C7EDE">
      <w:start w:val="1"/>
      <w:numFmt w:val="bullet"/>
      <w:lvlText w:val=""/>
      <w:lvlJc w:val="left"/>
      <w:pPr>
        <w:ind w:left="720" w:hanging="360"/>
      </w:pPr>
      <w:rPr>
        <w:rFonts w:ascii="Symbol" w:hAnsi="Symbol"/>
      </w:rPr>
    </w:lvl>
    <w:lvl w:ilvl="5" w:tplc="A9025AB6">
      <w:start w:val="1"/>
      <w:numFmt w:val="bullet"/>
      <w:lvlText w:val=""/>
      <w:lvlJc w:val="left"/>
      <w:pPr>
        <w:ind w:left="720" w:hanging="360"/>
      </w:pPr>
      <w:rPr>
        <w:rFonts w:ascii="Symbol" w:hAnsi="Symbol"/>
      </w:rPr>
    </w:lvl>
    <w:lvl w:ilvl="6" w:tplc="7AA0B2C6">
      <w:start w:val="1"/>
      <w:numFmt w:val="bullet"/>
      <w:lvlText w:val=""/>
      <w:lvlJc w:val="left"/>
      <w:pPr>
        <w:ind w:left="720" w:hanging="360"/>
      </w:pPr>
      <w:rPr>
        <w:rFonts w:ascii="Symbol" w:hAnsi="Symbol"/>
      </w:rPr>
    </w:lvl>
    <w:lvl w:ilvl="7" w:tplc="F8509EF0">
      <w:start w:val="1"/>
      <w:numFmt w:val="bullet"/>
      <w:lvlText w:val=""/>
      <w:lvlJc w:val="left"/>
      <w:pPr>
        <w:ind w:left="720" w:hanging="360"/>
      </w:pPr>
      <w:rPr>
        <w:rFonts w:ascii="Symbol" w:hAnsi="Symbol"/>
      </w:rPr>
    </w:lvl>
    <w:lvl w:ilvl="8" w:tplc="F7A4F85A">
      <w:start w:val="1"/>
      <w:numFmt w:val="bullet"/>
      <w:lvlText w:val=""/>
      <w:lvlJc w:val="left"/>
      <w:pPr>
        <w:ind w:left="720" w:hanging="360"/>
      </w:pPr>
      <w:rPr>
        <w:rFonts w:ascii="Symbol" w:hAnsi="Symbol"/>
      </w:rPr>
    </w:lvl>
  </w:abstractNum>
  <w:abstractNum w:abstractNumId="6" w15:restartNumberingAfterBreak="0">
    <w:nsid w:val="716B5734"/>
    <w:multiLevelType w:val="hybridMultilevel"/>
    <w:tmpl w:val="491E7158"/>
    <w:lvl w:ilvl="0" w:tplc="AC083228">
      <w:start w:val="1"/>
      <w:numFmt w:val="bullet"/>
      <w:lvlText w:val=""/>
      <w:lvlJc w:val="left"/>
      <w:pPr>
        <w:ind w:left="720" w:hanging="360"/>
      </w:pPr>
      <w:rPr>
        <w:rFonts w:ascii="Symbol" w:hAnsi="Symbol"/>
      </w:rPr>
    </w:lvl>
    <w:lvl w:ilvl="1" w:tplc="7CF8C0B4">
      <w:start w:val="1"/>
      <w:numFmt w:val="bullet"/>
      <w:lvlText w:val=""/>
      <w:lvlJc w:val="left"/>
      <w:pPr>
        <w:ind w:left="720" w:hanging="360"/>
      </w:pPr>
      <w:rPr>
        <w:rFonts w:ascii="Symbol" w:hAnsi="Symbol"/>
      </w:rPr>
    </w:lvl>
    <w:lvl w:ilvl="2" w:tplc="49663406">
      <w:start w:val="1"/>
      <w:numFmt w:val="bullet"/>
      <w:lvlText w:val=""/>
      <w:lvlJc w:val="left"/>
      <w:pPr>
        <w:ind w:left="720" w:hanging="360"/>
      </w:pPr>
      <w:rPr>
        <w:rFonts w:ascii="Symbol" w:hAnsi="Symbol"/>
      </w:rPr>
    </w:lvl>
    <w:lvl w:ilvl="3" w:tplc="4F722776">
      <w:start w:val="1"/>
      <w:numFmt w:val="bullet"/>
      <w:lvlText w:val=""/>
      <w:lvlJc w:val="left"/>
      <w:pPr>
        <w:ind w:left="720" w:hanging="360"/>
      </w:pPr>
      <w:rPr>
        <w:rFonts w:ascii="Symbol" w:hAnsi="Symbol"/>
      </w:rPr>
    </w:lvl>
    <w:lvl w:ilvl="4" w:tplc="1DDE4F36">
      <w:start w:val="1"/>
      <w:numFmt w:val="bullet"/>
      <w:lvlText w:val=""/>
      <w:lvlJc w:val="left"/>
      <w:pPr>
        <w:ind w:left="720" w:hanging="360"/>
      </w:pPr>
      <w:rPr>
        <w:rFonts w:ascii="Symbol" w:hAnsi="Symbol"/>
      </w:rPr>
    </w:lvl>
    <w:lvl w:ilvl="5" w:tplc="569C07F0">
      <w:start w:val="1"/>
      <w:numFmt w:val="bullet"/>
      <w:lvlText w:val=""/>
      <w:lvlJc w:val="left"/>
      <w:pPr>
        <w:ind w:left="720" w:hanging="360"/>
      </w:pPr>
      <w:rPr>
        <w:rFonts w:ascii="Symbol" w:hAnsi="Symbol"/>
      </w:rPr>
    </w:lvl>
    <w:lvl w:ilvl="6" w:tplc="D49E5EF6">
      <w:start w:val="1"/>
      <w:numFmt w:val="bullet"/>
      <w:lvlText w:val=""/>
      <w:lvlJc w:val="left"/>
      <w:pPr>
        <w:ind w:left="720" w:hanging="360"/>
      </w:pPr>
      <w:rPr>
        <w:rFonts w:ascii="Symbol" w:hAnsi="Symbol"/>
      </w:rPr>
    </w:lvl>
    <w:lvl w:ilvl="7" w:tplc="706EB326">
      <w:start w:val="1"/>
      <w:numFmt w:val="bullet"/>
      <w:lvlText w:val=""/>
      <w:lvlJc w:val="left"/>
      <w:pPr>
        <w:ind w:left="720" w:hanging="360"/>
      </w:pPr>
      <w:rPr>
        <w:rFonts w:ascii="Symbol" w:hAnsi="Symbol"/>
      </w:rPr>
    </w:lvl>
    <w:lvl w:ilvl="8" w:tplc="5B344568">
      <w:start w:val="1"/>
      <w:numFmt w:val="bullet"/>
      <w:lvlText w:val=""/>
      <w:lvlJc w:val="left"/>
      <w:pPr>
        <w:ind w:left="720" w:hanging="360"/>
      </w:pPr>
      <w:rPr>
        <w:rFonts w:ascii="Symbol" w:hAnsi="Symbol"/>
      </w:rPr>
    </w:lvl>
  </w:abstractNum>
  <w:abstractNum w:abstractNumId="7" w15:restartNumberingAfterBreak="0">
    <w:nsid w:val="790D469C"/>
    <w:multiLevelType w:val="hybridMultilevel"/>
    <w:tmpl w:val="315025EC"/>
    <w:lvl w:ilvl="0" w:tplc="25CE99F2">
      <w:start w:val="1"/>
      <w:numFmt w:val="bullet"/>
      <w:lvlText w:val=""/>
      <w:lvlJc w:val="left"/>
      <w:pPr>
        <w:ind w:left="720" w:hanging="360"/>
      </w:pPr>
      <w:rPr>
        <w:rFonts w:ascii="Symbol" w:hAnsi="Symbol"/>
      </w:rPr>
    </w:lvl>
    <w:lvl w:ilvl="1" w:tplc="45AC5918">
      <w:start w:val="1"/>
      <w:numFmt w:val="bullet"/>
      <w:lvlText w:val=""/>
      <w:lvlJc w:val="left"/>
      <w:pPr>
        <w:ind w:left="720" w:hanging="360"/>
      </w:pPr>
      <w:rPr>
        <w:rFonts w:ascii="Symbol" w:hAnsi="Symbol"/>
      </w:rPr>
    </w:lvl>
    <w:lvl w:ilvl="2" w:tplc="651A1B26">
      <w:start w:val="1"/>
      <w:numFmt w:val="bullet"/>
      <w:lvlText w:val=""/>
      <w:lvlJc w:val="left"/>
      <w:pPr>
        <w:ind w:left="720" w:hanging="360"/>
      </w:pPr>
      <w:rPr>
        <w:rFonts w:ascii="Symbol" w:hAnsi="Symbol"/>
      </w:rPr>
    </w:lvl>
    <w:lvl w:ilvl="3" w:tplc="C48A86E0">
      <w:start w:val="1"/>
      <w:numFmt w:val="bullet"/>
      <w:lvlText w:val=""/>
      <w:lvlJc w:val="left"/>
      <w:pPr>
        <w:ind w:left="720" w:hanging="360"/>
      </w:pPr>
      <w:rPr>
        <w:rFonts w:ascii="Symbol" w:hAnsi="Symbol"/>
      </w:rPr>
    </w:lvl>
    <w:lvl w:ilvl="4" w:tplc="AFF00392">
      <w:start w:val="1"/>
      <w:numFmt w:val="bullet"/>
      <w:lvlText w:val=""/>
      <w:lvlJc w:val="left"/>
      <w:pPr>
        <w:ind w:left="720" w:hanging="360"/>
      </w:pPr>
      <w:rPr>
        <w:rFonts w:ascii="Symbol" w:hAnsi="Symbol"/>
      </w:rPr>
    </w:lvl>
    <w:lvl w:ilvl="5" w:tplc="65DC28E0">
      <w:start w:val="1"/>
      <w:numFmt w:val="bullet"/>
      <w:lvlText w:val=""/>
      <w:lvlJc w:val="left"/>
      <w:pPr>
        <w:ind w:left="720" w:hanging="360"/>
      </w:pPr>
      <w:rPr>
        <w:rFonts w:ascii="Symbol" w:hAnsi="Symbol"/>
      </w:rPr>
    </w:lvl>
    <w:lvl w:ilvl="6" w:tplc="A7EA6586">
      <w:start w:val="1"/>
      <w:numFmt w:val="bullet"/>
      <w:lvlText w:val=""/>
      <w:lvlJc w:val="left"/>
      <w:pPr>
        <w:ind w:left="720" w:hanging="360"/>
      </w:pPr>
      <w:rPr>
        <w:rFonts w:ascii="Symbol" w:hAnsi="Symbol"/>
      </w:rPr>
    </w:lvl>
    <w:lvl w:ilvl="7" w:tplc="520C1C82">
      <w:start w:val="1"/>
      <w:numFmt w:val="bullet"/>
      <w:lvlText w:val=""/>
      <w:lvlJc w:val="left"/>
      <w:pPr>
        <w:ind w:left="720" w:hanging="360"/>
      </w:pPr>
      <w:rPr>
        <w:rFonts w:ascii="Symbol" w:hAnsi="Symbol"/>
      </w:rPr>
    </w:lvl>
    <w:lvl w:ilvl="8" w:tplc="0372859A">
      <w:start w:val="1"/>
      <w:numFmt w:val="bullet"/>
      <w:lvlText w:val=""/>
      <w:lvlJc w:val="left"/>
      <w:pPr>
        <w:ind w:left="720" w:hanging="360"/>
      </w:pPr>
      <w:rPr>
        <w:rFonts w:ascii="Symbol" w:hAnsi="Symbol"/>
      </w:rPr>
    </w:lvl>
  </w:abstractNum>
  <w:num w:numId="1" w16cid:durableId="105780992">
    <w:abstractNumId w:val="0"/>
  </w:num>
  <w:num w:numId="2" w16cid:durableId="1665740843">
    <w:abstractNumId w:val="7"/>
  </w:num>
  <w:num w:numId="3" w16cid:durableId="960301920">
    <w:abstractNumId w:val="2"/>
  </w:num>
  <w:num w:numId="4" w16cid:durableId="262153477">
    <w:abstractNumId w:val="5"/>
  </w:num>
  <w:num w:numId="5" w16cid:durableId="2080014322">
    <w:abstractNumId w:val="1"/>
  </w:num>
  <w:num w:numId="6" w16cid:durableId="2119372860">
    <w:abstractNumId w:val="6"/>
  </w:num>
  <w:num w:numId="7" w16cid:durableId="1168785811">
    <w:abstractNumId w:val="4"/>
  </w:num>
  <w:num w:numId="8" w16cid:durableId="24060770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rees">
    <w15:presenceInfo w15:providerId="Windows Live" w15:userId="e4666eeaa5b795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5"/>
    <w:rsid w:val="0000049E"/>
    <w:rsid w:val="00003266"/>
    <w:rsid w:val="0000648F"/>
    <w:rsid w:val="00007879"/>
    <w:rsid w:val="000136BE"/>
    <w:rsid w:val="000141E4"/>
    <w:rsid w:val="00016124"/>
    <w:rsid w:val="000174F0"/>
    <w:rsid w:val="0002007B"/>
    <w:rsid w:val="000220D8"/>
    <w:rsid w:val="00023951"/>
    <w:rsid w:val="00025242"/>
    <w:rsid w:val="000254AF"/>
    <w:rsid w:val="000255A9"/>
    <w:rsid w:val="00026EDA"/>
    <w:rsid w:val="000300DF"/>
    <w:rsid w:val="00030205"/>
    <w:rsid w:val="00030F38"/>
    <w:rsid w:val="00032CAB"/>
    <w:rsid w:val="000339AE"/>
    <w:rsid w:val="00033F4B"/>
    <w:rsid w:val="000517BB"/>
    <w:rsid w:val="000532C2"/>
    <w:rsid w:val="00055979"/>
    <w:rsid w:val="00056D12"/>
    <w:rsid w:val="00056E44"/>
    <w:rsid w:val="000609F9"/>
    <w:rsid w:val="00063DAC"/>
    <w:rsid w:val="000641A9"/>
    <w:rsid w:val="0006481B"/>
    <w:rsid w:val="00064E0D"/>
    <w:rsid w:val="00066D6F"/>
    <w:rsid w:val="00070DE4"/>
    <w:rsid w:val="00071C41"/>
    <w:rsid w:val="00072FAF"/>
    <w:rsid w:val="00072FF3"/>
    <w:rsid w:val="0007791E"/>
    <w:rsid w:val="000835FC"/>
    <w:rsid w:val="00084136"/>
    <w:rsid w:val="00084BB8"/>
    <w:rsid w:val="000864D2"/>
    <w:rsid w:val="000A1316"/>
    <w:rsid w:val="000C01D9"/>
    <w:rsid w:val="000C1357"/>
    <w:rsid w:val="000C3469"/>
    <w:rsid w:val="000C51B8"/>
    <w:rsid w:val="000C6EBF"/>
    <w:rsid w:val="000D06B2"/>
    <w:rsid w:val="000D13A8"/>
    <w:rsid w:val="000D4872"/>
    <w:rsid w:val="000D6FE5"/>
    <w:rsid w:val="000D78EE"/>
    <w:rsid w:val="000E44AB"/>
    <w:rsid w:val="000E45E7"/>
    <w:rsid w:val="000E56A9"/>
    <w:rsid w:val="000E74F1"/>
    <w:rsid w:val="000E79E9"/>
    <w:rsid w:val="000F03E5"/>
    <w:rsid w:val="000F0B0A"/>
    <w:rsid w:val="000F46B0"/>
    <w:rsid w:val="000F7347"/>
    <w:rsid w:val="00100B76"/>
    <w:rsid w:val="00105F06"/>
    <w:rsid w:val="00111FC3"/>
    <w:rsid w:val="00112F4C"/>
    <w:rsid w:val="00113075"/>
    <w:rsid w:val="00113252"/>
    <w:rsid w:val="00122D3D"/>
    <w:rsid w:val="001246EB"/>
    <w:rsid w:val="00125805"/>
    <w:rsid w:val="00130B96"/>
    <w:rsid w:val="001317F8"/>
    <w:rsid w:val="00141D3E"/>
    <w:rsid w:val="001436B3"/>
    <w:rsid w:val="00143B71"/>
    <w:rsid w:val="00144AC3"/>
    <w:rsid w:val="001451E3"/>
    <w:rsid w:val="00145723"/>
    <w:rsid w:val="00151AFF"/>
    <w:rsid w:val="001531C7"/>
    <w:rsid w:val="001531DD"/>
    <w:rsid w:val="0015495B"/>
    <w:rsid w:val="00161911"/>
    <w:rsid w:val="00161C1A"/>
    <w:rsid w:val="00163EC3"/>
    <w:rsid w:val="00166153"/>
    <w:rsid w:val="0016692A"/>
    <w:rsid w:val="001722B9"/>
    <w:rsid w:val="0017303B"/>
    <w:rsid w:val="0017358A"/>
    <w:rsid w:val="00176994"/>
    <w:rsid w:val="00177840"/>
    <w:rsid w:val="001840B4"/>
    <w:rsid w:val="00186BDE"/>
    <w:rsid w:val="00193C45"/>
    <w:rsid w:val="00195A5A"/>
    <w:rsid w:val="001A1046"/>
    <w:rsid w:val="001A1961"/>
    <w:rsid w:val="001A3E6D"/>
    <w:rsid w:val="001A5B57"/>
    <w:rsid w:val="001B0285"/>
    <w:rsid w:val="001B40D1"/>
    <w:rsid w:val="001C59E2"/>
    <w:rsid w:val="001C6C66"/>
    <w:rsid w:val="001C7D80"/>
    <w:rsid w:val="001D0565"/>
    <w:rsid w:val="001D0874"/>
    <w:rsid w:val="001D3337"/>
    <w:rsid w:val="001D421E"/>
    <w:rsid w:val="001E25F7"/>
    <w:rsid w:val="001E2A12"/>
    <w:rsid w:val="001E3259"/>
    <w:rsid w:val="001E7B71"/>
    <w:rsid w:val="001E7B75"/>
    <w:rsid w:val="001F02FF"/>
    <w:rsid w:val="001F0C8F"/>
    <w:rsid w:val="001F10CE"/>
    <w:rsid w:val="001F3015"/>
    <w:rsid w:val="001F36FB"/>
    <w:rsid w:val="0020029B"/>
    <w:rsid w:val="00202733"/>
    <w:rsid w:val="0020666A"/>
    <w:rsid w:val="002073DE"/>
    <w:rsid w:val="00213382"/>
    <w:rsid w:val="00215329"/>
    <w:rsid w:val="00215CBC"/>
    <w:rsid w:val="00216E6F"/>
    <w:rsid w:val="00217A11"/>
    <w:rsid w:val="002239A3"/>
    <w:rsid w:val="00223C5F"/>
    <w:rsid w:val="002253F8"/>
    <w:rsid w:val="0022546D"/>
    <w:rsid w:val="00226FD9"/>
    <w:rsid w:val="002274A4"/>
    <w:rsid w:val="0022795F"/>
    <w:rsid w:val="00227E93"/>
    <w:rsid w:val="00230B60"/>
    <w:rsid w:val="0023482A"/>
    <w:rsid w:val="00237AB8"/>
    <w:rsid w:val="00240DCD"/>
    <w:rsid w:val="00241794"/>
    <w:rsid w:val="002424E9"/>
    <w:rsid w:val="002467C6"/>
    <w:rsid w:val="00253163"/>
    <w:rsid w:val="0025381A"/>
    <w:rsid w:val="00254DBF"/>
    <w:rsid w:val="00255598"/>
    <w:rsid w:val="00264E3D"/>
    <w:rsid w:val="002658AC"/>
    <w:rsid w:val="00266075"/>
    <w:rsid w:val="0026673F"/>
    <w:rsid w:val="00267313"/>
    <w:rsid w:val="002731F4"/>
    <w:rsid w:val="00282712"/>
    <w:rsid w:val="0028464B"/>
    <w:rsid w:val="00290FEE"/>
    <w:rsid w:val="00292C03"/>
    <w:rsid w:val="00295E72"/>
    <w:rsid w:val="00297B71"/>
    <w:rsid w:val="002A6C23"/>
    <w:rsid w:val="002B11DD"/>
    <w:rsid w:val="002B55B0"/>
    <w:rsid w:val="002B7317"/>
    <w:rsid w:val="002C1AAB"/>
    <w:rsid w:val="002C7102"/>
    <w:rsid w:val="002D0E86"/>
    <w:rsid w:val="002D2387"/>
    <w:rsid w:val="002D2395"/>
    <w:rsid w:val="002D7E2A"/>
    <w:rsid w:val="002E0717"/>
    <w:rsid w:val="002E0868"/>
    <w:rsid w:val="002E3CED"/>
    <w:rsid w:val="002F2B19"/>
    <w:rsid w:val="002F2D17"/>
    <w:rsid w:val="002F2DE7"/>
    <w:rsid w:val="002F2E21"/>
    <w:rsid w:val="002F4A0D"/>
    <w:rsid w:val="002F4F3A"/>
    <w:rsid w:val="002F6257"/>
    <w:rsid w:val="003005A0"/>
    <w:rsid w:val="00301546"/>
    <w:rsid w:val="00315922"/>
    <w:rsid w:val="003202DB"/>
    <w:rsid w:val="0032043C"/>
    <w:rsid w:val="00320550"/>
    <w:rsid w:val="00322A65"/>
    <w:rsid w:val="00325189"/>
    <w:rsid w:val="003326B4"/>
    <w:rsid w:val="003331F7"/>
    <w:rsid w:val="00335AC9"/>
    <w:rsid w:val="003402AF"/>
    <w:rsid w:val="00340628"/>
    <w:rsid w:val="00346A53"/>
    <w:rsid w:val="00347E68"/>
    <w:rsid w:val="003514FB"/>
    <w:rsid w:val="00351E3F"/>
    <w:rsid w:val="003534F4"/>
    <w:rsid w:val="0035529E"/>
    <w:rsid w:val="003556A8"/>
    <w:rsid w:val="0036465C"/>
    <w:rsid w:val="00365C6E"/>
    <w:rsid w:val="0037338E"/>
    <w:rsid w:val="00374374"/>
    <w:rsid w:val="003758B4"/>
    <w:rsid w:val="00375A42"/>
    <w:rsid w:val="00375BC2"/>
    <w:rsid w:val="00377081"/>
    <w:rsid w:val="0037758E"/>
    <w:rsid w:val="00385E0C"/>
    <w:rsid w:val="00387BA8"/>
    <w:rsid w:val="0039091F"/>
    <w:rsid w:val="00390D3A"/>
    <w:rsid w:val="00394968"/>
    <w:rsid w:val="00394F58"/>
    <w:rsid w:val="00395A1F"/>
    <w:rsid w:val="00396794"/>
    <w:rsid w:val="00396A10"/>
    <w:rsid w:val="00396A97"/>
    <w:rsid w:val="003A08BC"/>
    <w:rsid w:val="003A11D4"/>
    <w:rsid w:val="003A2024"/>
    <w:rsid w:val="003A7441"/>
    <w:rsid w:val="003B21A1"/>
    <w:rsid w:val="003B37F3"/>
    <w:rsid w:val="003B5DA6"/>
    <w:rsid w:val="003B604A"/>
    <w:rsid w:val="003B64A5"/>
    <w:rsid w:val="003C7A3F"/>
    <w:rsid w:val="003C7BD8"/>
    <w:rsid w:val="003D3274"/>
    <w:rsid w:val="003D4368"/>
    <w:rsid w:val="003D7406"/>
    <w:rsid w:val="003D7F62"/>
    <w:rsid w:val="003E1637"/>
    <w:rsid w:val="003E2D12"/>
    <w:rsid w:val="003E3D53"/>
    <w:rsid w:val="003E461F"/>
    <w:rsid w:val="003E5BF0"/>
    <w:rsid w:val="003E6FAA"/>
    <w:rsid w:val="003F0B49"/>
    <w:rsid w:val="003F1D15"/>
    <w:rsid w:val="003F7586"/>
    <w:rsid w:val="003F7587"/>
    <w:rsid w:val="00400E5A"/>
    <w:rsid w:val="00401510"/>
    <w:rsid w:val="0040537B"/>
    <w:rsid w:val="004107DD"/>
    <w:rsid w:val="0041092C"/>
    <w:rsid w:val="00411757"/>
    <w:rsid w:val="00413CE7"/>
    <w:rsid w:val="00414A4E"/>
    <w:rsid w:val="00416102"/>
    <w:rsid w:val="004174DB"/>
    <w:rsid w:val="004238AB"/>
    <w:rsid w:val="0042620F"/>
    <w:rsid w:val="00431FE4"/>
    <w:rsid w:val="004330B7"/>
    <w:rsid w:val="00435DD5"/>
    <w:rsid w:val="00440464"/>
    <w:rsid w:val="0044459A"/>
    <w:rsid w:val="00444648"/>
    <w:rsid w:val="00444D3D"/>
    <w:rsid w:val="004526D2"/>
    <w:rsid w:val="00454D05"/>
    <w:rsid w:val="004551EA"/>
    <w:rsid w:val="0046106D"/>
    <w:rsid w:val="0046198D"/>
    <w:rsid w:val="00465C24"/>
    <w:rsid w:val="0047182E"/>
    <w:rsid w:val="004721EE"/>
    <w:rsid w:val="00472A8F"/>
    <w:rsid w:val="00473CA1"/>
    <w:rsid w:val="00483561"/>
    <w:rsid w:val="00484790"/>
    <w:rsid w:val="00485FA9"/>
    <w:rsid w:val="004860BC"/>
    <w:rsid w:val="004920E0"/>
    <w:rsid w:val="0049382B"/>
    <w:rsid w:val="004A185C"/>
    <w:rsid w:val="004B0963"/>
    <w:rsid w:val="004B44A8"/>
    <w:rsid w:val="004C16B4"/>
    <w:rsid w:val="004C2241"/>
    <w:rsid w:val="004C56A3"/>
    <w:rsid w:val="004C7605"/>
    <w:rsid w:val="004C786F"/>
    <w:rsid w:val="004C7AB1"/>
    <w:rsid w:val="004C7C86"/>
    <w:rsid w:val="004D04F6"/>
    <w:rsid w:val="004D3DE6"/>
    <w:rsid w:val="004D6D8C"/>
    <w:rsid w:val="004E5D7E"/>
    <w:rsid w:val="004F2470"/>
    <w:rsid w:val="004F37CC"/>
    <w:rsid w:val="004F3A15"/>
    <w:rsid w:val="004F4059"/>
    <w:rsid w:val="004F5B65"/>
    <w:rsid w:val="004F6724"/>
    <w:rsid w:val="00501508"/>
    <w:rsid w:val="005023F1"/>
    <w:rsid w:val="00504DC2"/>
    <w:rsid w:val="00514CA6"/>
    <w:rsid w:val="00514E10"/>
    <w:rsid w:val="00515C0A"/>
    <w:rsid w:val="00515F28"/>
    <w:rsid w:val="00523D85"/>
    <w:rsid w:val="00525EC3"/>
    <w:rsid w:val="00526B98"/>
    <w:rsid w:val="00530388"/>
    <w:rsid w:val="00530398"/>
    <w:rsid w:val="005317F8"/>
    <w:rsid w:val="0053584F"/>
    <w:rsid w:val="00535993"/>
    <w:rsid w:val="00536C57"/>
    <w:rsid w:val="00541ED9"/>
    <w:rsid w:val="0054300B"/>
    <w:rsid w:val="00543FD8"/>
    <w:rsid w:val="00551735"/>
    <w:rsid w:val="00552D12"/>
    <w:rsid w:val="00553551"/>
    <w:rsid w:val="0055496B"/>
    <w:rsid w:val="00556312"/>
    <w:rsid w:val="0055741F"/>
    <w:rsid w:val="0056188E"/>
    <w:rsid w:val="00563520"/>
    <w:rsid w:val="00563686"/>
    <w:rsid w:val="00564C7C"/>
    <w:rsid w:val="005709D2"/>
    <w:rsid w:val="005727A6"/>
    <w:rsid w:val="00574A0F"/>
    <w:rsid w:val="00574C67"/>
    <w:rsid w:val="00574CF3"/>
    <w:rsid w:val="005752F3"/>
    <w:rsid w:val="00583C42"/>
    <w:rsid w:val="0058576D"/>
    <w:rsid w:val="00585BE9"/>
    <w:rsid w:val="005876E4"/>
    <w:rsid w:val="00592633"/>
    <w:rsid w:val="00592812"/>
    <w:rsid w:val="00594DBB"/>
    <w:rsid w:val="005A08B9"/>
    <w:rsid w:val="005A129B"/>
    <w:rsid w:val="005A5766"/>
    <w:rsid w:val="005A7962"/>
    <w:rsid w:val="005B0E2C"/>
    <w:rsid w:val="005B0F1B"/>
    <w:rsid w:val="005B69F9"/>
    <w:rsid w:val="005C44FC"/>
    <w:rsid w:val="005C4A65"/>
    <w:rsid w:val="005C5C43"/>
    <w:rsid w:val="005C7838"/>
    <w:rsid w:val="005D0304"/>
    <w:rsid w:val="005D0834"/>
    <w:rsid w:val="005D2365"/>
    <w:rsid w:val="005D5BB3"/>
    <w:rsid w:val="005D709F"/>
    <w:rsid w:val="005E01A9"/>
    <w:rsid w:val="005E0BA9"/>
    <w:rsid w:val="005F11B0"/>
    <w:rsid w:val="005F1E15"/>
    <w:rsid w:val="005F23BA"/>
    <w:rsid w:val="005F27F5"/>
    <w:rsid w:val="005F2C1D"/>
    <w:rsid w:val="005F2F44"/>
    <w:rsid w:val="005F3B84"/>
    <w:rsid w:val="005F70E5"/>
    <w:rsid w:val="005F7BAC"/>
    <w:rsid w:val="005F7EB8"/>
    <w:rsid w:val="0060194C"/>
    <w:rsid w:val="00601C2A"/>
    <w:rsid w:val="0060390C"/>
    <w:rsid w:val="00605925"/>
    <w:rsid w:val="00605F7B"/>
    <w:rsid w:val="00607F4B"/>
    <w:rsid w:val="00615782"/>
    <w:rsid w:val="00622D8D"/>
    <w:rsid w:val="00624B4A"/>
    <w:rsid w:val="00624E98"/>
    <w:rsid w:val="0062545A"/>
    <w:rsid w:val="00625D1D"/>
    <w:rsid w:val="0063176E"/>
    <w:rsid w:val="00631B55"/>
    <w:rsid w:val="0063415A"/>
    <w:rsid w:val="0063571F"/>
    <w:rsid w:val="00636779"/>
    <w:rsid w:val="00642218"/>
    <w:rsid w:val="00643B5F"/>
    <w:rsid w:val="0064500D"/>
    <w:rsid w:val="0065079B"/>
    <w:rsid w:val="0065340B"/>
    <w:rsid w:val="00654FC7"/>
    <w:rsid w:val="00656705"/>
    <w:rsid w:val="00660F76"/>
    <w:rsid w:val="00661A9E"/>
    <w:rsid w:val="00661F84"/>
    <w:rsid w:val="00665287"/>
    <w:rsid w:val="0067248D"/>
    <w:rsid w:val="0067412B"/>
    <w:rsid w:val="00675BEC"/>
    <w:rsid w:val="00676453"/>
    <w:rsid w:val="006803EA"/>
    <w:rsid w:val="00680F77"/>
    <w:rsid w:val="00681DA2"/>
    <w:rsid w:val="00682EB7"/>
    <w:rsid w:val="0068349E"/>
    <w:rsid w:val="006913FE"/>
    <w:rsid w:val="00695D1A"/>
    <w:rsid w:val="006A0C21"/>
    <w:rsid w:val="006A10EA"/>
    <w:rsid w:val="006A6D70"/>
    <w:rsid w:val="006A6E9B"/>
    <w:rsid w:val="006A7166"/>
    <w:rsid w:val="006A7CAE"/>
    <w:rsid w:val="006B061A"/>
    <w:rsid w:val="006B1630"/>
    <w:rsid w:val="006B256C"/>
    <w:rsid w:val="006B69AD"/>
    <w:rsid w:val="006C1A80"/>
    <w:rsid w:val="006C1CAD"/>
    <w:rsid w:val="006C289C"/>
    <w:rsid w:val="006C3EDF"/>
    <w:rsid w:val="006C4828"/>
    <w:rsid w:val="006C4F48"/>
    <w:rsid w:val="006C54BE"/>
    <w:rsid w:val="006C65BA"/>
    <w:rsid w:val="006D0BB9"/>
    <w:rsid w:val="006D1881"/>
    <w:rsid w:val="006D3968"/>
    <w:rsid w:val="006D3994"/>
    <w:rsid w:val="006D4CBE"/>
    <w:rsid w:val="006D5B49"/>
    <w:rsid w:val="006D6780"/>
    <w:rsid w:val="006E1C4E"/>
    <w:rsid w:val="006E1D5B"/>
    <w:rsid w:val="006E6F69"/>
    <w:rsid w:val="006F55AA"/>
    <w:rsid w:val="006F56D9"/>
    <w:rsid w:val="006F5F35"/>
    <w:rsid w:val="006F6C16"/>
    <w:rsid w:val="006F7151"/>
    <w:rsid w:val="00700992"/>
    <w:rsid w:val="007009AA"/>
    <w:rsid w:val="00701774"/>
    <w:rsid w:val="0070466A"/>
    <w:rsid w:val="00714505"/>
    <w:rsid w:val="007171B3"/>
    <w:rsid w:val="00720983"/>
    <w:rsid w:val="007237DF"/>
    <w:rsid w:val="00730B7B"/>
    <w:rsid w:val="00737607"/>
    <w:rsid w:val="00744D3B"/>
    <w:rsid w:val="0074509C"/>
    <w:rsid w:val="00746F3C"/>
    <w:rsid w:val="007507C8"/>
    <w:rsid w:val="00752D54"/>
    <w:rsid w:val="00753C9C"/>
    <w:rsid w:val="00755EE9"/>
    <w:rsid w:val="0075750F"/>
    <w:rsid w:val="007575B3"/>
    <w:rsid w:val="007676DF"/>
    <w:rsid w:val="007716B9"/>
    <w:rsid w:val="00771F82"/>
    <w:rsid w:val="00772534"/>
    <w:rsid w:val="00775CF8"/>
    <w:rsid w:val="00775D93"/>
    <w:rsid w:val="00777FFD"/>
    <w:rsid w:val="00781D08"/>
    <w:rsid w:val="00782253"/>
    <w:rsid w:val="0078283E"/>
    <w:rsid w:val="007831EE"/>
    <w:rsid w:val="00786122"/>
    <w:rsid w:val="00790DF0"/>
    <w:rsid w:val="00792FE3"/>
    <w:rsid w:val="00793561"/>
    <w:rsid w:val="00793A7A"/>
    <w:rsid w:val="00795294"/>
    <w:rsid w:val="0079532C"/>
    <w:rsid w:val="007A360C"/>
    <w:rsid w:val="007A6419"/>
    <w:rsid w:val="007A649D"/>
    <w:rsid w:val="007B0BE0"/>
    <w:rsid w:val="007B503E"/>
    <w:rsid w:val="007B5495"/>
    <w:rsid w:val="007B6893"/>
    <w:rsid w:val="007C10C8"/>
    <w:rsid w:val="007C37E3"/>
    <w:rsid w:val="007C59D9"/>
    <w:rsid w:val="007D7168"/>
    <w:rsid w:val="007E03B8"/>
    <w:rsid w:val="007E19BC"/>
    <w:rsid w:val="007E2E43"/>
    <w:rsid w:val="007E4E50"/>
    <w:rsid w:val="007E6FFF"/>
    <w:rsid w:val="007F155D"/>
    <w:rsid w:val="007F3BEA"/>
    <w:rsid w:val="007F3F11"/>
    <w:rsid w:val="007F461D"/>
    <w:rsid w:val="007F5339"/>
    <w:rsid w:val="007F63B2"/>
    <w:rsid w:val="0080292A"/>
    <w:rsid w:val="00803FC4"/>
    <w:rsid w:val="00804352"/>
    <w:rsid w:val="00810651"/>
    <w:rsid w:val="00810AB6"/>
    <w:rsid w:val="00814071"/>
    <w:rsid w:val="00823D22"/>
    <w:rsid w:val="00834303"/>
    <w:rsid w:val="00834C6E"/>
    <w:rsid w:val="0083567A"/>
    <w:rsid w:val="00842009"/>
    <w:rsid w:val="00844255"/>
    <w:rsid w:val="0084436C"/>
    <w:rsid w:val="00847EBE"/>
    <w:rsid w:val="00851F41"/>
    <w:rsid w:val="00852643"/>
    <w:rsid w:val="008553F7"/>
    <w:rsid w:val="0085648A"/>
    <w:rsid w:val="0085657F"/>
    <w:rsid w:val="008615D2"/>
    <w:rsid w:val="0086190D"/>
    <w:rsid w:val="00863EBF"/>
    <w:rsid w:val="00867ABF"/>
    <w:rsid w:val="00876AC6"/>
    <w:rsid w:val="008813A6"/>
    <w:rsid w:val="008813D2"/>
    <w:rsid w:val="00881738"/>
    <w:rsid w:val="00885262"/>
    <w:rsid w:val="00885F6C"/>
    <w:rsid w:val="00886DC8"/>
    <w:rsid w:val="00886EED"/>
    <w:rsid w:val="008944F8"/>
    <w:rsid w:val="008961F4"/>
    <w:rsid w:val="008966B2"/>
    <w:rsid w:val="00897C2F"/>
    <w:rsid w:val="008A1756"/>
    <w:rsid w:val="008A4BA5"/>
    <w:rsid w:val="008B35DB"/>
    <w:rsid w:val="008B5AE2"/>
    <w:rsid w:val="008B6D68"/>
    <w:rsid w:val="008C0BFA"/>
    <w:rsid w:val="008C2FB6"/>
    <w:rsid w:val="008C6E90"/>
    <w:rsid w:val="008D0868"/>
    <w:rsid w:val="008D1223"/>
    <w:rsid w:val="008D62B4"/>
    <w:rsid w:val="008D796B"/>
    <w:rsid w:val="008E0373"/>
    <w:rsid w:val="008F1E82"/>
    <w:rsid w:val="008F30DC"/>
    <w:rsid w:val="008F32CF"/>
    <w:rsid w:val="008F3E51"/>
    <w:rsid w:val="008F4439"/>
    <w:rsid w:val="008F57DF"/>
    <w:rsid w:val="00901A9A"/>
    <w:rsid w:val="00903C07"/>
    <w:rsid w:val="00904A83"/>
    <w:rsid w:val="00912A3D"/>
    <w:rsid w:val="00912AFB"/>
    <w:rsid w:val="009150E2"/>
    <w:rsid w:val="0091549C"/>
    <w:rsid w:val="00915847"/>
    <w:rsid w:val="00915A0A"/>
    <w:rsid w:val="00916BBA"/>
    <w:rsid w:val="00925825"/>
    <w:rsid w:val="00926060"/>
    <w:rsid w:val="0092712A"/>
    <w:rsid w:val="0093143D"/>
    <w:rsid w:val="00932CE5"/>
    <w:rsid w:val="009331B5"/>
    <w:rsid w:val="00933C7F"/>
    <w:rsid w:val="00935766"/>
    <w:rsid w:val="00936C0D"/>
    <w:rsid w:val="00942ED8"/>
    <w:rsid w:val="0094435A"/>
    <w:rsid w:val="00945E50"/>
    <w:rsid w:val="00946CFC"/>
    <w:rsid w:val="0095584B"/>
    <w:rsid w:val="00957A64"/>
    <w:rsid w:val="009604EB"/>
    <w:rsid w:val="00962020"/>
    <w:rsid w:val="00962565"/>
    <w:rsid w:val="00964041"/>
    <w:rsid w:val="0096689F"/>
    <w:rsid w:val="00967E7D"/>
    <w:rsid w:val="00971A21"/>
    <w:rsid w:val="00972C75"/>
    <w:rsid w:val="00977E40"/>
    <w:rsid w:val="00980AB0"/>
    <w:rsid w:val="00982D6E"/>
    <w:rsid w:val="00982F85"/>
    <w:rsid w:val="009908AA"/>
    <w:rsid w:val="00991A4C"/>
    <w:rsid w:val="00993101"/>
    <w:rsid w:val="00993DF3"/>
    <w:rsid w:val="009953D2"/>
    <w:rsid w:val="00996625"/>
    <w:rsid w:val="009A03BB"/>
    <w:rsid w:val="009A0457"/>
    <w:rsid w:val="009A06A9"/>
    <w:rsid w:val="009A3EA3"/>
    <w:rsid w:val="009B239E"/>
    <w:rsid w:val="009B2EC8"/>
    <w:rsid w:val="009B5233"/>
    <w:rsid w:val="009B5BBD"/>
    <w:rsid w:val="009C1FCD"/>
    <w:rsid w:val="009C2D93"/>
    <w:rsid w:val="009C3173"/>
    <w:rsid w:val="009C7CBB"/>
    <w:rsid w:val="009D131B"/>
    <w:rsid w:val="009D151D"/>
    <w:rsid w:val="009D50C5"/>
    <w:rsid w:val="009D5F04"/>
    <w:rsid w:val="009D6B62"/>
    <w:rsid w:val="009D7044"/>
    <w:rsid w:val="009D7CFE"/>
    <w:rsid w:val="009D7F45"/>
    <w:rsid w:val="009E3160"/>
    <w:rsid w:val="009E3BEC"/>
    <w:rsid w:val="009E4B57"/>
    <w:rsid w:val="009E5A70"/>
    <w:rsid w:val="009F72E1"/>
    <w:rsid w:val="009F75D0"/>
    <w:rsid w:val="009F79FF"/>
    <w:rsid w:val="00A002E0"/>
    <w:rsid w:val="00A0067A"/>
    <w:rsid w:val="00A060CB"/>
    <w:rsid w:val="00A11298"/>
    <w:rsid w:val="00A13166"/>
    <w:rsid w:val="00A13E9F"/>
    <w:rsid w:val="00A154A2"/>
    <w:rsid w:val="00A2128B"/>
    <w:rsid w:val="00A2154B"/>
    <w:rsid w:val="00A2274C"/>
    <w:rsid w:val="00A22818"/>
    <w:rsid w:val="00A24CC4"/>
    <w:rsid w:val="00A3157E"/>
    <w:rsid w:val="00A334BD"/>
    <w:rsid w:val="00A34344"/>
    <w:rsid w:val="00A34411"/>
    <w:rsid w:val="00A35945"/>
    <w:rsid w:val="00A35AA4"/>
    <w:rsid w:val="00A4558C"/>
    <w:rsid w:val="00A518DF"/>
    <w:rsid w:val="00A53067"/>
    <w:rsid w:val="00A541CF"/>
    <w:rsid w:val="00A55B01"/>
    <w:rsid w:val="00A567F7"/>
    <w:rsid w:val="00A57FBD"/>
    <w:rsid w:val="00A619E6"/>
    <w:rsid w:val="00A61D95"/>
    <w:rsid w:val="00A62C4A"/>
    <w:rsid w:val="00A67CF6"/>
    <w:rsid w:val="00A711F2"/>
    <w:rsid w:val="00A739D7"/>
    <w:rsid w:val="00A7444F"/>
    <w:rsid w:val="00A810FC"/>
    <w:rsid w:val="00A8346F"/>
    <w:rsid w:val="00A87098"/>
    <w:rsid w:val="00A95848"/>
    <w:rsid w:val="00A95AA8"/>
    <w:rsid w:val="00A960CA"/>
    <w:rsid w:val="00A96795"/>
    <w:rsid w:val="00A96B5F"/>
    <w:rsid w:val="00AA3FCD"/>
    <w:rsid w:val="00AA4E73"/>
    <w:rsid w:val="00AA5F9C"/>
    <w:rsid w:val="00AA7387"/>
    <w:rsid w:val="00AB04F0"/>
    <w:rsid w:val="00AB3909"/>
    <w:rsid w:val="00AB5620"/>
    <w:rsid w:val="00AC2E80"/>
    <w:rsid w:val="00AC4A67"/>
    <w:rsid w:val="00AD08E9"/>
    <w:rsid w:val="00AD19CB"/>
    <w:rsid w:val="00AD1EE2"/>
    <w:rsid w:val="00AE5647"/>
    <w:rsid w:val="00AF098E"/>
    <w:rsid w:val="00AF0C2A"/>
    <w:rsid w:val="00AF12DA"/>
    <w:rsid w:val="00AF157C"/>
    <w:rsid w:val="00AF16AD"/>
    <w:rsid w:val="00AF457B"/>
    <w:rsid w:val="00AF6F0C"/>
    <w:rsid w:val="00B024D2"/>
    <w:rsid w:val="00B061B7"/>
    <w:rsid w:val="00B11EFA"/>
    <w:rsid w:val="00B122D4"/>
    <w:rsid w:val="00B124CD"/>
    <w:rsid w:val="00B139BE"/>
    <w:rsid w:val="00B17AC6"/>
    <w:rsid w:val="00B25251"/>
    <w:rsid w:val="00B259F8"/>
    <w:rsid w:val="00B25BCF"/>
    <w:rsid w:val="00B3693B"/>
    <w:rsid w:val="00B36BAB"/>
    <w:rsid w:val="00B3725F"/>
    <w:rsid w:val="00B437A9"/>
    <w:rsid w:val="00B455BE"/>
    <w:rsid w:val="00B467EB"/>
    <w:rsid w:val="00B512F8"/>
    <w:rsid w:val="00B55110"/>
    <w:rsid w:val="00B55421"/>
    <w:rsid w:val="00B62ED9"/>
    <w:rsid w:val="00B65548"/>
    <w:rsid w:val="00B66545"/>
    <w:rsid w:val="00B7172D"/>
    <w:rsid w:val="00B72DCA"/>
    <w:rsid w:val="00B737F0"/>
    <w:rsid w:val="00B7479E"/>
    <w:rsid w:val="00B76CA2"/>
    <w:rsid w:val="00B771B8"/>
    <w:rsid w:val="00B8206E"/>
    <w:rsid w:val="00B82FA3"/>
    <w:rsid w:val="00B83832"/>
    <w:rsid w:val="00B8458E"/>
    <w:rsid w:val="00B859AD"/>
    <w:rsid w:val="00B86240"/>
    <w:rsid w:val="00B8674C"/>
    <w:rsid w:val="00B8676D"/>
    <w:rsid w:val="00B876F9"/>
    <w:rsid w:val="00B9153F"/>
    <w:rsid w:val="00B935C4"/>
    <w:rsid w:val="00B93D50"/>
    <w:rsid w:val="00B968C1"/>
    <w:rsid w:val="00BA136D"/>
    <w:rsid w:val="00BA4177"/>
    <w:rsid w:val="00BB5C9E"/>
    <w:rsid w:val="00BC24F3"/>
    <w:rsid w:val="00BC4231"/>
    <w:rsid w:val="00BC42AB"/>
    <w:rsid w:val="00BC5B7A"/>
    <w:rsid w:val="00BC5BA7"/>
    <w:rsid w:val="00BC66B3"/>
    <w:rsid w:val="00BD01C0"/>
    <w:rsid w:val="00BD0ADB"/>
    <w:rsid w:val="00BD4991"/>
    <w:rsid w:val="00BD50E8"/>
    <w:rsid w:val="00BD5213"/>
    <w:rsid w:val="00BD590D"/>
    <w:rsid w:val="00BD685F"/>
    <w:rsid w:val="00BD6B5B"/>
    <w:rsid w:val="00BD724C"/>
    <w:rsid w:val="00BE325D"/>
    <w:rsid w:val="00BF11FF"/>
    <w:rsid w:val="00BF1C6A"/>
    <w:rsid w:val="00BF3F92"/>
    <w:rsid w:val="00C02BDD"/>
    <w:rsid w:val="00C041B4"/>
    <w:rsid w:val="00C05E4B"/>
    <w:rsid w:val="00C10806"/>
    <w:rsid w:val="00C111C1"/>
    <w:rsid w:val="00C179A3"/>
    <w:rsid w:val="00C22F52"/>
    <w:rsid w:val="00C25B4E"/>
    <w:rsid w:val="00C3060D"/>
    <w:rsid w:val="00C3102C"/>
    <w:rsid w:val="00C42138"/>
    <w:rsid w:val="00C44915"/>
    <w:rsid w:val="00C44A7C"/>
    <w:rsid w:val="00C517C3"/>
    <w:rsid w:val="00C5556F"/>
    <w:rsid w:val="00C5763E"/>
    <w:rsid w:val="00C57EF9"/>
    <w:rsid w:val="00C6074A"/>
    <w:rsid w:val="00C64983"/>
    <w:rsid w:val="00C65E07"/>
    <w:rsid w:val="00C67984"/>
    <w:rsid w:val="00C73BB2"/>
    <w:rsid w:val="00C74215"/>
    <w:rsid w:val="00C74E53"/>
    <w:rsid w:val="00C81E01"/>
    <w:rsid w:val="00C826C6"/>
    <w:rsid w:val="00C8459D"/>
    <w:rsid w:val="00C87CE5"/>
    <w:rsid w:val="00C9167F"/>
    <w:rsid w:val="00C92AE6"/>
    <w:rsid w:val="00C955AB"/>
    <w:rsid w:val="00C958C5"/>
    <w:rsid w:val="00C97015"/>
    <w:rsid w:val="00CA267E"/>
    <w:rsid w:val="00CA55CB"/>
    <w:rsid w:val="00CA5951"/>
    <w:rsid w:val="00CB0101"/>
    <w:rsid w:val="00CB3F72"/>
    <w:rsid w:val="00CB4CB8"/>
    <w:rsid w:val="00CB653E"/>
    <w:rsid w:val="00CB791B"/>
    <w:rsid w:val="00CC0BE4"/>
    <w:rsid w:val="00CC16C9"/>
    <w:rsid w:val="00CC37EC"/>
    <w:rsid w:val="00CC51FE"/>
    <w:rsid w:val="00CC5315"/>
    <w:rsid w:val="00CC5D44"/>
    <w:rsid w:val="00CC70FE"/>
    <w:rsid w:val="00CC73C2"/>
    <w:rsid w:val="00CC7C15"/>
    <w:rsid w:val="00CC7D46"/>
    <w:rsid w:val="00CD070C"/>
    <w:rsid w:val="00CD09BA"/>
    <w:rsid w:val="00CD334B"/>
    <w:rsid w:val="00CD7071"/>
    <w:rsid w:val="00CE0D78"/>
    <w:rsid w:val="00CE1CCD"/>
    <w:rsid w:val="00CE48A8"/>
    <w:rsid w:val="00CE505F"/>
    <w:rsid w:val="00CE6326"/>
    <w:rsid w:val="00CE742E"/>
    <w:rsid w:val="00CF2876"/>
    <w:rsid w:val="00CF2973"/>
    <w:rsid w:val="00D0090F"/>
    <w:rsid w:val="00D014BA"/>
    <w:rsid w:val="00D01DE3"/>
    <w:rsid w:val="00D02FFF"/>
    <w:rsid w:val="00D037A5"/>
    <w:rsid w:val="00D03AED"/>
    <w:rsid w:val="00D0460B"/>
    <w:rsid w:val="00D07DBF"/>
    <w:rsid w:val="00D1096A"/>
    <w:rsid w:val="00D1132E"/>
    <w:rsid w:val="00D12808"/>
    <w:rsid w:val="00D13399"/>
    <w:rsid w:val="00D134CE"/>
    <w:rsid w:val="00D14C51"/>
    <w:rsid w:val="00D200B8"/>
    <w:rsid w:val="00D22317"/>
    <w:rsid w:val="00D23278"/>
    <w:rsid w:val="00D25EE3"/>
    <w:rsid w:val="00D2657E"/>
    <w:rsid w:val="00D310B4"/>
    <w:rsid w:val="00D32433"/>
    <w:rsid w:val="00D326A4"/>
    <w:rsid w:val="00D33D8A"/>
    <w:rsid w:val="00D378A4"/>
    <w:rsid w:val="00D37ADB"/>
    <w:rsid w:val="00D40E15"/>
    <w:rsid w:val="00D42050"/>
    <w:rsid w:val="00D43FE3"/>
    <w:rsid w:val="00D447B6"/>
    <w:rsid w:val="00D4686A"/>
    <w:rsid w:val="00D46C0B"/>
    <w:rsid w:val="00D479B0"/>
    <w:rsid w:val="00D51E97"/>
    <w:rsid w:val="00D52F77"/>
    <w:rsid w:val="00D53D0A"/>
    <w:rsid w:val="00D57C59"/>
    <w:rsid w:val="00D63262"/>
    <w:rsid w:val="00D66C94"/>
    <w:rsid w:val="00D71D7A"/>
    <w:rsid w:val="00D7434F"/>
    <w:rsid w:val="00D74B10"/>
    <w:rsid w:val="00D758B0"/>
    <w:rsid w:val="00D806F3"/>
    <w:rsid w:val="00D83C43"/>
    <w:rsid w:val="00D84E01"/>
    <w:rsid w:val="00D929DC"/>
    <w:rsid w:val="00D94313"/>
    <w:rsid w:val="00D966EB"/>
    <w:rsid w:val="00D9764D"/>
    <w:rsid w:val="00DA1E29"/>
    <w:rsid w:val="00DA210E"/>
    <w:rsid w:val="00DB10FC"/>
    <w:rsid w:val="00DB148A"/>
    <w:rsid w:val="00DB2282"/>
    <w:rsid w:val="00DB378F"/>
    <w:rsid w:val="00DB4009"/>
    <w:rsid w:val="00DB4305"/>
    <w:rsid w:val="00DB47AD"/>
    <w:rsid w:val="00DB4CCF"/>
    <w:rsid w:val="00DB63A9"/>
    <w:rsid w:val="00DB6795"/>
    <w:rsid w:val="00DC2A92"/>
    <w:rsid w:val="00DC6FFD"/>
    <w:rsid w:val="00DD3A45"/>
    <w:rsid w:val="00DD3A53"/>
    <w:rsid w:val="00DD5C18"/>
    <w:rsid w:val="00DE1635"/>
    <w:rsid w:val="00DE3E27"/>
    <w:rsid w:val="00DF1D5D"/>
    <w:rsid w:val="00DF2F54"/>
    <w:rsid w:val="00DF5DBF"/>
    <w:rsid w:val="00E017E2"/>
    <w:rsid w:val="00E01B8D"/>
    <w:rsid w:val="00E037E7"/>
    <w:rsid w:val="00E0434D"/>
    <w:rsid w:val="00E053A4"/>
    <w:rsid w:val="00E0670C"/>
    <w:rsid w:val="00E078EC"/>
    <w:rsid w:val="00E14C1C"/>
    <w:rsid w:val="00E21D6D"/>
    <w:rsid w:val="00E24B7E"/>
    <w:rsid w:val="00E24C63"/>
    <w:rsid w:val="00E250BD"/>
    <w:rsid w:val="00E26875"/>
    <w:rsid w:val="00E301BA"/>
    <w:rsid w:val="00E31884"/>
    <w:rsid w:val="00E31A7F"/>
    <w:rsid w:val="00E32EB4"/>
    <w:rsid w:val="00E3461B"/>
    <w:rsid w:val="00E34833"/>
    <w:rsid w:val="00E418D7"/>
    <w:rsid w:val="00E41F48"/>
    <w:rsid w:val="00E43842"/>
    <w:rsid w:val="00E46CC3"/>
    <w:rsid w:val="00E500B6"/>
    <w:rsid w:val="00E50BD6"/>
    <w:rsid w:val="00E522E2"/>
    <w:rsid w:val="00E5322E"/>
    <w:rsid w:val="00E600BA"/>
    <w:rsid w:val="00E6288D"/>
    <w:rsid w:val="00E65B1A"/>
    <w:rsid w:val="00E67FD0"/>
    <w:rsid w:val="00E72CC9"/>
    <w:rsid w:val="00E73311"/>
    <w:rsid w:val="00E73C61"/>
    <w:rsid w:val="00E75202"/>
    <w:rsid w:val="00E76A78"/>
    <w:rsid w:val="00E81240"/>
    <w:rsid w:val="00E8349F"/>
    <w:rsid w:val="00E84A96"/>
    <w:rsid w:val="00E8500D"/>
    <w:rsid w:val="00E85B57"/>
    <w:rsid w:val="00E91925"/>
    <w:rsid w:val="00E93CE3"/>
    <w:rsid w:val="00E94154"/>
    <w:rsid w:val="00E94E66"/>
    <w:rsid w:val="00E9755D"/>
    <w:rsid w:val="00EA1F0D"/>
    <w:rsid w:val="00EA2882"/>
    <w:rsid w:val="00EA324B"/>
    <w:rsid w:val="00EA3799"/>
    <w:rsid w:val="00EA66FB"/>
    <w:rsid w:val="00EB2FCD"/>
    <w:rsid w:val="00EC0CCC"/>
    <w:rsid w:val="00EC17A7"/>
    <w:rsid w:val="00EC4969"/>
    <w:rsid w:val="00EC5440"/>
    <w:rsid w:val="00ED0946"/>
    <w:rsid w:val="00ED1055"/>
    <w:rsid w:val="00ED1A7E"/>
    <w:rsid w:val="00ED4A18"/>
    <w:rsid w:val="00ED6B14"/>
    <w:rsid w:val="00EE1677"/>
    <w:rsid w:val="00EE4CB8"/>
    <w:rsid w:val="00EE4FC8"/>
    <w:rsid w:val="00EE5B95"/>
    <w:rsid w:val="00EF090B"/>
    <w:rsid w:val="00EF1567"/>
    <w:rsid w:val="00EF7A15"/>
    <w:rsid w:val="00F0008A"/>
    <w:rsid w:val="00F00DA1"/>
    <w:rsid w:val="00F01244"/>
    <w:rsid w:val="00F01518"/>
    <w:rsid w:val="00F06E1A"/>
    <w:rsid w:val="00F10583"/>
    <w:rsid w:val="00F12F3E"/>
    <w:rsid w:val="00F136F6"/>
    <w:rsid w:val="00F22367"/>
    <w:rsid w:val="00F22637"/>
    <w:rsid w:val="00F229A0"/>
    <w:rsid w:val="00F23367"/>
    <w:rsid w:val="00F26B8B"/>
    <w:rsid w:val="00F2739B"/>
    <w:rsid w:val="00F2787E"/>
    <w:rsid w:val="00F31181"/>
    <w:rsid w:val="00F37CAB"/>
    <w:rsid w:val="00F401E8"/>
    <w:rsid w:val="00F40429"/>
    <w:rsid w:val="00F4185A"/>
    <w:rsid w:val="00F42F1C"/>
    <w:rsid w:val="00F45880"/>
    <w:rsid w:val="00F46AE3"/>
    <w:rsid w:val="00F47AE2"/>
    <w:rsid w:val="00F47D6D"/>
    <w:rsid w:val="00F53D58"/>
    <w:rsid w:val="00F54626"/>
    <w:rsid w:val="00F55845"/>
    <w:rsid w:val="00F55C2F"/>
    <w:rsid w:val="00F65B29"/>
    <w:rsid w:val="00F6602F"/>
    <w:rsid w:val="00F66913"/>
    <w:rsid w:val="00F66FC8"/>
    <w:rsid w:val="00F67D86"/>
    <w:rsid w:val="00F703D5"/>
    <w:rsid w:val="00F7293E"/>
    <w:rsid w:val="00F74233"/>
    <w:rsid w:val="00F74C47"/>
    <w:rsid w:val="00F82154"/>
    <w:rsid w:val="00F8221B"/>
    <w:rsid w:val="00F83C6E"/>
    <w:rsid w:val="00F83E34"/>
    <w:rsid w:val="00F87508"/>
    <w:rsid w:val="00F8773F"/>
    <w:rsid w:val="00F92317"/>
    <w:rsid w:val="00F92AE6"/>
    <w:rsid w:val="00F946F4"/>
    <w:rsid w:val="00F94CB8"/>
    <w:rsid w:val="00F951EB"/>
    <w:rsid w:val="00FA19C4"/>
    <w:rsid w:val="00FB18DC"/>
    <w:rsid w:val="00FB5B7E"/>
    <w:rsid w:val="00FC2072"/>
    <w:rsid w:val="00FC38F2"/>
    <w:rsid w:val="00FD085A"/>
    <w:rsid w:val="00FD34A9"/>
    <w:rsid w:val="00FD4BD7"/>
    <w:rsid w:val="00FE08D7"/>
    <w:rsid w:val="00FE1096"/>
    <w:rsid w:val="00FE23A2"/>
    <w:rsid w:val="00FE671E"/>
    <w:rsid w:val="00FF0F31"/>
    <w:rsid w:val="00FF6BEF"/>
    <w:rsid w:val="00FF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9DF7"/>
  <w15:docId w15:val="{7F6479CC-A657-410C-B355-1B7B3CAE6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30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65C24"/>
    <w:rPr>
      <w:sz w:val="16"/>
      <w:szCs w:val="16"/>
    </w:rPr>
  </w:style>
  <w:style w:type="paragraph" w:styleId="CommentText">
    <w:name w:val="annotation text"/>
    <w:basedOn w:val="Normal"/>
    <w:link w:val="CommentTextChar"/>
    <w:uiPriority w:val="99"/>
    <w:unhideWhenUsed/>
    <w:rsid w:val="00465C24"/>
    <w:pPr>
      <w:spacing w:line="240" w:lineRule="auto"/>
    </w:pPr>
    <w:rPr>
      <w:sz w:val="20"/>
      <w:szCs w:val="20"/>
    </w:rPr>
  </w:style>
  <w:style w:type="character" w:customStyle="1" w:styleId="CommentTextChar">
    <w:name w:val="Comment Text Char"/>
    <w:basedOn w:val="DefaultParagraphFont"/>
    <w:link w:val="CommentText"/>
    <w:uiPriority w:val="99"/>
    <w:rsid w:val="00465C24"/>
    <w:rPr>
      <w:sz w:val="20"/>
      <w:szCs w:val="20"/>
      <w:lang w:val="en-GB"/>
    </w:rPr>
  </w:style>
  <w:style w:type="paragraph" w:styleId="CommentSubject">
    <w:name w:val="annotation subject"/>
    <w:basedOn w:val="CommentText"/>
    <w:next w:val="CommentText"/>
    <w:link w:val="CommentSubjectChar"/>
    <w:uiPriority w:val="99"/>
    <w:semiHidden/>
    <w:unhideWhenUsed/>
    <w:rsid w:val="000C3469"/>
    <w:rPr>
      <w:b/>
      <w:bCs/>
    </w:rPr>
  </w:style>
  <w:style w:type="character" w:customStyle="1" w:styleId="CommentSubjectChar">
    <w:name w:val="Comment Subject Char"/>
    <w:basedOn w:val="CommentTextChar"/>
    <w:link w:val="CommentSubject"/>
    <w:uiPriority w:val="99"/>
    <w:semiHidden/>
    <w:rsid w:val="000C3469"/>
    <w:rPr>
      <w:b/>
      <w:bCs/>
      <w:sz w:val="20"/>
      <w:szCs w:val="20"/>
      <w:lang w:val="en-GB"/>
    </w:rPr>
  </w:style>
  <w:style w:type="table" w:styleId="TableGrid">
    <w:name w:val="Table Grid"/>
    <w:basedOn w:val="TableNormal"/>
    <w:uiPriority w:val="39"/>
    <w:rsid w:val="005D0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E7D"/>
    <w:pPr>
      <w:ind w:left="720"/>
      <w:contextualSpacing/>
    </w:pPr>
  </w:style>
  <w:style w:type="character" w:styleId="PlaceholderText">
    <w:name w:val="Placeholder Text"/>
    <w:basedOn w:val="DefaultParagraphFont"/>
    <w:uiPriority w:val="99"/>
    <w:semiHidden/>
    <w:rsid w:val="00752D54"/>
    <w:rPr>
      <w:color w:val="808080"/>
    </w:rPr>
  </w:style>
  <w:style w:type="character" w:styleId="Hyperlink">
    <w:name w:val="Hyperlink"/>
    <w:basedOn w:val="DefaultParagraphFont"/>
    <w:uiPriority w:val="99"/>
    <w:unhideWhenUsed/>
    <w:rsid w:val="004C7C86"/>
    <w:rPr>
      <w:color w:val="0563C1" w:themeColor="hyperlink"/>
      <w:u w:val="single"/>
    </w:rPr>
  </w:style>
  <w:style w:type="character" w:styleId="UnresolvedMention">
    <w:name w:val="Unresolved Mention"/>
    <w:basedOn w:val="DefaultParagraphFont"/>
    <w:uiPriority w:val="99"/>
    <w:semiHidden/>
    <w:unhideWhenUsed/>
    <w:rsid w:val="00F92317"/>
    <w:rPr>
      <w:color w:val="605E5C"/>
      <w:shd w:val="clear" w:color="auto" w:fill="E1DFDD"/>
    </w:rPr>
  </w:style>
  <w:style w:type="paragraph" w:styleId="Revision">
    <w:name w:val="Revision"/>
    <w:hidden/>
    <w:uiPriority w:val="99"/>
    <w:semiHidden/>
    <w:rsid w:val="0028464B"/>
    <w:pPr>
      <w:spacing w:after="0" w:line="240" w:lineRule="auto"/>
    </w:pPr>
    <w:rPr>
      <w:lang w:val="en-GB"/>
    </w:rPr>
  </w:style>
  <w:style w:type="character" w:styleId="LineNumber">
    <w:name w:val="line number"/>
    <w:basedOn w:val="DefaultParagraphFont"/>
    <w:uiPriority w:val="99"/>
    <w:semiHidden/>
    <w:unhideWhenUsed/>
    <w:rsid w:val="00394F58"/>
  </w:style>
  <w:style w:type="paragraph" w:styleId="Header">
    <w:name w:val="header"/>
    <w:basedOn w:val="Normal"/>
    <w:link w:val="HeaderChar"/>
    <w:uiPriority w:val="99"/>
    <w:unhideWhenUsed/>
    <w:rsid w:val="00FD0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85A"/>
    <w:rPr>
      <w:lang w:val="en-GB"/>
    </w:rPr>
  </w:style>
  <w:style w:type="paragraph" w:styleId="Footer">
    <w:name w:val="footer"/>
    <w:basedOn w:val="Normal"/>
    <w:link w:val="FooterChar"/>
    <w:uiPriority w:val="99"/>
    <w:unhideWhenUsed/>
    <w:rsid w:val="00FD0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85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671740">
      <w:bodyDiv w:val="1"/>
      <w:marLeft w:val="0"/>
      <w:marRight w:val="0"/>
      <w:marTop w:val="0"/>
      <w:marBottom w:val="0"/>
      <w:divBdr>
        <w:top w:val="none" w:sz="0" w:space="0" w:color="auto"/>
        <w:left w:val="none" w:sz="0" w:space="0" w:color="auto"/>
        <w:bottom w:val="none" w:sz="0" w:space="0" w:color="auto"/>
        <w:right w:val="none" w:sz="0" w:space="0" w:color="auto"/>
      </w:divBdr>
    </w:div>
    <w:div w:id="2068913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E03CC-E670-4CBE-AF0D-C11174DD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2839</TotalTime>
  <Pages>31</Pages>
  <Words>9433</Words>
  <Characters>53770</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11</cp:revision>
  <dcterms:created xsi:type="dcterms:W3CDTF">2025-09-03T05:05:00Z</dcterms:created>
  <dcterms:modified xsi:type="dcterms:W3CDTF">2025-09-05T05:37:00Z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