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CAE6C" w14:textId="133E46D3" w:rsidR="004C7C86" w:rsidRPr="00EA66FB" w:rsidRDefault="004C7C86" w:rsidP="00B8676D">
      <w:pPr>
        <w:spacing w:after="0" w:line="480" w:lineRule="auto"/>
        <w:rPr>
          <w:rFonts w:ascii="Times New Roman" w:hAnsi="Times New Roman" w:cs="Times New Roman"/>
          <w:b/>
          <w:bCs/>
          <w:sz w:val="32"/>
          <w:szCs w:val="32"/>
        </w:rPr>
      </w:pPr>
      <w:bookmarkStart w:id="0" w:name="_Hlk86582993"/>
      <w:bookmarkStart w:id="1" w:name="_Hlk86582335"/>
      <w:r w:rsidRPr="00E05907">
        <w:rPr>
          <w:rFonts w:ascii="Times New Roman" w:hAnsi="Times New Roman" w:cs="Times New Roman"/>
          <w:b/>
          <w:bCs/>
          <w:sz w:val="24"/>
          <w:szCs w:val="24"/>
          <w:lang w:val="en-US"/>
        </w:rPr>
        <w:t>Journal name</w:t>
      </w:r>
    </w:p>
    <w:p w14:paraId="015C3F01" w14:textId="2241B89A" w:rsidR="004C7C86" w:rsidRPr="00253163" w:rsidRDefault="00AD08E9" w:rsidP="00B8676D">
      <w:pPr>
        <w:spacing w:after="0" w:line="480" w:lineRule="auto"/>
        <w:rPr>
          <w:rFonts w:ascii="Times New Roman" w:hAnsi="Times New Roman" w:cs="Times New Roman"/>
          <w:i/>
          <w:iCs/>
          <w:sz w:val="24"/>
          <w:szCs w:val="24"/>
          <w:lang w:val="en-US"/>
        </w:rPr>
      </w:pPr>
      <w:r w:rsidRPr="00642218">
        <w:rPr>
          <w:rFonts w:ascii="Times New Roman" w:hAnsi="Times New Roman" w:cs="Times New Roman"/>
          <w:i/>
          <w:iCs/>
          <w:sz w:val="24"/>
          <w:szCs w:val="24"/>
          <w:lang w:val="en-US"/>
        </w:rPr>
        <w:t>E</w:t>
      </w:r>
      <w:r w:rsidRPr="00F946F4">
        <w:rPr>
          <w:rFonts w:ascii="Times New Roman" w:hAnsi="Times New Roman" w:cs="Times New Roman"/>
          <w:i/>
          <w:iCs/>
          <w:sz w:val="24"/>
          <w:szCs w:val="24"/>
          <w:lang w:val="en-US"/>
        </w:rPr>
        <w:t>cology</w:t>
      </w:r>
    </w:p>
    <w:p w14:paraId="4AE9ADB4"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Manuscript type</w:t>
      </w:r>
    </w:p>
    <w:p w14:paraId="01B9AFE8" w14:textId="77777777" w:rsidR="004C7C86" w:rsidRPr="00E05907" w:rsidRDefault="004C7C86" w:rsidP="00B8676D">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Article</w:t>
      </w:r>
    </w:p>
    <w:p w14:paraId="4B9E0A3B"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Title</w:t>
      </w:r>
    </w:p>
    <w:p w14:paraId="3F7EB5CE" w14:textId="75D1B802" w:rsidR="00253163" w:rsidRDefault="00B8676D" w:rsidP="00B8676D">
      <w:pPr>
        <w:spacing w:after="0" w:line="480" w:lineRule="auto"/>
        <w:jc w:val="both"/>
        <w:rPr>
          <w:rFonts w:ascii="Times New Roman" w:hAnsi="Times New Roman" w:cs="Times New Roman"/>
          <w:sz w:val="24"/>
          <w:szCs w:val="24"/>
          <w:lang w:val="en-US"/>
        </w:rPr>
      </w:pPr>
      <w:bookmarkStart w:id="2" w:name="_Hlk167018197"/>
      <w:r w:rsidRPr="00B8676D">
        <w:rPr>
          <w:rFonts w:ascii="Times New Roman" w:hAnsi="Times New Roman" w:cs="Times New Roman"/>
          <w:sz w:val="24"/>
          <w:szCs w:val="24"/>
          <w:lang w:val="en-US"/>
        </w:rPr>
        <w:t xml:space="preserve">Contributions of primary and secondary dispersal to total dispersal </w:t>
      </w:r>
      <w:r w:rsidR="00140BAF">
        <w:rPr>
          <w:rFonts w:ascii="Times New Roman" w:hAnsi="Times New Roman" w:cs="Times New Roman"/>
          <w:sz w:val="24"/>
          <w:szCs w:val="24"/>
          <w:lang w:val="en-US"/>
        </w:rPr>
        <w:t xml:space="preserve">and invader spread </w:t>
      </w:r>
      <w:r w:rsidRPr="00B8676D">
        <w:rPr>
          <w:rFonts w:ascii="Times New Roman" w:hAnsi="Times New Roman" w:cs="Times New Roman"/>
          <w:sz w:val="24"/>
          <w:szCs w:val="24"/>
          <w:lang w:val="en-US"/>
        </w:rPr>
        <w:t>in future climates</w:t>
      </w:r>
    </w:p>
    <w:bookmarkEnd w:id="2"/>
    <w:p w14:paraId="2FAD6AF7" w14:textId="03DC8FA1"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Authors</w:t>
      </w:r>
    </w:p>
    <w:p w14:paraId="2AED4845" w14:textId="77777777" w:rsidR="004C7C86" w:rsidRPr="00E05907" w:rsidRDefault="004C7C86" w:rsidP="00B8676D">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Trevor H. Drees</w:t>
      </w:r>
      <w:r w:rsidRPr="00E05907">
        <w:rPr>
          <w:rFonts w:ascii="Times New Roman" w:hAnsi="Times New Roman" w:cs="Times New Roman"/>
          <w:sz w:val="24"/>
          <w:szCs w:val="24"/>
          <w:vertAlign w:val="superscript"/>
          <w:lang w:val="en-US"/>
        </w:rPr>
        <w:t>1</w:t>
      </w:r>
      <w:r w:rsidRPr="00E05907">
        <w:rPr>
          <w:rFonts w:ascii="Times New Roman" w:hAnsi="Times New Roman" w:cs="Times New Roman"/>
          <w:sz w:val="24"/>
          <w:szCs w:val="24"/>
          <w:lang w:val="en-US"/>
        </w:rPr>
        <w:t>, Katriona Shea</w:t>
      </w:r>
      <w:r w:rsidRPr="00E05907">
        <w:rPr>
          <w:rFonts w:ascii="Times New Roman" w:hAnsi="Times New Roman" w:cs="Times New Roman"/>
          <w:sz w:val="24"/>
          <w:szCs w:val="24"/>
          <w:vertAlign w:val="superscript"/>
          <w:lang w:val="en-US"/>
        </w:rPr>
        <w:t>1</w:t>
      </w:r>
    </w:p>
    <w:p w14:paraId="6BFA3DEE" w14:textId="77777777" w:rsidR="004C7C86" w:rsidRPr="00E05907" w:rsidRDefault="004C7C86" w:rsidP="00B8676D">
      <w:pPr>
        <w:spacing w:after="0" w:line="480" w:lineRule="auto"/>
        <w:rPr>
          <w:rFonts w:ascii="Times New Roman" w:hAnsi="Times New Roman"/>
          <w:b/>
          <w:sz w:val="24"/>
          <w:lang w:val="en-US"/>
        </w:rPr>
      </w:pPr>
      <w:r w:rsidRPr="00E05907">
        <w:rPr>
          <w:rFonts w:ascii="Times New Roman" w:hAnsi="Times New Roman"/>
          <w:b/>
          <w:sz w:val="24"/>
          <w:lang w:val="en-US"/>
        </w:rPr>
        <w:t xml:space="preserve">Author </w:t>
      </w:r>
      <w:r w:rsidRPr="00E05907">
        <w:rPr>
          <w:rFonts w:ascii="Times New Roman" w:hAnsi="Times New Roman" w:cs="Times New Roman"/>
          <w:b/>
          <w:bCs/>
          <w:sz w:val="24"/>
          <w:szCs w:val="24"/>
          <w:lang w:val="en-US"/>
        </w:rPr>
        <w:t>affiliations</w:t>
      </w:r>
    </w:p>
    <w:p w14:paraId="7A26BC82" w14:textId="77777777" w:rsidR="004C7C86" w:rsidRPr="00E05907" w:rsidRDefault="004C7C86" w:rsidP="00B8676D">
      <w:pPr>
        <w:spacing w:after="0" w:line="480" w:lineRule="auto"/>
        <w:rPr>
          <w:rFonts w:ascii="Times New Roman" w:hAnsi="Times New Roman"/>
          <w:sz w:val="24"/>
          <w:lang w:val="en-US"/>
        </w:rPr>
      </w:pPr>
      <w:r w:rsidRPr="00E05907">
        <w:rPr>
          <w:rFonts w:ascii="Times New Roman" w:hAnsi="Times New Roman" w:cs="Times New Roman"/>
          <w:sz w:val="24"/>
          <w:szCs w:val="24"/>
          <w:vertAlign w:val="superscript"/>
          <w:lang w:val="en-US"/>
        </w:rPr>
        <w:t>1</w:t>
      </w:r>
      <w:r w:rsidRPr="00E05907">
        <w:rPr>
          <w:rFonts w:ascii="Times New Roman" w:hAnsi="Times New Roman" w:cs="Times New Roman"/>
          <w:sz w:val="24"/>
          <w:szCs w:val="24"/>
          <w:lang w:val="en-US"/>
        </w:rPr>
        <w:t>Department</w:t>
      </w:r>
      <w:r w:rsidRPr="00E05907">
        <w:rPr>
          <w:rFonts w:ascii="Times New Roman" w:hAnsi="Times New Roman"/>
          <w:sz w:val="24"/>
          <w:lang w:val="en-US"/>
        </w:rPr>
        <w:t xml:space="preserve"> of Biology and </w:t>
      </w:r>
      <w:r w:rsidRPr="00E05907">
        <w:rPr>
          <w:rFonts w:ascii="Times New Roman" w:hAnsi="Times New Roman" w:cs="Times New Roman"/>
          <w:sz w:val="24"/>
          <w:szCs w:val="24"/>
          <w:lang w:val="en-US"/>
        </w:rPr>
        <w:t>IGDP</w:t>
      </w:r>
      <w:r w:rsidRPr="00E05907">
        <w:rPr>
          <w:rFonts w:ascii="Times New Roman" w:hAnsi="Times New Roman"/>
          <w:sz w:val="24"/>
          <w:lang w:val="en-US"/>
        </w:rPr>
        <w:t xml:space="preserve"> in Ecology, The Pennsylvania State University</w:t>
      </w:r>
    </w:p>
    <w:p w14:paraId="3B1ABA8B" w14:textId="77777777" w:rsidR="004C7C86" w:rsidRPr="00E05907" w:rsidRDefault="004C7C86" w:rsidP="00B8676D">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208 Mueller Laboratory, University Park, Pennsylvania 16802 USA</w:t>
      </w:r>
    </w:p>
    <w:p w14:paraId="0B732EF5"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b/>
          <w:sz w:val="24"/>
          <w:lang w:val="en-US"/>
        </w:rPr>
        <w:t>Corresponding author</w:t>
      </w:r>
    </w:p>
    <w:p w14:paraId="5CDD12EB" w14:textId="77777777" w:rsidR="004C7C86" w:rsidRPr="00E05907" w:rsidRDefault="004C7C86" w:rsidP="00B8676D">
      <w:pPr>
        <w:spacing w:after="0" w:line="480" w:lineRule="auto"/>
        <w:rPr>
          <w:rFonts w:ascii="Times New Roman" w:hAnsi="Times New Roman"/>
          <w:color w:val="FF0000"/>
          <w:sz w:val="24"/>
          <w:lang w:val="en-US"/>
        </w:rPr>
      </w:pPr>
      <w:r w:rsidRPr="00E05907">
        <w:rPr>
          <w:rFonts w:ascii="Times New Roman" w:hAnsi="Times New Roman"/>
          <w:sz w:val="24"/>
          <w:lang w:val="en-US"/>
        </w:rPr>
        <w:t>Trevor Drees (thd5066@psu.edu)</w:t>
      </w:r>
    </w:p>
    <w:p w14:paraId="282B97C4"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Data accessibility</w:t>
      </w:r>
    </w:p>
    <w:p w14:paraId="2B69FE3D" w14:textId="06314BE6" w:rsidR="004C7C86" w:rsidRPr="00E05907" w:rsidRDefault="004C7C86" w:rsidP="00B8676D">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Data and code (Drees 202</w:t>
      </w:r>
      <w:r w:rsidR="00EA66FB">
        <w:rPr>
          <w:rFonts w:ascii="Times New Roman" w:hAnsi="Times New Roman" w:cs="Times New Roman"/>
          <w:sz w:val="24"/>
          <w:szCs w:val="24"/>
          <w:lang w:val="en-US"/>
        </w:rPr>
        <w:t>4</w:t>
      </w:r>
      <w:r>
        <w:rPr>
          <w:rFonts w:ascii="Times New Roman" w:hAnsi="Times New Roman" w:cs="Times New Roman"/>
          <w:sz w:val="24"/>
          <w:szCs w:val="24"/>
          <w:lang w:val="en-US"/>
        </w:rPr>
        <w:t xml:space="preserve">) are </w:t>
      </w:r>
      <w:r w:rsidR="00EA66FB">
        <w:rPr>
          <w:rFonts w:ascii="Times New Roman" w:hAnsi="Times New Roman" w:cs="Times New Roman"/>
          <w:sz w:val="24"/>
          <w:szCs w:val="24"/>
          <w:lang w:val="en-US"/>
        </w:rPr>
        <w:t>available on GitHub and will be made public upon acceptance of this manuscript</w:t>
      </w:r>
      <w:r>
        <w:rPr>
          <w:rFonts w:ascii="Times New Roman" w:hAnsi="Times New Roman" w:cs="Times New Roman"/>
          <w:sz w:val="24"/>
          <w:szCs w:val="24"/>
          <w:lang w:val="en-US"/>
        </w:rPr>
        <w:t>.</w:t>
      </w:r>
    </w:p>
    <w:p w14:paraId="1C4B414E"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 xml:space="preserve">Key </w:t>
      </w:r>
      <w:r>
        <w:rPr>
          <w:rFonts w:ascii="Times New Roman" w:hAnsi="Times New Roman" w:cs="Times New Roman"/>
          <w:b/>
          <w:bCs/>
          <w:sz w:val="24"/>
          <w:szCs w:val="24"/>
          <w:lang w:val="en-US"/>
        </w:rPr>
        <w:t>w</w:t>
      </w:r>
      <w:r w:rsidRPr="00E05907">
        <w:rPr>
          <w:rFonts w:ascii="Times New Roman" w:hAnsi="Times New Roman" w:cs="Times New Roman"/>
          <w:b/>
          <w:bCs/>
          <w:sz w:val="24"/>
          <w:szCs w:val="24"/>
          <w:lang w:val="en-US"/>
        </w:rPr>
        <w:t>ords</w:t>
      </w:r>
    </w:p>
    <w:p w14:paraId="0E150A55" w14:textId="2ACFB5F3" w:rsidR="004C7C86" w:rsidRPr="00E05907" w:rsidRDefault="004C7C86" w:rsidP="00B8676D">
      <w:pPr>
        <w:spacing w:after="0" w:line="480" w:lineRule="auto"/>
        <w:jc w:val="both"/>
        <w:rPr>
          <w:rFonts w:ascii="Times New Roman" w:hAnsi="Times New Roman" w:cs="Times New Roman"/>
          <w:sz w:val="24"/>
          <w:szCs w:val="24"/>
          <w:lang w:val="en-US"/>
        </w:rPr>
      </w:pPr>
      <w:r w:rsidRPr="00253163">
        <w:rPr>
          <w:rFonts w:ascii="Times New Roman" w:hAnsi="Times New Roman" w:cs="Times New Roman"/>
          <w:i/>
          <w:iCs/>
          <w:sz w:val="24"/>
          <w:szCs w:val="24"/>
          <w:lang w:val="en-US"/>
        </w:rPr>
        <w:t>Carduus nutans</w:t>
      </w:r>
      <w:r w:rsidR="00253163">
        <w:rPr>
          <w:rFonts w:ascii="Times New Roman" w:hAnsi="Times New Roman" w:cs="Times New Roman"/>
          <w:sz w:val="24"/>
          <w:szCs w:val="24"/>
          <w:lang w:val="en-US"/>
        </w:rPr>
        <w:t>;</w:t>
      </w:r>
      <w:r w:rsidRPr="00253163">
        <w:rPr>
          <w:rFonts w:ascii="Times New Roman" w:hAnsi="Times New Roman" w:cs="Times New Roman"/>
          <w:sz w:val="24"/>
          <w:szCs w:val="24"/>
          <w:lang w:val="en-US"/>
        </w:rPr>
        <w:t xml:space="preserve"> climate change</w:t>
      </w:r>
      <w:r w:rsidR="00253163">
        <w:rPr>
          <w:rFonts w:ascii="Times New Roman" w:hAnsi="Times New Roman" w:cs="Times New Roman"/>
          <w:sz w:val="24"/>
          <w:szCs w:val="24"/>
          <w:lang w:val="en-US"/>
        </w:rPr>
        <w:t>;</w:t>
      </w:r>
      <w:r w:rsidRPr="00253163">
        <w:rPr>
          <w:rFonts w:ascii="Times New Roman" w:hAnsi="Times New Roman" w:cs="Times New Roman"/>
          <w:sz w:val="24"/>
          <w:szCs w:val="24"/>
          <w:lang w:val="en-US"/>
        </w:rPr>
        <w:t xml:space="preserve"> dispersal</w:t>
      </w:r>
      <w:r w:rsidR="00253163">
        <w:rPr>
          <w:rFonts w:ascii="Times New Roman" w:hAnsi="Times New Roman" w:cs="Times New Roman"/>
          <w:sz w:val="24"/>
          <w:szCs w:val="24"/>
          <w:lang w:val="en-US"/>
        </w:rPr>
        <w:t>;</w:t>
      </w:r>
      <w:r w:rsidR="0074509C" w:rsidRPr="00253163">
        <w:rPr>
          <w:rFonts w:ascii="Times New Roman" w:hAnsi="Times New Roman" w:cs="Times New Roman"/>
          <w:sz w:val="24"/>
          <w:szCs w:val="24"/>
          <w:lang w:val="en-US"/>
        </w:rPr>
        <w:t xml:space="preserve"> invasions</w:t>
      </w:r>
      <w:r w:rsidR="00253163">
        <w:rPr>
          <w:rFonts w:ascii="Times New Roman" w:hAnsi="Times New Roman" w:cs="Times New Roman"/>
          <w:sz w:val="24"/>
          <w:szCs w:val="24"/>
          <w:lang w:val="en-US"/>
        </w:rPr>
        <w:t>; individual-based models;</w:t>
      </w:r>
      <w:r w:rsidRPr="00253163">
        <w:rPr>
          <w:rFonts w:ascii="Times New Roman" w:hAnsi="Times New Roman" w:cs="Times New Roman"/>
          <w:sz w:val="24"/>
          <w:szCs w:val="24"/>
          <w:lang w:val="en-US"/>
        </w:rPr>
        <w:t xml:space="preserve"> invasive species</w:t>
      </w:r>
      <w:r w:rsidR="00253163">
        <w:rPr>
          <w:rFonts w:ascii="Times New Roman" w:hAnsi="Times New Roman" w:cs="Times New Roman"/>
          <w:sz w:val="24"/>
          <w:szCs w:val="24"/>
          <w:lang w:val="en-US"/>
        </w:rPr>
        <w:t>;</w:t>
      </w:r>
      <w:r w:rsidRPr="00253163">
        <w:rPr>
          <w:rFonts w:ascii="Times New Roman" w:hAnsi="Times New Roman" w:cs="Times New Roman"/>
          <w:sz w:val="24"/>
          <w:szCs w:val="24"/>
          <w:lang w:val="en-US"/>
        </w:rPr>
        <w:t xml:space="preserve"> myrmecochory</w:t>
      </w:r>
      <w:r w:rsidR="00253163">
        <w:rPr>
          <w:rFonts w:ascii="Times New Roman" w:hAnsi="Times New Roman" w:cs="Times New Roman"/>
          <w:sz w:val="24"/>
          <w:szCs w:val="24"/>
          <w:lang w:val="en-US"/>
        </w:rPr>
        <w:t>;</w:t>
      </w:r>
      <w:r w:rsidR="00D37ADB" w:rsidRPr="00253163">
        <w:rPr>
          <w:rFonts w:ascii="Times New Roman" w:hAnsi="Times New Roman" w:cs="Times New Roman"/>
          <w:sz w:val="24"/>
          <w:szCs w:val="24"/>
          <w:lang w:val="en-US"/>
        </w:rPr>
        <w:t xml:space="preserve"> population spread models</w:t>
      </w:r>
      <w:r w:rsidR="00253163" w:rsidRPr="00253163">
        <w:rPr>
          <w:rFonts w:ascii="Times New Roman" w:hAnsi="Times New Roman" w:cs="Times New Roman"/>
          <w:sz w:val="24"/>
          <w:szCs w:val="24"/>
          <w:lang w:val="en-US"/>
        </w:rPr>
        <w:t>; weed; wind dispersal</w:t>
      </w:r>
    </w:p>
    <w:p w14:paraId="631AAF77" w14:textId="77777777" w:rsidR="00F55C2F" w:rsidRDefault="00F55C2F">
      <w:pPr>
        <w:rPr>
          <w:rFonts w:ascii="Times New Roman" w:hAnsi="Times New Roman" w:cs="Times New Roman"/>
          <w:b/>
          <w:bCs/>
          <w:sz w:val="24"/>
          <w:szCs w:val="24"/>
        </w:rPr>
      </w:pPr>
      <w:r>
        <w:rPr>
          <w:rFonts w:ascii="Times New Roman" w:hAnsi="Times New Roman" w:cs="Times New Roman"/>
          <w:b/>
          <w:bCs/>
          <w:sz w:val="24"/>
          <w:szCs w:val="24"/>
        </w:rPr>
        <w:br w:type="page"/>
      </w:r>
    </w:p>
    <w:p w14:paraId="77BBA0D5" w14:textId="7B5ABD3C" w:rsidR="00DB4305" w:rsidRPr="00BD590D" w:rsidRDefault="00DB4305" w:rsidP="00C64983">
      <w:pPr>
        <w:spacing w:after="0" w:line="480" w:lineRule="auto"/>
        <w:rPr>
          <w:rFonts w:ascii="Times New Roman" w:hAnsi="Times New Roman" w:cs="Times New Roman"/>
          <w:b/>
          <w:bCs/>
          <w:sz w:val="24"/>
          <w:szCs w:val="24"/>
        </w:rPr>
      </w:pPr>
      <w:r w:rsidRPr="00BD590D">
        <w:rPr>
          <w:rFonts w:ascii="Times New Roman" w:hAnsi="Times New Roman" w:cs="Times New Roman"/>
          <w:b/>
          <w:bCs/>
          <w:sz w:val="24"/>
          <w:szCs w:val="24"/>
        </w:rPr>
        <w:lastRenderedPageBreak/>
        <w:t>Abstract</w:t>
      </w:r>
    </w:p>
    <w:p w14:paraId="56F6C702" w14:textId="3B150B41" w:rsidR="006B061A" w:rsidRDefault="00D014BA" w:rsidP="00C64983">
      <w:pPr>
        <w:spacing w:after="0" w:line="480" w:lineRule="auto"/>
        <w:ind w:firstLine="284"/>
        <w:rPr>
          <w:rFonts w:ascii="Times New Roman" w:hAnsi="Times New Roman" w:cs="Times New Roman"/>
          <w:sz w:val="24"/>
          <w:szCs w:val="24"/>
        </w:rPr>
      </w:pPr>
      <w:r w:rsidRPr="00A35945">
        <w:rPr>
          <w:rFonts w:ascii="Times New Roman" w:hAnsi="Times New Roman" w:cs="Times New Roman"/>
          <w:sz w:val="24"/>
          <w:szCs w:val="24"/>
        </w:rPr>
        <w:t xml:space="preserve">Sessile organisms often rely </w:t>
      </w:r>
      <w:r w:rsidR="00DF2F54">
        <w:rPr>
          <w:rFonts w:ascii="Times New Roman" w:hAnsi="Times New Roman" w:cs="Times New Roman"/>
          <w:sz w:val="24"/>
          <w:szCs w:val="24"/>
        </w:rPr>
        <w:t xml:space="preserve">entirely </w:t>
      </w:r>
      <w:r w:rsidRPr="00A35945">
        <w:rPr>
          <w:rFonts w:ascii="Times New Roman" w:hAnsi="Times New Roman" w:cs="Times New Roman"/>
          <w:sz w:val="24"/>
          <w:szCs w:val="24"/>
        </w:rPr>
        <w:t xml:space="preserve">on their environment to facilitate the dispersal of </w:t>
      </w:r>
      <w:r w:rsidR="00EE5DCC" w:rsidRPr="00A35945">
        <w:rPr>
          <w:rFonts w:ascii="Times New Roman" w:hAnsi="Times New Roman" w:cs="Times New Roman"/>
          <w:sz w:val="24"/>
          <w:szCs w:val="24"/>
        </w:rPr>
        <w:t>their propagules</w:t>
      </w:r>
      <w:r w:rsidR="00536C57">
        <w:rPr>
          <w:rFonts w:ascii="Times New Roman" w:hAnsi="Times New Roman" w:cs="Times New Roman"/>
          <w:sz w:val="24"/>
          <w:szCs w:val="24"/>
        </w:rPr>
        <w:t xml:space="preserve"> and expand</w:t>
      </w:r>
      <w:r w:rsidR="00574A0F">
        <w:rPr>
          <w:rFonts w:ascii="Times New Roman" w:hAnsi="Times New Roman" w:cs="Times New Roman"/>
          <w:sz w:val="24"/>
          <w:szCs w:val="24"/>
        </w:rPr>
        <w:t xml:space="preserve"> their populations</w:t>
      </w:r>
      <w:r w:rsidRPr="00A35945">
        <w:rPr>
          <w:rFonts w:ascii="Times New Roman" w:hAnsi="Times New Roman" w:cs="Times New Roman"/>
          <w:sz w:val="24"/>
          <w:szCs w:val="24"/>
        </w:rPr>
        <w:t xml:space="preserve">. </w:t>
      </w:r>
      <w:r w:rsidR="00DF2F54">
        <w:rPr>
          <w:rFonts w:ascii="Times New Roman" w:hAnsi="Times New Roman" w:cs="Times New Roman"/>
          <w:sz w:val="24"/>
          <w:szCs w:val="24"/>
        </w:rPr>
        <w:t>Unfortunately</w:t>
      </w:r>
      <w:r w:rsidRPr="00A35945">
        <w:rPr>
          <w:rFonts w:ascii="Times New Roman" w:hAnsi="Times New Roman" w:cs="Times New Roman"/>
          <w:sz w:val="24"/>
          <w:szCs w:val="24"/>
        </w:rPr>
        <w:t>,</w:t>
      </w:r>
      <w:r w:rsidR="00DF2F54">
        <w:rPr>
          <w:rFonts w:ascii="Times New Roman" w:hAnsi="Times New Roman" w:cs="Times New Roman"/>
          <w:sz w:val="24"/>
          <w:szCs w:val="24"/>
        </w:rPr>
        <w:t xml:space="preserve"> dispersal and </w:t>
      </w:r>
      <w:r w:rsidR="00574A0F">
        <w:rPr>
          <w:rFonts w:ascii="Times New Roman" w:hAnsi="Times New Roman" w:cs="Times New Roman"/>
          <w:sz w:val="24"/>
          <w:szCs w:val="24"/>
        </w:rPr>
        <w:t>propagule</w:t>
      </w:r>
      <w:r w:rsidR="00DF2F54">
        <w:rPr>
          <w:rFonts w:ascii="Times New Roman" w:hAnsi="Times New Roman" w:cs="Times New Roman"/>
          <w:sz w:val="24"/>
          <w:szCs w:val="24"/>
        </w:rPr>
        <w:t xml:space="preserve"> fate are </w:t>
      </w:r>
      <w:r w:rsidR="00EC17A7">
        <w:rPr>
          <w:rFonts w:ascii="Times New Roman" w:hAnsi="Times New Roman" w:cs="Times New Roman"/>
          <w:sz w:val="24"/>
          <w:szCs w:val="24"/>
        </w:rPr>
        <w:t>poorly understood because they</w:t>
      </w:r>
      <w:r w:rsidR="00541ED9">
        <w:rPr>
          <w:rFonts w:ascii="Times New Roman" w:hAnsi="Times New Roman" w:cs="Times New Roman"/>
          <w:sz w:val="24"/>
          <w:szCs w:val="24"/>
        </w:rPr>
        <w:t xml:space="preserve"> are</w:t>
      </w:r>
      <w:r w:rsidR="00EC17A7">
        <w:rPr>
          <w:rFonts w:ascii="Times New Roman" w:hAnsi="Times New Roman" w:cs="Times New Roman"/>
          <w:sz w:val="24"/>
          <w:szCs w:val="24"/>
        </w:rPr>
        <w:t xml:space="preserve"> </w:t>
      </w:r>
      <w:r w:rsidR="00DF2F54">
        <w:rPr>
          <w:rFonts w:ascii="Times New Roman" w:hAnsi="Times New Roman" w:cs="Times New Roman"/>
          <w:sz w:val="24"/>
          <w:szCs w:val="24"/>
        </w:rPr>
        <w:t>exceptionally challenging</w:t>
      </w:r>
      <w:r w:rsidR="00267313">
        <w:rPr>
          <w:rFonts w:ascii="Times New Roman" w:hAnsi="Times New Roman" w:cs="Times New Roman"/>
          <w:sz w:val="24"/>
          <w:szCs w:val="24"/>
        </w:rPr>
        <w:t xml:space="preserve"> and resource-intensive to measure</w:t>
      </w:r>
      <w:r w:rsidR="00541ED9">
        <w:rPr>
          <w:rFonts w:ascii="Times New Roman" w:hAnsi="Times New Roman" w:cs="Times New Roman"/>
          <w:sz w:val="24"/>
          <w:szCs w:val="24"/>
        </w:rPr>
        <w:t>.</w:t>
      </w:r>
      <w:r w:rsidR="00DF2F54">
        <w:rPr>
          <w:rFonts w:ascii="Times New Roman" w:hAnsi="Times New Roman" w:cs="Times New Roman"/>
          <w:sz w:val="24"/>
          <w:szCs w:val="24"/>
        </w:rPr>
        <w:t xml:space="preserve"> </w:t>
      </w:r>
      <w:r w:rsidR="00541ED9">
        <w:rPr>
          <w:rFonts w:ascii="Times New Roman" w:hAnsi="Times New Roman" w:cs="Times New Roman"/>
          <w:sz w:val="24"/>
          <w:szCs w:val="24"/>
        </w:rPr>
        <w:t xml:space="preserve">This is especially true </w:t>
      </w:r>
      <w:r w:rsidR="00DF2F54">
        <w:rPr>
          <w:rFonts w:ascii="Times New Roman" w:hAnsi="Times New Roman" w:cs="Times New Roman"/>
          <w:sz w:val="24"/>
          <w:szCs w:val="24"/>
        </w:rPr>
        <w:t>for</w:t>
      </w:r>
      <w:r w:rsidR="00267313">
        <w:rPr>
          <w:rFonts w:ascii="Times New Roman" w:hAnsi="Times New Roman" w:cs="Times New Roman"/>
          <w:sz w:val="24"/>
          <w:szCs w:val="24"/>
        </w:rPr>
        <w:t xml:space="preserve"> </w:t>
      </w:r>
      <w:r w:rsidR="00141DD8">
        <w:rPr>
          <w:rFonts w:ascii="Times New Roman" w:hAnsi="Times New Roman" w:cs="Times New Roman"/>
          <w:sz w:val="24"/>
          <w:szCs w:val="24"/>
        </w:rPr>
        <w:t xml:space="preserve">the </w:t>
      </w:r>
      <w:r w:rsidR="00267313">
        <w:rPr>
          <w:rFonts w:ascii="Times New Roman" w:hAnsi="Times New Roman" w:cs="Times New Roman"/>
          <w:sz w:val="24"/>
          <w:szCs w:val="24"/>
        </w:rPr>
        <w:t>many</w:t>
      </w:r>
      <w:r w:rsidRPr="00A35945">
        <w:rPr>
          <w:rFonts w:ascii="Times New Roman" w:hAnsi="Times New Roman" w:cs="Times New Roman"/>
          <w:sz w:val="24"/>
          <w:szCs w:val="24"/>
        </w:rPr>
        <w:t xml:space="preserve"> species </w:t>
      </w:r>
      <w:r w:rsidR="00982F85">
        <w:rPr>
          <w:rFonts w:ascii="Times New Roman" w:hAnsi="Times New Roman" w:cs="Times New Roman"/>
          <w:sz w:val="24"/>
          <w:szCs w:val="24"/>
        </w:rPr>
        <w:t>whose dispersal involves</w:t>
      </w:r>
      <w:r w:rsidRPr="00A35945">
        <w:rPr>
          <w:rFonts w:ascii="Times New Roman" w:hAnsi="Times New Roman" w:cs="Times New Roman"/>
          <w:sz w:val="24"/>
          <w:szCs w:val="24"/>
        </w:rPr>
        <w:t xml:space="preserve"> multiple </w:t>
      </w:r>
      <w:r w:rsidR="00982F85">
        <w:rPr>
          <w:rFonts w:ascii="Times New Roman" w:hAnsi="Times New Roman" w:cs="Times New Roman"/>
          <w:sz w:val="24"/>
          <w:szCs w:val="24"/>
        </w:rPr>
        <w:t>pathways</w:t>
      </w:r>
      <w:r w:rsidRPr="00A35945">
        <w:rPr>
          <w:rFonts w:ascii="Times New Roman" w:hAnsi="Times New Roman" w:cs="Times New Roman"/>
          <w:sz w:val="24"/>
          <w:szCs w:val="24"/>
        </w:rPr>
        <w:t xml:space="preserve"> </w:t>
      </w:r>
      <w:r w:rsidR="00DF2F54">
        <w:rPr>
          <w:rFonts w:ascii="Times New Roman" w:hAnsi="Times New Roman" w:cs="Times New Roman"/>
          <w:sz w:val="24"/>
          <w:szCs w:val="24"/>
        </w:rPr>
        <w:t xml:space="preserve">where each </w:t>
      </w:r>
      <w:r w:rsidR="00267313">
        <w:rPr>
          <w:rFonts w:ascii="Times New Roman" w:hAnsi="Times New Roman" w:cs="Times New Roman"/>
          <w:sz w:val="24"/>
          <w:szCs w:val="24"/>
        </w:rPr>
        <w:t>one</w:t>
      </w:r>
      <w:r w:rsidRPr="00A35945">
        <w:rPr>
          <w:rFonts w:ascii="Times New Roman" w:hAnsi="Times New Roman" w:cs="Times New Roman"/>
          <w:sz w:val="24"/>
          <w:szCs w:val="24"/>
        </w:rPr>
        <w:t xml:space="preserve"> </w:t>
      </w:r>
      <w:r w:rsidR="00DF2F54" w:rsidRPr="00A35945">
        <w:rPr>
          <w:rFonts w:ascii="Times New Roman" w:hAnsi="Times New Roman" w:cs="Times New Roman"/>
          <w:sz w:val="24"/>
          <w:szCs w:val="24"/>
        </w:rPr>
        <w:t>contribut</w:t>
      </w:r>
      <w:r w:rsidR="00DF2F54">
        <w:rPr>
          <w:rFonts w:ascii="Times New Roman" w:hAnsi="Times New Roman" w:cs="Times New Roman"/>
          <w:sz w:val="24"/>
          <w:szCs w:val="24"/>
        </w:rPr>
        <w:t>es</w:t>
      </w:r>
      <w:r w:rsidR="00DF2F54" w:rsidRPr="00A35945">
        <w:rPr>
          <w:rFonts w:ascii="Times New Roman" w:hAnsi="Times New Roman" w:cs="Times New Roman"/>
          <w:sz w:val="24"/>
          <w:szCs w:val="24"/>
        </w:rPr>
        <w:t xml:space="preserve"> </w:t>
      </w:r>
      <w:r w:rsidRPr="00A35945">
        <w:rPr>
          <w:rFonts w:ascii="Times New Roman" w:hAnsi="Times New Roman" w:cs="Times New Roman"/>
          <w:sz w:val="24"/>
          <w:szCs w:val="24"/>
        </w:rPr>
        <w:t>individually to</w:t>
      </w:r>
      <w:r w:rsidR="00536C57">
        <w:rPr>
          <w:rFonts w:ascii="Times New Roman" w:hAnsi="Times New Roman" w:cs="Times New Roman"/>
          <w:sz w:val="24"/>
          <w:szCs w:val="24"/>
        </w:rPr>
        <w:t xml:space="preserve"> its </w:t>
      </w:r>
      <w:r w:rsidRPr="00141DD8">
        <w:rPr>
          <w:rFonts w:ascii="Times New Roman" w:hAnsi="Times New Roman" w:cs="Times New Roman"/>
          <w:i/>
          <w:iCs/>
          <w:sz w:val="24"/>
          <w:szCs w:val="24"/>
        </w:rPr>
        <w:t>total dispersal</w:t>
      </w:r>
      <w:r w:rsidR="0096689F" w:rsidRPr="00A35945">
        <w:rPr>
          <w:rFonts w:ascii="Times New Roman" w:hAnsi="Times New Roman" w:cs="Times New Roman"/>
          <w:sz w:val="24"/>
          <w:szCs w:val="24"/>
        </w:rPr>
        <w:t>, or aggregation of all potential dispersal pathways</w:t>
      </w:r>
      <w:r w:rsidR="00982F85">
        <w:rPr>
          <w:rFonts w:ascii="Times New Roman" w:hAnsi="Times New Roman" w:cs="Times New Roman"/>
          <w:sz w:val="24"/>
          <w:szCs w:val="24"/>
        </w:rPr>
        <w:t>.</w:t>
      </w:r>
      <w:r w:rsidRPr="00A35945">
        <w:rPr>
          <w:rFonts w:ascii="Times New Roman" w:hAnsi="Times New Roman" w:cs="Times New Roman"/>
          <w:sz w:val="24"/>
          <w:szCs w:val="24"/>
        </w:rPr>
        <w:t xml:space="preserve"> Here,</w:t>
      </w:r>
      <w:r w:rsidR="00541ED9">
        <w:rPr>
          <w:rFonts w:ascii="Times New Roman" w:hAnsi="Times New Roman" w:cs="Times New Roman"/>
          <w:sz w:val="24"/>
          <w:szCs w:val="24"/>
        </w:rPr>
        <w:t xml:space="preserve"> we address these challenges </w:t>
      </w:r>
      <w:r w:rsidR="00141DD8">
        <w:rPr>
          <w:rFonts w:ascii="Times New Roman" w:hAnsi="Times New Roman" w:cs="Times New Roman"/>
          <w:sz w:val="24"/>
          <w:szCs w:val="24"/>
        </w:rPr>
        <w:t>for</w:t>
      </w:r>
      <w:r w:rsidR="00541ED9">
        <w:rPr>
          <w:rFonts w:ascii="Times New Roman" w:hAnsi="Times New Roman" w:cs="Times New Roman"/>
          <w:sz w:val="24"/>
          <w:szCs w:val="24"/>
        </w:rPr>
        <w:t xml:space="preserve"> the widely distributed invasive thistle </w:t>
      </w:r>
      <w:r w:rsidR="00541ED9">
        <w:rPr>
          <w:rFonts w:ascii="Times New Roman" w:hAnsi="Times New Roman" w:cs="Times New Roman"/>
          <w:i/>
          <w:iCs/>
          <w:sz w:val="24"/>
          <w:szCs w:val="24"/>
        </w:rPr>
        <w:t>Carduus nutans</w:t>
      </w:r>
      <w:r w:rsidR="00141DD8">
        <w:rPr>
          <w:rFonts w:ascii="Times New Roman" w:hAnsi="Times New Roman" w:cs="Times New Roman"/>
          <w:sz w:val="24"/>
          <w:szCs w:val="24"/>
        </w:rPr>
        <w:t>.</w:t>
      </w:r>
      <w:r w:rsidR="00541ED9">
        <w:rPr>
          <w:rFonts w:ascii="Times New Roman" w:hAnsi="Times New Roman" w:cs="Times New Roman"/>
          <w:i/>
          <w:iCs/>
          <w:sz w:val="24"/>
          <w:szCs w:val="24"/>
        </w:rPr>
        <w:t xml:space="preserve"> </w:t>
      </w:r>
      <w:r w:rsidR="00141DD8">
        <w:rPr>
          <w:rFonts w:ascii="Times New Roman" w:hAnsi="Times New Roman" w:cs="Times New Roman"/>
          <w:sz w:val="24"/>
          <w:szCs w:val="24"/>
        </w:rPr>
        <w:t>We</w:t>
      </w:r>
      <w:r w:rsidR="00141DD8" w:rsidRPr="00A35945">
        <w:rPr>
          <w:rFonts w:ascii="Times New Roman" w:hAnsi="Times New Roman" w:cs="Times New Roman"/>
          <w:sz w:val="24"/>
          <w:szCs w:val="24"/>
        </w:rPr>
        <w:t xml:space="preserve"> </w:t>
      </w:r>
      <w:r w:rsidR="0006481B">
        <w:rPr>
          <w:rFonts w:ascii="Times New Roman" w:hAnsi="Times New Roman" w:cs="Times New Roman"/>
          <w:sz w:val="24"/>
          <w:szCs w:val="24"/>
        </w:rPr>
        <w:t>create</w:t>
      </w:r>
      <w:r w:rsidR="00D03AED" w:rsidRPr="00A35945">
        <w:rPr>
          <w:rFonts w:ascii="Times New Roman" w:hAnsi="Times New Roman" w:cs="Times New Roman"/>
          <w:sz w:val="24"/>
          <w:szCs w:val="24"/>
        </w:rPr>
        <w:t xml:space="preserve"> </w:t>
      </w:r>
      <w:r w:rsidRPr="00A35945">
        <w:rPr>
          <w:rFonts w:ascii="Times New Roman" w:hAnsi="Times New Roman" w:cs="Times New Roman"/>
          <w:sz w:val="24"/>
          <w:szCs w:val="24"/>
        </w:rPr>
        <w:t>an individual-based model</w:t>
      </w:r>
      <w:r w:rsidR="00933C7F" w:rsidRPr="00A35945">
        <w:rPr>
          <w:rFonts w:ascii="Times New Roman" w:hAnsi="Times New Roman" w:cs="Times New Roman"/>
          <w:sz w:val="24"/>
          <w:szCs w:val="24"/>
        </w:rPr>
        <w:t xml:space="preserve"> of population spread</w:t>
      </w:r>
      <w:r w:rsidR="0006481B">
        <w:rPr>
          <w:rFonts w:ascii="Times New Roman" w:hAnsi="Times New Roman" w:cs="Times New Roman"/>
          <w:sz w:val="24"/>
          <w:szCs w:val="24"/>
        </w:rPr>
        <w:t xml:space="preserve"> which, when</w:t>
      </w:r>
      <w:r w:rsidR="00B55421">
        <w:rPr>
          <w:rFonts w:ascii="Times New Roman" w:hAnsi="Times New Roman" w:cs="Times New Roman"/>
          <w:sz w:val="24"/>
          <w:szCs w:val="24"/>
        </w:rPr>
        <w:t xml:space="preserve"> paired with sensitivity analyses</w:t>
      </w:r>
      <w:r w:rsidR="00267313">
        <w:rPr>
          <w:rFonts w:ascii="Times New Roman" w:hAnsi="Times New Roman" w:cs="Times New Roman"/>
          <w:sz w:val="24"/>
          <w:szCs w:val="24"/>
        </w:rPr>
        <w:t>,</w:t>
      </w:r>
      <w:r w:rsidRPr="00A35945">
        <w:rPr>
          <w:rFonts w:ascii="Times New Roman" w:hAnsi="Times New Roman" w:cs="Times New Roman"/>
          <w:sz w:val="24"/>
          <w:szCs w:val="24"/>
        </w:rPr>
        <w:t xml:space="preserve"> </w:t>
      </w:r>
      <w:r w:rsidR="0006481B">
        <w:rPr>
          <w:rFonts w:ascii="Times New Roman" w:hAnsi="Times New Roman" w:cs="Times New Roman"/>
          <w:sz w:val="24"/>
          <w:szCs w:val="24"/>
        </w:rPr>
        <w:t>allows us to</w:t>
      </w:r>
      <w:r w:rsidR="00267313" w:rsidRPr="00A35945">
        <w:rPr>
          <w:rFonts w:ascii="Times New Roman" w:hAnsi="Times New Roman" w:cs="Times New Roman"/>
          <w:sz w:val="24"/>
          <w:szCs w:val="24"/>
        </w:rPr>
        <w:t xml:space="preserve"> </w:t>
      </w:r>
      <w:r w:rsidR="00574A0F" w:rsidRPr="00574A0F">
        <w:rPr>
          <w:rFonts w:ascii="Times New Roman" w:hAnsi="Times New Roman" w:cs="Times New Roman"/>
          <w:sz w:val="24"/>
          <w:szCs w:val="24"/>
        </w:rPr>
        <w:t>examine the relative importance of</w:t>
      </w:r>
      <w:r w:rsidR="00574A0F">
        <w:rPr>
          <w:rFonts w:ascii="Times New Roman" w:hAnsi="Times New Roman" w:cs="Times New Roman"/>
          <w:sz w:val="24"/>
          <w:szCs w:val="24"/>
        </w:rPr>
        <w:t xml:space="preserve"> multiple</w:t>
      </w:r>
      <w:r w:rsidR="00574A0F" w:rsidRPr="00574A0F">
        <w:rPr>
          <w:rFonts w:ascii="Times New Roman" w:hAnsi="Times New Roman" w:cs="Times New Roman"/>
          <w:sz w:val="24"/>
          <w:szCs w:val="24"/>
        </w:rPr>
        <w:t xml:space="preserve"> dispersal </w:t>
      </w:r>
      <w:r w:rsidR="00574A0F">
        <w:rPr>
          <w:rFonts w:ascii="Times New Roman" w:hAnsi="Times New Roman" w:cs="Times New Roman"/>
          <w:sz w:val="24"/>
          <w:szCs w:val="24"/>
        </w:rPr>
        <w:t>pathways</w:t>
      </w:r>
      <w:r w:rsidR="00574A0F" w:rsidRPr="00574A0F">
        <w:rPr>
          <w:rFonts w:ascii="Times New Roman" w:hAnsi="Times New Roman" w:cs="Times New Roman"/>
          <w:sz w:val="24"/>
          <w:szCs w:val="24"/>
        </w:rPr>
        <w:t xml:space="preserve"> even when </w:t>
      </w:r>
      <w:r w:rsidR="00D03AED">
        <w:rPr>
          <w:rFonts w:ascii="Times New Roman" w:hAnsi="Times New Roman" w:cs="Times New Roman"/>
          <w:sz w:val="24"/>
          <w:szCs w:val="24"/>
        </w:rPr>
        <w:t>some</w:t>
      </w:r>
      <w:r w:rsidR="00574A0F" w:rsidRPr="00574A0F">
        <w:rPr>
          <w:rFonts w:ascii="Times New Roman" w:hAnsi="Times New Roman" w:cs="Times New Roman"/>
          <w:sz w:val="24"/>
          <w:szCs w:val="24"/>
        </w:rPr>
        <w:t xml:space="preserve"> </w:t>
      </w:r>
      <w:r w:rsidR="00B55421">
        <w:rPr>
          <w:rFonts w:ascii="Times New Roman" w:hAnsi="Times New Roman" w:cs="Times New Roman"/>
          <w:sz w:val="24"/>
          <w:szCs w:val="24"/>
        </w:rPr>
        <w:t>dispersal</w:t>
      </w:r>
      <w:r w:rsidR="00D03AED">
        <w:rPr>
          <w:rFonts w:ascii="Times New Roman" w:hAnsi="Times New Roman" w:cs="Times New Roman"/>
          <w:sz w:val="24"/>
          <w:szCs w:val="24"/>
        </w:rPr>
        <w:t xml:space="preserve"> and propagule fate</w:t>
      </w:r>
      <w:r w:rsidR="00B55421">
        <w:rPr>
          <w:rFonts w:ascii="Times New Roman" w:hAnsi="Times New Roman" w:cs="Times New Roman"/>
          <w:sz w:val="24"/>
          <w:szCs w:val="24"/>
        </w:rPr>
        <w:t xml:space="preserve"> </w:t>
      </w:r>
      <w:r w:rsidR="00574A0F" w:rsidRPr="00574A0F">
        <w:rPr>
          <w:rFonts w:ascii="Times New Roman" w:hAnsi="Times New Roman" w:cs="Times New Roman"/>
          <w:sz w:val="24"/>
          <w:szCs w:val="24"/>
        </w:rPr>
        <w:t>parameters</w:t>
      </w:r>
      <w:r w:rsidR="00EC17A7">
        <w:rPr>
          <w:rFonts w:ascii="Times New Roman" w:hAnsi="Times New Roman" w:cs="Times New Roman"/>
          <w:sz w:val="24"/>
          <w:szCs w:val="24"/>
        </w:rPr>
        <w:t xml:space="preserve"> </w:t>
      </w:r>
      <w:r w:rsidR="00574A0F" w:rsidRPr="00574A0F">
        <w:rPr>
          <w:rFonts w:ascii="Times New Roman" w:hAnsi="Times New Roman" w:cs="Times New Roman"/>
          <w:sz w:val="24"/>
          <w:szCs w:val="24"/>
        </w:rPr>
        <w:t>are not fully known</w:t>
      </w:r>
      <w:r w:rsidR="00B55421">
        <w:rPr>
          <w:rFonts w:ascii="Times New Roman" w:hAnsi="Times New Roman" w:cs="Times New Roman"/>
          <w:sz w:val="24"/>
          <w:szCs w:val="24"/>
        </w:rPr>
        <w:t xml:space="preserve">. </w:t>
      </w:r>
      <w:r w:rsidR="0015495B" w:rsidRPr="00141DD8">
        <w:rPr>
          <w:rFonts w:ascii="Times New Roman" w:hAnsi="Times New Roman" w:cs="Times New Roman"/>
          <w:sz w:val="24"/>
          <w:szCs w:val="24"/>
        </w:rPr>
        <w:t>We then used this model to</w:t>
      </w:r>
      <w:r w:rsidR="00B55421" w:rsidRPr="00FF7EA0">
        <w:rPr>
          <w:rFonts w:ascii="Times New Roman" w:hAnsi="Times New Roman" w:cs="Times New Roman"/>
          <w:sz w:val="24"/>
          <w:szCs w:val="24"/>
        </w:rPr>
        <w:t xml:space="preserve"> </w:t>
      </w:r>
      <w:r w:rsidRPr="00FF7EA0">
        <w:rPr>
          <w:rFonts w:ascii="Times New Roman" w:hAnsi="Times New Roman" w:cs="Times New Roman"/>
          <w:sz w:val="24"/>
          <w:szCs w:val="24"/>
        </w:rPr>
        <w:t xml:space="preserve">assess the contributions of both dispersal </w:t>
      </w:r>
      <w:r w:rsidR="00416102" w:rsidRPr="00141DD8">
        <w:rPr>
          <w:rFonts w:ascii="Times New Roman" w:hAnsi="Times New Roman" w:cs="Times New Roman"/>
          <w:sz w:val="24"/>
          <w:szCs w:val="24"/>
        </w:rPr>
        <w:t>pathways</w:t>
      </w:r>
      <w:r w:rsidR="00416102" w:rsidRPr="00FF7EA0">
        <w:rPr>
          <w:rFonts w:ascii="Times New Roman" w:hAnsi="Times New Roman" w:cs="Times New Roman"/>
          <w:sz w:val="24"/>
          <w:szCs w:val="24"/>
        </w:rPr>
        <w:t xml:space="preserve"> </w:t>
      </w:r>
      <w:r w:rsidR="00267313" w:rsidRPr="00FF7EA0">
        <w:rPr>
          <w:rFonts w:ascii="Times New Roman" w:hAnsi="Times New Roman" w:cs="Times New Roman"/>
          <w:sz w:val="24"/>
          <w:szCs w:val="24"/>
        </w:rPr>
        <w:t>in this species (</w:t>
      </w:r>
      <w:r w:rsidR="00416102" w:rsidRPr="00141DD8">
        <w:rPr>
          <w:rFonts w:ascii="Times New Roman" w:hAnsi="Times New Roman" w:cs="Times New Roman"/>
          <w:sz w:val="24"/>
          <w:szCs w:val="24"/>
        </w:rPr>
        <w:t>primary dispersal via wind, and secondary dispersal via ants</w:t>
      </w:r>
      <w:r w:rsidR="00267313" w:rsidRPr="00FF7EA0">
        <w:rPr>
          <w:rFonts w:ascii="Times New Roman" w:hAnsi="Times New Roman" w:cs="Times New Roman"/>
          <w:sz w:val="24"/>
          <w:szCs w:val="24"/>
        </w:rPr>
        <w:t>)</w:t>
      </w:r>
      <w:r w:rsidRPr="00FF7EA0">
        <w:rPr>
          <w:rFonts w:ascii="Times New Roman" w:hAnsi="Times New Roman" w:cs="Times New Roman"/>
          <w:sz w:val="24"/>
          <w:szCs w:val="24"/>
        </w:rPr>
        <w:t xml:space="preserve"> to </w:t>
      </w:r>
      <w:r w:rsidR="00416102" w:rsidRPr="00141DD8">
        <w:rPr>
          <w:rFonts w:ascii="Times New Roman" w:hAnsi="Times New Roman" w:cs="Times New Roman"/>
          <w:sz w:val="24"/>
          <w:szCs w:val="24"/>
        </w:rPr>
        <w:t>simulated spread rates</w:t>
      </w:r>
      <w:r w:rsidR="009D131B" w:rsidRPr="00FF7EA0">
        <w:rPr>
          <w:rFonts w:ascii="Times New Roman" w:hAnsi="Times New Roman" w:cs="Times New Roman"/>
          <w:sz w:val="24"/>
          <w:szCs w:val="24"/>
        </w:rPr>
        <w:t xml:space="preserve">, including exploring </w:t>
      </w:r>
      <w:r w:rsidR="00416102" w:rsidRPr="00141DD8">
        <w:rPr>
          <w:rFonts w:ascii="Times New Roman" w:hAnsi="Times New Roman" w:cs="Times New Roman"/>
          <w:sz w:val="24"/>
          <w:szCs w:val="24"/>
        </w:rPr>
        <w:t>how each one is impacted by</w:t>
      </w:r>
      <w:r w:rsidR="009A3EA3" w:rsidRPr="00FF7EA0">
        <w:rPr>
          <w:rFonts w:ascii="Times New Roman" w:hAnsi="Times New Roman" w:cs="Times New Roman"/>
          <w:sz w:val="24"/>
          <w:szCs w:val="24"/>
        </w:rPr>
        <w:t xml:space="preserve"> climate warming</w:t>
      </w:r>
      <w:r w:rsidRPr="00FF7EA0">
        <w:rPr>
          <w:rFonts w:ascii="Times New Roman" w:hAnsi="Times New Roman" w:cs="Times New Roman"/>
          <w:sz w:val="24"/>
          <w:szCs w:val="24"/>
        </w:rPr>
        <w:t>.</w:t>
      </w:r>
      <w:r w:rsidR="00933C7F" w:rsidRPr="009A3EA3">
        <w:rPr>
          <w:rFonts w:ascii="Times New Roman" w:hAnsi="Times New Roman" w:cs="Times New Roman"/>
          <w:sz w:val="24"/>
          <w:szCs w:val="24"/>
        </w:rPr>
        <w:t xml:space="preserve"> </w:t>
      </w:r>
      <w:r w:rsidRPr="009A3EA3">
        <w:rPr>
          <w:rFonts w:ascii="Times New Roman" w:hAnsi="Times New Roman" w:cs="Times New Roman"/>
          <w:sz w:val="24"/>
          <w:szCs w:val="24"/>
        </w:rPr>
        <w:t xml:space="preserve">Results indicate that </w:t>
      </w:r>
      <w:r w:rsidR="00E8500D">
        <w:rPr>
          <w:rFonts w:ascii="Times New Roman" w:hAnsi="Times New Roman" w:cs="Times New Roman"/>
          <w:sz w:val="24"/>
          <w:szCs w:val="24"/>
        </w:rPr>
        <w:t>a</w:t>
      </w:r>
      <w:r w:rsidR="001531C7">
        <w:rPr>
          <w:rFonts w:ascii="Times New Roman" w:hAnsi="Times New Roman" w:cs="Times New Roman"/>
          <w:sz w:val="24"/>
          <w:szCs w:val="24"/>
        </w:rPr>
        <w:t>n</w:t>
      </w:r>
      <w:r w:rsidR="009A3EA3" w:rsidRPr="009A3EA3">
        <w:rPr>
          <w:rFonts w:ascii="Times New Roman" w:hAnsi="Times New Roman" w:cs="Times New Roman"/>
          <w:sz w:val="24"/>
          <w:szCs w:val="24"/>
        </w:rPr>
        <w:t xml:space="preserve"> </w:t>
      </w:r>
      <w:r w:rsidR="001531C7">
        <w:rPr>
          <w:rFonts w:ascii="Times New Roman" w:hAnsi="Times New Roman" w:cs="Times New Roman"/>
          <w:sz w:val="24"/>
          <w:szCs w:val="24"/>
        </w:rPr>
        <w:t>~</w:t>
      </w:r>
      <w:r w:rsidR="009A3EA3" w:rsidRPr="009A3EA3">
        <w:rPr>
          <w:rFonts w:ascii="Times New Roman" w:hAnsi="Times New Roman" w:cs="Times New Roman"/>
          <w:sz w:val="24"/>
          <w:szCs w:val="24"/>
        </w:rPr>
        <w:t>0.6 °C higher growing temperature</w:t>
      </w:r>
      <w:r w:rsidRPr="009A3EA3">
        <w:rPr>
          <w:rFonts w:ascii="Times New Roman" w:hAnsi="Times New Roman" w:cs="Times New Roman"/>
          <w:sz w:val="24"/>
          <w:szCs w:val="24"/>
        </w:rPr>
        <w:t xml:space="preserve"> approximately double</w:t>
      </w:r>
      <w:r w:rsidR="00112F4C" w:rsidRPr="009A3EA3">
        <w:rPr>
          <w:rFonts w:ascii="Times New Roman" w:hAnsi="Times New Roman" w:cs="Times New Roman"/>
          <w:sz w:val="24"/>
          <w:szCs w:val="24"/>
        </w:rPr>
        <w:t>d</w:t>
      </w:r>
      <w:r w:rsidRPr="009A3EA3">
        <w:rPr>
          <w:rFonts w:ascii="Times New Roman" w:hAnsi="Times New Roman" w:cs="Times New Roman"/>
          <w:sz w:val="24"/>
          <w:szCs w:val="24"/>
        </w:rPr>
        <w:t xml:space="preserve"> </w:t>
      </w:r>
      <w:r w:rsidR="005C4A65" w:rsidRPr="009A3EA3">
        <w:rPr>
          <w:rFonts w:ascii="Times New Roman" w:hAnsi="Times New Roman" w:cs="Times New Roman"/>
          <w:sz w:val="24"/>
          <w:szCs w:val="24"/>
        </w:rPr>
        <w:t>simulated spread</w:t>
      </w:r>
      <w:r w:rsidR="00112F4C" w:rsidRPr="009A3EA3">
        <w:rPr>
          <w:rFonts w:ascii="Times New Roman" w:hAnsi="Times New Roman" w:cs="Times New Roman"/>
          <w:sz w:val="24"/>
          <w:szCs w:val="24"/>
        </w:rPr>
        <w:t xml:space="preserve"> rate</w:t>
      </w:r>
      <w:r w:rsidR="005C4A65" w:rsidRPr="009A3EA3">
        <w:rPr>
          <w:rFonts w:ascii="Times New Roman" w:hAnsi="Times New Roman" w:cs="Times New Roman"/>
          <w:sz w:val="24"/>
          <w:szCs w:val="24"/>
        </w:rPr>
        <w:t>s</w:t>
      </w:r>
      <w:r w:rsidR="00933C7F" w:rsidRPr="009A3EA3">
        <w:rPr>
          <w:rFonts w:ascii="Times New Roman" w:hAnsi="Times New Roman" w:cs="Times New Roman"/>
          <w:sz w:val="24"/>
          <w:szCs w:val="24"/>
        </w:rPr>
        <w:t xml:space="preserve">, </w:t>
      </w:r>
      <w:r w:rsidR="00070DE4">
        <w:rPr>
          <w:rFonts w:ascii="Times New Roman" w:hAnsi="Times New Roman" w:cs="Times New Roman"/>
          <w:sz w:val="24"/>
          <w:szCs w:val="24"/>
        </w:rPr>
        <w:t>regardless of whether</w:t>
      </w:r>
      <w:r w:rsidR="00933C7F" w:rsidRPr="009A3EA3">
        <w:rPr>
          <w:rFonts w:ascii="Times New Roman" w:hAnsi="Times New Roman" w:cs="Times New Roman"/>
          <w:sz w:val="24"/>
          <w:szCs w:val="24"/>
        </w:rPr>
        <w:t xml:space="preserve"> </w:t>
      </w:r>
      <w:r w:rsidR="005C4A65" w:rsidRPr="009A3EA3">
        <w:rPr>
          <w:rFonts w:ascii="Times New Roman" w:hAnsi="Times New Roman" w:cs="Times New Roman"/>
          <w:sz w:val="24"/>
          <w:szCs w:val="24"/>
        </w:rPr>
        <w:t xml:space="preserve">ant-driven </w:t>
      </w:r>
      <w:r w:rsidR="006C4F48">
        <w:rPr>
          <w:rFonts w:ascii="Times New Roman" w:hAnsi="Times New Roman" w:cs="Times New Roman"/>
          <w:sz w:val="24"/>
          <w:szCs w:val="24"/>
        </w:rPr>
        <w:t>seed movement and/or predation</w:t>
      </w:r>
      <w:r w:rsidR="005C4A65" w:rsidRPr="009A3EA3">
        <w:rPr>
          <w:rFonts w:ascii="Times New Roman" w:hAnsi="Times New Roman" w:cs="Times New Roman"/>
          <w:sz w:val="24"/>
          <w:szCs w:val="24"/>
        </w:rPr>
        <w:t xml:space="preserve"> </w:t>
      </w:r>
      <w:r w:rsidR="009A3EA3">
        <w:rPr>
          <w:rFonts w:ascii="Times New Roman" w:hAnsi="Times New Roman" w:cs="Times New Roman"/>
          <w:sz w:val="24"/>
          <w:szCs w:val="24"/>
        </w:rPr>
        <w:t>occurred after</w:t>
      </w:r>
      <w:r w:rsidR="005C4A65" w:rsidRPr="009A3EA3">
        <w:rPr>
          <w:rFonts w:ascii="Times New Roman" w:hAnsi="Times New Roman" w:cs="Times New Roman"/>
          <w:sz w:val="24"/>
          <w:szCs w:val="24"/>
        </w:rPr>
        <w:t xml:space="preserve"> wind dispersal</w:t>
      </w:r>
      <w:r w:rsidRPr="009A3EA3">
        <w:rPr>
          <w:rFonts w:ascii="Times New Roman" w:hAnsi="Times New Roman" w:cs="Times New Roman"/>
          <w:sz w:val="24"/>
          <w:szCs w:val="24"/>
        </w:rPr>
        <w:t>.</w:t>
      </w:r>
      <w:r w:rsidR="005C4A65" w:rsidRPr="009A3EA3">
        <w:rPr>
          <w:rFonts w:ascii="Times New Roman" w:hAnsi="Times New Roman" w:cs="Times New Roman"/>
          <w:sz w:val="24"/>
          <w:szCs w:val="24"/>
        </w:rPr>
        <w:t xml:space="preserve"> </w:t>
      </w:r>
      <w:r w:rsidR="009A3EA3" w:rsidRPr="006C4F48">
        <w:rPr>
          <w:rFonts w:ascii="Times New Roman" w:hAnsi="Times New Roman" w:cs="Times New Roman"/>
          <w:sz w:val="24"/>
          <w:szCs w:val="24"/>
        </w:rPr>
        <w:t>Simulated s</w:t>
      </w:r>
      <w:r w:rsidR="005C4A65" w:rsidRPr="006C4F48">
        <w:rPr>
          <w:rFonts w:ascii="Times New Roman" w:hAnsi="Times New Roman" w:cs="Times New Roman"/>
          <w:sz w:val="24"/>
          <w:szCs w:val="24"/>
        </w:rPr>
        <w:t>pread rates were</w:t>
      </w:r>
      <w:r w:rsidR="002F4A0D">
        <w:rPr>
          <w:rFonts w:ascii="Times New Roman" w:hAnsi="Times New Roman" w:cs="Times New Roman"/>
          <w:sz w:val="24"/>
          <w:szCs w:val="24"/>
        </w:rPr>
        <w:t xml:space="preserve"> much</w:t>
      </w:r>
      <w:r w:rsidR="005C4A65" w:rsidRPr="006C4F48">
        <w:rPr>
          <w:rFonts w:ascii="Times New Roman" w:hAnsi="Times New Roman" w:cs="Times New Roman"/>
          <w:sz w:val="24"/>
          <w:szCs w:val="24"/>
        </w:rPr>
        <w:t xml:space="preserve"> higher when ant-driven dynamics were</w:t>
      </w:r>
      <w:r w:rsidR="006C4F48" w:rsidRPr="006C4F48">
        <w:rPr>
          <w:rFonts w:ascii="Times New Roman" w:hAnsi="Times New Roman" w:cs="Times New Roman"/>
          <w:sz w:val="24"/>
          <w:szCs w:val="24"/>
        </w:rPr>
        <w:t xml:space="preserve"> </w:t>
      </w:r>
      <w:r w:rsidR="002F4A0D">
        <w:rPr>
          <w:rFonts w:ascii="Times New Roman" w:hAnsi="Times New Roman" w:cs="Times New Roman"/>
          <w:sz w:val="24"/>
          <w:szCs w:val="24"/>
        </w:rPr>
        <w:t>removed</w:t>
      </w:r>
      <w:r w:rsidR="002F4A0D" w:rsidRPr="006C4F48">
        <w:rPr>
          <w:rFonts w:ascii="Times New Roman" w:hAnsi="Times New Roman" w:cs="Times New Roman"/>
          <w:sz w:val="24"/>
          <w:szCs w:val="24"/>
        </w:rPr>
        <w:t xml:space="preserve"> </w:t>
      </w:r>
      <w:r w:rsidR="005C4A65" w:rsidRPr="006C4F48">
        <w:rPr>
          <w:rFonts w:ascii="Times New Roman" w:hAnsi="Times New Roman" w:cs="Times New Roman"/>
          <w:sz w:val="24"/>
          <w:szCs w:val="24"/>
        </w:rPr>
        <w:t>from the model</w:t>
      </w:r>
      <w:r w:rsidR="00622D8D">
        <w:rPr>
          <w:rFonts w:ascii="Times New Roman" w:hAnsi="Times New Roman" w:cs="Times New Roman"/>
          <w:sz w:val="24"/>
          <w:szCs w:val="24"/>
        </w:rPr>
        <w:t>,</w:t>
      </w:r>
      <w:r w:rsidR="00EA324B">
        <w:rPr>
          <w:rFonts w:ascii="Times New Roman" w:hAnsi="Times New Roman" w:cs="Times New Roman"/>
          <w:sz w:val="24"/>
          <w:szCs w:val="24"/>
        </w:rPr>
        <w:t xml:space="preserve"> </w:t>
      </w:r>
      <w:r w:rsidR="0006481B">
        <w:rPr>
          <w:rFonts w:ascii="Times New Roman" w:hAnsi="Times New Roman" w:cs="Times New Roman"/>
          <w:sz w:val="24"/>
          <w:szCs w:val="24"/>
        </w:rPr>
        <w:t>likely due to the</w:t>
      </w:r>
      <w:r w:rsidR="005C4A65" w:rsidRPr="006C4F48">
        <w:rPr>
          <w:rFonts w:ascii="Times New Roman" w:hAnsi="Times New Roman" w:cs="Times New Roman"/>
          <w:sz w:val="24"/>
          <w:szCs w:val="24"/>
        </w:rPr>
        <w:t xml:space="preserve"> </w:t>
      </w:r>
      <w:r w:rsidR="006C4F48">
        <w:rPr>
          <w:rFonts w:ascii="Times New Roman" w:hAnsi="Times New Roman" w:cs="Times New Roman"/>
          <w:sz w:val="24"/>
          <w:szCs w:val="24"/>
        </w:rPr>
        <w:t>exclusion</w:t>
      </w:r>
      <w:r w:rsidR="005C4A65" w:rsidRPr="006C4F48">
        <w:rPr>
          <w:rFonts w:ascii="Times New Roman" w:hAnsi="Times New Roman" w:cs="Times New Roman"/>
          <w:sz w:val="24"/>
          <w:szCs w:val="24"/>
        </w:rPr>
        <w:t xml:space="preserve"> of predation</w:t>
      </w:r>
      <w:r w:rsidR="00D447B6">
        <w:rPr>
          <w:rFonts w:ascii="Times New Roman" w:hAnsi="Times New Roman" w:cs="Times New Roman"/>
          <w:sz w:val="24"/>
          <w:szCs w:val="24"/>
        </w:rPr>
        <w:t xml:space="preserve"> </w:t>
      </w:r>
      <w:r w:rsidR="0006481B">
        <w:rPr>
          <w:rFonts w:ascii="Times New Roman" w:hAnsi="Times New Roman" w:cs="Times New Roman"/>
          <w:sz w:val="24"/>
          <w:szCs w:val="24"/>
        </w:rPr>
        <w:t xml:space="preserve">rather </w:t>
      </w:r>
      <w:r w:rsidR="00D447B6">
        <w:rPr>
          <w:rFonts w:ascii="Times New Roman" w:hAnsi="Times New Roman" w:cs="Times New Roman"/>
          <w:sz w:val="24"/>
          <w:szCs w:val="24"/>
        </w:rPr>
        <w:t xml:space="preserve">than </w:t>
      </w:r>
      <w:r w:rsidR="00631B55">
        <w:rPr>
          <w:rFonts w:ascii="Times New Roman" w:hAnsi="Times New Roman" w:cs="Times New Roman"/>
          <w:sz w:val="24"/>
          <w:szCs w:val="24"/>
        </w:rPr>
        <w:t xml:space="preserve">the </w:t>
      </w:r>
      <w:r w:rsidR="00D447B6">
        <w:rPr>
          <w:rFonts w:ascii="Times New Roman" w:hAnsi="Times New Roman" w:cs="Times New Roman"/>
          <w:sz w:val="24"/>
          <w:szCs w:val="24"/>
        </w:rPr>
        <w:t>exclusion of movement</w:t>
      </w:r>
      <w:r w:rsidR="00EA324B">
        <w:rPr>
          <w:rFonts w:ascii="Times New Roman" w:hAnsi="Times New Roman" w:cs="Times New Roman"/>
          <w:sz w:val="24"/>
          <w:szCs w:val="24"/>
        </w:rPr>
        <w:t xml:space="preserve">. </w:t>
      </w:r>
      <w:r w:rsidR="00B55110">
        <w:rPr>
          <w:rFonts w:ascii="Times New Roman" w:hAnsi="Times New Roman" w:cs="Times New Roman"/>
          <w:sz w:val="24"/>
          <w:szCs w:val="24"/>
        </w:rPr>
        <w:t>P</w:t>
      </w:r>
      <w:r w:rsidR="005C4A65" w:rsidRPr="006C4F48">
        <w:rPr>
          <w:rFonts w:ascii="Times New Roman" w:hAnsi="Times New Roman" w:cs="Times New Roman"/>
          <w:sz w:val="24"/>
          <w:szCs w:val="24"/>
        </w:rPr>
        <w:t xml:space="preserve">arameters </w:t>
      </w:r>
      <w:r w:rsidR="00B55110">
        <w:rPr>
          <w:rFonts w:ascii="Times New Roman" w:hAnsi="Times New Roman" w:cs="Times New Roman"/>
          <w:sz w:val="24"/>
          <w:szCs w:val="24"/>
        </w:rPr>
        <w:t>used</w:t>
      </w:r>
      <w:r w:rsidR="00B55110" w:rsidRPr="006C4F48">
        <w:rPr>
          <w:rFonts w:ascii="Times New Roman" w:hAnsi="Times New Roman" w:cs="Times New Roman"/>
          <w:sz w:val="24"/>
          <w:szCs w:val="24"/>
        </w:rPr>
        <w:t xml:space="preserve"> </w:t>
      </w:r>
      <w:r w:rsidR="005C4A65" w:rsidRPr="006C4F48">
        <w:rPr>
          <w:rFonts w:ascii="Times New Roman" w:hAnsi="Times New Roman" w:cs="Times New Roman"/>
          <w:sz w:val="24"/>
          <w:szCs w:val="24"/>
        </w:rPr>
        <w:t>to</w:t>
      </w:r>
      <w:r w:rsidR="00B55110">
        <w:rPr>
          <w:rFonts w:ascii="Times New Roman" w:hAnsi="Times New Roman" w:cs="Times New Roman"/>
          <w:sz w:val="24"/>
          <w:szCs w:val="24"/>
        </w:rPr>
        <w:t xml:space="preserve"> model</w:t>
      </w:r>
      <w:r w:rsidR="005C4A65" w:rsidRPr="006C4F48">
        <w:rPr>
          <w:rFonts w:ascii="Times New Roman" w:hAnsi="Times New Roman" w:cs="Times New Roman"/>
          <w:sz w:val="24"/>
          <w:szCs w:val="24"/>
        </w:rPr>
        <w:t xml:space="preserve"> ant</w:t>
      </w:r>
      <w:r w:rsidR="006C4F48" w:rsidRPr="006C4F48">
        <w:rPr>
          <w:rFonts w:ascii="Times New Roman" w:hAnsi="Times New Roman" w:cs="Times New Roman"/>
          <w:sz w:val="24"/>
          <w:szCs w:val="24"/>
        </w:rPr>
        <w:t>-driven</w:t>
      </w:r>
      <w:r w:rsidR="00622D8D">
        <w:rPr>
          <w:rFonts w:ascii="Times New Roman" w:hAnsi="Times New Roman" w:cs="Times New Roman"/>
          <w:sz w:val="24"/>
          <w:szCs w:val="24"/>
        </w:rPr>
        <w:t xml:space="preserve"> seed</w:t>
      </w:r>
      <w:r w:rsidR="005C4A65" w:rsidRPr="006C4F48">
        <w:rPr>
          <w:rFonts w:ascii="Times New Roman" w:hAnsi="Times New Roman" w:cs="Times New Roman"/>
          <w:sz w:val="24"/>
          <w:szCs w:val="24"/>
        </w:rPr>
        <w:t xml:space="preserve"> movement, such as ant nest density or</w:t>
      </w:r>
      <w:r w:rsidR="006C4F48" w:rsidRPr="006C4F48">
        <w:rPr>
          <w:rFonts w:ascii="Times New Roman" w:hAnsi="Times New Roman" w:cs="Times New Roman"/>
          <w:sz w:val="24"/>
          <w:szCs w:val="24"/>
        </w:rPr>
        <w:t xml:space="preserve"> </w:t>
      </w:r>
      <w:r w:rsidR="005C4A65" w:rsidRPr="006C4F48">
        <w:rPr>
          <w:rFonts w:ascii="Times New Roman" w:hAnsi="Times New Roman" w:cs="Times New Roman"/>
          <w:sz w:val="24"/>
          <w:szCs w:val="24"/>
        </w:rPr>
        <w:t xml:space="preserve">maximum foraging distance, </w:t>
      </w:r>
      <w:r w:rsidR="00DB47AD">
        <w:rPr>
          <w:rFonts w:ascii="Times New Roman" w:hAnsi="Times New Roman" w:cs="Times New Roman"/>
          <w:sz w:val="24"/>
          <w:szCs w:val="24"/>
        </w:rPr>
        <w:t xml:space="preserve">made little </w:t>
      </w:r>
      <w:r w:rsidR="005C4A65" w:rsidRPr="006C4F48">
        <w:rPr>
          <w:rFonts w:ascii="Times New Roman" w:hAnsi="Times New Roman" w:cs="Times New Roman"/>
          <w:sz w:val="24"/>
          <w:szCs w:val="24"/>
        </w:rPr>
        <w:t>contribution</w:t>
      </w:r>
      <w:r w:rsidR="004F2470">
        <w:rPr>
          <w:rFonts w:ascii="Times New Roman" w:hAnsi="Times New Roman" w:cs="Times New Roman"/>
          <w:sz w:val="24"/>
          <w:szCs w:val="24"/>
        </w:rPr>
        <w:t xml:space="preserve"> to spread</w:t>
      </w:r>
      <w:r w:rsidR="005C4A65" w:rsidRPr="006C4F48">
        <w:rPr>
          <w:rFonts w:ascii="Times New Roman" w:hAnsi="Times New Roman" w:cs="Times New Roman"/>
          <w:sz w:val="24"/>
          <w:szCs w:val="24"/>
        </w:rPr>
        <w:t xml:space="preserve"> relative to </w:t>
      </w:r>
      <w:r w:rsidR="00B55110">
        <w:rPr>
          <w:rFonts w:ascii="Times New Roman" w:hAnsi="Times New Roman" w:cs="Times New Roman"/>
          <w:sz w:val="24"/>
          <w:szCs w:val="24"/>
        </w:rPr>
        <w:t xml:space="preserve">those </w:t>
      </w:r>
      <w:r w:rsidR="00C74E53">
        <w:rPr>
          <w:rFonts w:ascii="Times New Roman" w:hAnsi="Times New Roman" w:cs="Times New Roman"/>
          <w:sz w:val="24"/>
          <w:szCs w:val="24"/>
        </w:rPr>
        <w:t xml:space="preserve">used </w:t>
      </w:r>
      <w:r w:rsidR="00C42138">
        <w:rPr>
          <w:rFonts w:ascii="Times New Roman" w:hAnsi="Times New Roman" w:cs="Times New Roman"/>
          <w:sz w:val="24"/>
          <w:szCs w:val="24"/>
        </w:rPr>
        <w:t>to</w:t>
      </w:r>
      <w:r w:rsidR="00C74E53">
        <w:rPr>
          <w:rFonts w:ascii="Times New Roman" w:hAnsi="Times New Roman" w:cs="Times New Roman"/>
          <w:sz w:val="24"/>
          <w:szCs w:val="24"/>
        </w:rPr>
        <w:t xml:space="preserve"> model</w:t>
      </w:r>
      <w:r w:rsidR="00C42138">
        <w:rPr>
          <w:rFonts w:ascii="Times New Roman" w:hAnsi="Times New Roman" w:cs="Times New Roman"/>
          <w:sz w:val="24"/>
          <w:szCs w:val="24"/>
        </w:rPr>
        <w:t xml:space="preserve"> </w:t>
      </w:r>
      <w:r w:rsidR="00C74E53">
        <w:rPr>
          <w:rFonts w:ascii="Times New Roman" w:hAnsi="Times New Roman" w:cs="Times New Roman"/>
          <w:sz w:val="24"/>
          <w:szCs w:val="24"/>
        </w:rPr>
        <w:t>wind</w:t>
      </w:r>
      <w:r w:rsidR="00C74E53" w:rsidRPr="006C4F48">
        <w:rPr>
          <w:rFonts w:ascii="Times New Roman" w:hAnsi="Times New Roman" w:cs="Times New Roman"/>
          <w:sz w:val="24"/>
          <w:szCs w:val="24"/>
        </w:rPr>
        <w:t xml:space="preserve"> dispersal </w:t>
      </w:r>
      <w:r w:rsidR="00056D12">
        <w:rPr>
          <w:rFonts w:ascii="Times New Roman" w:hAnsi="Times New Roman" w:cs="Times New Roman"/>
          <w:sz w:val="24"/>
          <w:szCs w:val="24"/>
        </w:rPr>
        <w:t>or ant-driven predation</w:t>
      </w:r>
      <w:r w:rsidR="005F3A6D">
        <w:rPr>
          <w:rFonts w:ascii="Times New Roman" w:hAnsi="Times New Roman" w:cs="Times New Roman"/>
          <w:sz w:val="24"/>
          <w:szCs w:val="24"/>
        </w:rPr>
        <w:t>;</w:t>
      </w:r>
      <w:r w:rsidR="006E48FE">
        <w:rPr>
          <w:rFonts w:ascii="Times New Roman" w:hAnsi="Times New Roman" w:cs="Times New Roman"/>
          <w:sz w:val="24"/>
          <w:szCs w:val="24"/>
        </w:rPr>
        <w:t xml:space="preserve"> given limited resources,</w:t>
      </w:r>
      <w:r w:rsidR="00107DD0">
        <w:rPr>
          <w:rFonts w:ascii="Times New Roman" w:hAnsi="Times New Roman" w:cs="Times New Roman"/>
          <w:sz w:val="24"/>
          <w:szCs w:val="24"/>
        </w:rPr>
        <w:t xml:space="preserve"> future research</w:t>
      </w:r>
      <w:r w:rsidR="006E48FE">
        <w:rPr>
          <w:rFonts w:ascii="Times New Roman" w:hAnsi="Times New Roman" w:cs="Times New Roman"/>
          <w:sz w:val="24"/>
          <w:szCs w:val="24"/>
        </w:rPr>
        <w:t xml:space="preserve"> should</w:t>
      </w:r>
      <w:r w:rsidR="005F3A6D">
        <w:rPr>
          <w:rFonts w:ascii="Times New Roman" w:hAnsi="Times New Roman" w:cs="Times New Roman"/>
          <w:sz w:val="24"/>
          <w:szCs w:val="24"/>
        </w:rPr>
        <w:t xml:space="preserve"> be focused on quantifying the latter factors</w:t>
      </w:r>
      <w:r w:rsidR="005C4A65" w:rsidRPr="006C4F48">
        <w:rPr>
          <w:rFonts w:ascii="Times New Roman" w:hAnsi="Times New Roman" w:cs="Times New Roman"/>
          <w:sz w:val="24"/>
          <w:szCs w:val="24"/>
        </w:rPr>
        <w:t>.</w:t>
      </w:r>
      <w:r w:rsidR="00980AB0">
        <w:rPr>
          <w:rFonts w:ascii="Times New Roman" w:hAnsi="Times New Roman" w:cs="Times New Roman"/>
          <w:sz w:val="24"/>
          <w:szCs w:val="24"/>
        </w:rPr>
        <w:t xml:space="preserve"> Our results demonstrate </w:t>
      </w:r>
      <w:r w:rsidR="00B55421">
        <w:rPr>
          <w:rFonts w:ascii="Times New Roman" w:hAnsi="Times New Roman" w:cs="Times New Roman"/>
          <w:sz w:val="24"/>
          <w:szCs w:val="24"/>
        </w:rPr>
        <w:t xml:space="preserve">that modeling-based approaches can be effectively used to </w:t>
      </w:r>
      <w:r w:rsidR="00B3693B">
        <w:rPr>
          <w:rFonts w:ascii="Times New Roman" w:hAnsi="Times New Roman" w:cs="Times New Roman"/>
          <w:sz w:val="24"/>
          <w:szCs w:val="24"/>
        </w:rPr>
        <w:t>develop</w:t>
      </w:r>
      <w:r w:rsidR="006C4F48">
        <w:rPr>
          <w:rFonts w:ascii="Times New Roman" w:hAnsi="Times New Roman" w:cs="Times New Roman"/>
          <w:sz w:val="24"/>
          <w:szCs w:val="24"/>
        </w:rPr>
        <w:t xml:space="preserve"> guidance on where limited resources such as money, time, and labor should be spent</w:t>
      </w:r>
      <w:r w:rsidR="0006481B">
        <w:rPr>
          <w:rFonts w:ascii="Times New Roman" w:hAnsi="Times New Roman" w:cs="Times New Roman"/>
          <w:sz w:val="24"/>
          <w:szCs w:val="24"/>
        </w:rPr>
        <w:t>,</w:t>
      </w:r>
      <w:r w:rsidR="006C4F48">
        <w:rPr>
          <w:rFonts w:ascii="Times New Roman" w:hAnsi="Times New Roman" w:cs="Times New Roman"/>
          <w:sz w:val="24"/>
          <w:szCs w:val="24"/>
        </w:rPr>
        <w:t xml:space="preserve"> ensur</w:t>
      </w:r>
      <w:r w:rsidR="0006481B">
        <w:rPr>
          <w:rFonts w:ascii="Times New Roman" w:hAnsi="Times New Roman" w:cs="Times New Roman"/>
          <w:sz w:val="24"/>
          <w:szCs w:val="24"/>
        </w:rPr>
        <w:t>ing</w:t>
      </w:r>
      <w:r w:rsidR="006C4F48">
        <w:rPr>
          <w:rFonts w:ascii="Times New Roman" w:hAnsi="Times New Roman" w:cs="Times New Roman"/>
          <w:sz w:val="24"/>
          <w:szCs w:val="24"/>
        </w:rPr>
        <w:t xml:space="preserve"> accurate data are collected </w:t>
      </w:r>
      <w:r w:rsidR="00B3693B">
        <w:rPr>
          <w:rFonts w:ascii="Times New Roman" w:hAnsi="Times New Roman" w:cs="Times New Roman"/>
          <w:sz w:val="24"/>
          <w:szCs w:val="24"/>
        </w:rPr>
        <w:t xml:space="preserve">on dispersal </w:t>
      </w:r>
      <w:r w:rsidR="001531C7">
        <w:rPr>
          <w:rFonts w:ascii="Times New Roman" w:hAnsi="Times New Roman" w:cs="Times New Roman"/>
          <w:sz w:val="24"/>
          <w:szCs w:val="24"/>
        </w:rPr>
        <w:t xml:space="preserve">pathways </w:t>
      </w:r>
      <w:r w:rsidR="00B3693B">
        <w:rPr>
          <w:rFonts w:ascii="Times New Roman" w:hAnsi="Times New Roman" w:cs="Times New Roman"/>
          <w:sz w:val="24"/>
          <w:szCs w:val="24"/>
        </w:rPr>
        <w:t>that make material contributions to species spread.</w:t>
      </w:r>
    </w:p>
    <w:bookmarkEnd w:id="0"/>
    <w:p w14:paraId="6448E568" w14:textId="29620021" w:rsidR="00DB4305" w:rsidRPr="00A50152" w:rsidRDefault="006B061A" w:rsidP="00C64983">
      <w:pPr>
        <w:spacing w:after="0" w:line="480" w:lineRule="auto"/>
        <w:rPr>
          <w:rFonts w:ascii="Times New Roman" w:hAnsi="Times New Roman" w:cs="Times New Roman"/>
          <w:b/>
          <w:bCs/>
          <w:sz w:val="32"/>
          <w:szCs w:val="32"/>
        </w:rPr>
      </w:pPr>
      <w:r>
        <w:rPr>
          <w:rFonts w:ascii="Times New Roman" w:hAnsi="Times New Roman" w:cs="Times New Roman"/>
          <w:b/>
          <w:bCs/>
          <w:sz w:val="24"/>
          <w:szCs w:val="24"/>
        </w:rPr>
        <w:lastRenderedPageBreak/>
        <w:t>Introduction</w:t>
      </w:r>
    </w:p>
    <w:p w14:paraId="4EA66153" w14:textId="2B9AFB25" w:rsidR="00636779" w:rsidRDefault="005A129B" w:rsidP="000864D2">
      <w:pPr>
        <w:spacing w:after="0" w:line="480" w:lineRule="auto"/>
        <w:ind w:firstLine="284"/>
        <w:rPr>
          <w:rFonts w:ascii="Times New Roman" w:hAnsi="Times New Roman" w:cs="Times New Roman"/>
          <w:sz w:val="24"/>
          <w:szCs w:val="24"/>
        </w:rPr>
      </w:pPr>
      <w:bookmarkStart w:id="3" w:name="_Hlk86582345"/>
      <w:bookmarkEnd w:id="1"/>
      <w:r w:rsidRPr="005A129B">
        <w:rPr>
          <w:rFonts w:ascii="Times New Roman" w:hAnsi="Times New Roman" w:cs="Times New Roman"/>
          <w:sz w:val="24"/>
          <w:szCs w:val="24"/>
        </w:rPr>
        <w:t xml:space="preserve">In many organisms, dispersal is a </w:t>
      </w:r>
      <w:r w:rsidR="005F27F5">
        <w:rPr>
          <w:rFonts w:ascii="Times New Roman" w:hAnsi="Times New Roman" w:cs="Times New Roman"/>
          <w:sz w:val="24"/>
          <w:szCs w:val="24"/>
        </w:rPr>
        <w:t>critical life</w:t>
      </w:r>
      <w:r w:rsidRPr="005A129B">
        <w:rPr>
          <w:rFonts w:ascii="Times New Roman" w:hAnsi="Times New Roman" w:cs="Times New Roman"/>
          <w:sz w:val="24"/>
          <w:szCs w:val="24"/>
        </w:rPr>
        <w:t xml:space="preserve"> stage because it </w:t>
      </w:r>
      <w:r w:rsidR="00B8206E">
        <w:rPr>
          <w:rFonts w:ascii="Times New Roman" w:hAnsi="Times New Roman" w:cs="Times New Roman"/>
          <w:sz w:val="24"/>
          <w:szCs w:val="24"/>
        </w:rPr>
        <w:t>governs</w:t>
      </w:r>
      <w:r w:rsidRPr="005A129B">
        <w:rPr>
          <w:rFonts w:ascii="Times New Roman" w:hAnsi="Times New Roman" w:cs="Times New Roman"/>
          <w:sz w:val="24"/>
          <w:szCs w:val="24"/>
        </w:rPr>
        <w:t xml:space="preserve"> how their populations shift or expand across spac</w:t>
      </w:r>
      <w:r w:rsidR="00B8206E">
        <w:rPr>
          <w:rFonts w:ascii="Times New Roman" w:hAnsi="Times New Roman" w:cs="Times New Roman"/>
          <w:sz w:val="24"/>
          <w:szCs w:val="24"/>
        </w:rPr>
        <w:t>e and over tim</w:t>
      </w:r>
      <w:r w:rsidRPr="005A129B">
        <w:rPr>
          <w:rFonts w:ascii="Times New Roman" w:hAnsi="Times New Roman" w:cs="Times New Roman"/>
          <w:sz w:val="24"/>
          <w:szCs w:val="24"/>
        </w:rPr>
        <w:t>e</w:t>
      </w:r>
      <w:r w:rsidR="00472A8F">
        <w:rPr>
          <w:rFonts w:ascii="Times New Roman" w:hAnsi="Times New Roman" w:cs="Times New Roman"/>
          <w:sz w:val="24"/>
          <w:szCs w:val="24"/>
        </w:rPr>
        <w:t>.</w:t>
      </w:r>
      <w:r w:rsidRPr="005A129B">
        <w:rPr>
          <w:rFonts w:ascii="Times New Roman" w:hAnsi="Times New Roman" w:cs="Times New Roman"/>
          <w:sz w:val="24"/>
          <w:szCs w:val="24"/>
        </w:rPr>
        <w:t xml:space="preserve"> </w:t>
      </w:r>
      <w:r w:rsidR="00472A8F">
        <w:rPr>
          <w:rFonts w:ascii="Times New Roman" w:hAnsi="Times New Roman" w:cs="Times New Roman"/>
          <w:sz w:val="24"/>
          <w:szCs w:val="24"/>
        </w:rPr>
        <w:t>T</w:t>
      </w:r>
      <w:r w:rsidR="00472A8F" w:rsidRPr="005A129B">
        <w:rPr>
          <w:rFonts w:ascii="Times New Roman" w:hAnsi="Times New Roman" w:cs="Times New Roman"/>
          <w:sz w:val="24"/>
          <w:szCs w:val="24"/>
        </w:rPr>
        <w:t xml:space="preserve">his </w:t>
      </w:r>
      <w:r w:rsidRPr="005A129B">
        <w:rPr>
          <w:rFonts w:ascii="Times New Roman" w:hAnsi="Times New Roman" w:cs="Times New Roman"/>
          <w:sz w:val="24"/>
          <w:szCs w:val="24"/>
        </w:rPr>
        <w:t>is especially true for sedentary organisms</w:t>
      </w:r>
      <w:r w:rsidR="008F1E82">
        <w:rPr>
          <w:rFonts w:ascii="Times New Roman" w:hAnsi="Times New Roman" w:cs="Times New Roman"/>
          <w:sz w:val="24"/>
          <w:szCs w:val="24"/>
        </w:rPr>
        <w:t xml:space="preserve"> such as fungi, corals, sponges</w:t>
      </w:r>
      <w:r w:rsidRPr="005A129B">
        <w:rPr>
          <w:rFonts w:ascii="Times New Roman" w:hAnsi="Times New Roman" w:cs="Times New Roman"/>
          <w:sz w:val="24"/>
          <w:szCs w:val="24"/>
        </w:rPr>
        <w:t>,</w:t>
      </w:r>
      <w:r w:rsidR="008F1E82">
        <w:rPr>
          <w:rFonts w:ascii="Times New Roman" w:hAnsi="Times New Roman" w:cs="Times New Roman"/>
          <w:sz w:val="24"/>
          <w:szCs w:val="24"/>
        </w:rPr>
        <w:t xml:space="preserve"> and plants,</w:t>
      </w:r>
      <w:r w:rsidRPr="005A129B">
        <w:rPr>
          <w:rFonts w:ascii="Times New Roman" w:hAnsi="Times New Roman" w:cs="Times New Roman"/>
          <w:sz w:val="24"/>
          <w:szCs w:val="24"/>
        </w:rPr>
        <w:t xml:space="preserve"> where dispersal of seeds or propagules is</w:t>
      </w:r>
      <w:r w:rsidR="00396A10">
        <w:rPr>
          <w:rFonts w:ascii="Times New Roman" w:hAnsi="Times New Roman" w:cs="Times New Roman"/>
          <w:sz w:val="24"/>
          <w:szCs w:val="24"/>
        </w:rPr>
        <w:t xml:space="preserve"> usually</w:t>
      </w:r>
      <w:r w:rsidRPr="005A129B">
        <w:rPr>
          <w:rFonts w:ascii="Times New Roman" w:hAnsi="Times New Roman" w:cs="Times New Roman"/>
          <w:sz w:val="24"/>
          <w:szCs w:val="24"/>
        </w:rPr>
        <w:t xml:space="preserve"> the only part of the life cycle in which movement</w:t>
      </w:r>
      <w:r w:rsidR="00396A10">
        <w:rPr>
          <w:rFonts w:ascii="Times New Roman" w:hAnsi="Times New Roman" w:cs="Times New Roman"/>
          <w:sz w:val="24"/>
          <w:szCs w:val="24"/>
        </w:rPr>
        <w:t xml:space="preserve"> of individuals</w:t>
      </w:r>
      <w:r w:rsidRPr="005A129B">
        <w:rPr>
          <w:rFonts w:ascii="Times New Roman" w:hAnsi="Times New Roman" w:cs="Times New Roman"/>
          <w:sz w:val="24"/>
          <w:szCs w:val="24"/>
        </w:rPr>
        <w:t xml:space="preserve"> occurs</w:t>
      </w:r>
      <w:r w:rsidR="00721291">
        <w:rPr>
          <w:rFonts w:ascii="Times New Roman" w:hAnsi="Times New Roman" w:cs="Times New Roman"/>
          <w:sz w:val="24"/>
          <w:szCs w:val="24"/>
        </w:rPr>
        <w:t xml:space="preserve">. </w:t>
      </w:r>
      <w:r w:rsidR="00084BB8">
        <w:rPr>
          <w:rFonts w:ascii="Times New Roman" w:hAnsi="Times New Roman" w:cs="Times New Roman"/>
          <w:sz w:val="24"/>
          <w:szCs w:val="24"/>
        </w:rPr>
        <w:t>However,</w:t>
      </w:r>
      <w:r w:rsidR="00C5556F">
        <w:rPr>
          <w:rFonts w:ascii="Times New Roman" w:hAnsi="Times New Roman" w:cs="Times New Roman"/>
          <w:sz w:val="24"/>
          <w:szCs w:val="24"/>
        </w:rPr>
        <w:t xml:space="preserve"> despite its importance in governing </w:t>
      </w:r>
      <w:r w:rsidR="00721291">
        <w:rPr>
          <w:rFonts w:ascii="Times New Roman" w:hAnsi="Times New Roman" w:cs="Times New Roman"/>
          <w:sz w:val="24"/>
          <w:szCs w:val="24"/>
        </w:rPr>
        <w:t xml:space="preserve">the spatiotemporal dynamics of </w:t>
      </w:r>
      <w:r w:rsidR="00C5556F">
        <w:rPr>
          <w:rFonts w:ascii="Times New Roman" w:hAnsi="Times New Roman" w:cs="Times New Roman"/>
          <w:sz w:val="24"/>
          <w:szCs w:val="24"/>
        </w:rPr>
        <w:t xml:space="preserve">sessile species </w:t>
      </w:r>
      <w:r w:rsidR="00721291">
        <w:rPr>
          <w:rFonts w:ascii="Times New Roman" w:hAnsi="Times New Roman" w:cs="Times New Roman"/>
          <w:sz w:val="24"/>
          <w:szCs w:val="24"/>
        </w:rPr>
        <w:t>populations</w:t>
      </w:r>
      <w:r w:rsidR="00C5556F">
        <w:rPr>
          <w:rFonts w:ascii="Times New Roman" w:hAnsi="Times New Roman" w:cs="Times New Roman"/>
          <w:sz w:val="24"/>
          <w:szCs w:val="24"/>
        </w:rPr>
        <w:t>,</w:t>
      </w:r>
      <w:r w:rsidR="00915847">
        <w:rPr>
          <w:rFonts w:ascii="Times New Roman" w:hAnsi="Times New Roman" w:cs="Times New Roman"/>
          <w:sz w:val="24"/>
          <w:szCs w:val="24"/>
        </w:rPr>
        <w:t xml:space="preserve"> dispersal is poorly understood</w:t>
      </w:r>
      <w:r w:rsidR="00C5556F">
        <w:rPr>
          <w:rFonts w:ascii="Times New Roman" w:hAnsi="Times New Roman" w:cs="Times New Roman"/>
          <w:sz w:val="24"/>
          <w:szCs w:val="24"/>
        </w:rPr>
        <w:t>.</w:t>
      </w:r>
      <w:r w:rsidR="00915847">
        <w:rPr>
          <w:rFonts w:ascii="Times New Roman" w:hAnsi="Times New Roman" w:cs="Times New Roman"/>
          <w:sz w:val="24"/>
          <w:szCs w:val="24"/>
        </w:rPr>
        <w:t xml:space="preserve"> </w:t>
      </w:r>
      <w:r w:rsidR="00C5556F">
        <w:rPr>
          <w:rFonts w:ascii="Times New Roman" w:hAnsi="Times New Roman" w:cs="Times New Roman"/>
          <w:sz w:val="24"/>
          <w:szCs w:val="24"/>
        </w:rPr>
        <w:t>T</w:t>
      </w:r>
      <w:r w:rsidR="00636779" w:rsidRPr="000864D2">
        <w:rPr>
          <w:rFonts w:ascii="Times New Roman" w:hAnsi="Times New Roman" w:cs="Times New Roman"/>
          <w:sz w:val="24"/>
          <w:szCs w:val="24"/>
        </w:rPr>
        <w:t>h</w:t>
      </w:r>
      <w:r w:rsidR="00C5556F">
        <w:rPr>
          <w:rFonts w:ascii="Times New Roman" w:hAnsi="Times New Roman" w:cs="Times New Roman"/>
          <w:sz w:val="24"/>
          <w:szCs w:val="24"/>
        </w:rPr>
        <w:t>is is largely due to the fact that the</w:t>
      </w:r>
      <w:r w:rsidR="00636779" w:rsidRPr="000864D2">
        <w:rPr>
          <w:rFonts w:ascii="Times New Roman" w:hAnsi="Times New Roman" w:cs="Times New Roman"/>
          <w:sz w:val="24"/>
          <w:szCs w:val="24"/>
        </w:rPr>
        <w:t xml:space="preserve"> complexity of dispersal</w:t>
      </w:r>
      <w:r w:rsidR="00084BB8">
        <w:rPr>
          <w:rFonts w:ascii="Times New Roman" w:hAnsi="Times New Roman" w:cs="Times New Roman"/>
          <w:sz w:val="24"/>
          <w:szCs w:val="24"/>
        </w:rPr>
        <w:t xml:space="preserve"> patterns</w:t>
      </w:r>
      <w:r w:rsidR="00636779" w:rsidRPr="000864D2">
        <w:rPr>
          <w:rFonts w:ascii="Times New Roman" w:hAnsi="Times New Roman" w:cs="Times New Roman"/>
          <w:sz w:val="24"/>
          <w:szCs w:val="24"/>
        </w:rPr>
        <w:t>, potentially elusive dispersal vectors</w:t>
      </w:r>
      <w:r w:rsidR="00F06E1A">
        <w:rPr>
          <w:rFonts w:ascii="Times New Roman" w:hAnsi="Times New Roman" w:cs="Times New Roman"/>
          <w:sz w:val="24"/>
          <w:szCs w:val="24"/>
        </w:rPr>
        <w:t xml:space="preserve">, </w:t>
      </w:r>
      <w:r w:rsidR="00F06E1A" w:rsidRPr="000864D2">
        <w:rPr>
          <w:rFonts w:ascii="Times New Roman" w:hAnsi="Times New Roman" w:cs="Times New Roman"/>
          <w:sz w:val="24"/>
          <w:szCs w:val="24"/>
        </w:rPr>
        <w:t>small size of many propagules</w:t>
      </w:r>
      <w:r w:rsidR="00C5556F">
        <w:rPr>
          <w:rFonts w:ascii="Times New Roman" w:hAnsi="Times New Roman" w:cs="Times New Roman"/>
          <w:sz w:val="24"/>
          <w:szCs w:val="24"/>
        </w:rPr>
        <w:t>,</w:t>
      </w:r>
      <w:r w:rsidR="00636779" w:rsidRPr="000864D2">
        <w:rPr>
          <w:rFonts w:ascii="Times New Roman" w:hAnsi="Times New Roman" w:cs="Times New Roman"/>
          <w:sz w:val="24"/>
          <w:szCs w:val="24"/>
        </w:rPr>
        <w:t xml:space="preserve"> </w:t>
      </w:r>
      <w:r w:rsidR="00C5556F">
        <w:rPr>
          <w:rFonts w:ascii="Times New Roman" w:hAnsi="Times New Roman" w:cs="Times New Roman"/>
          <w:sz w:val="24"/>
          <w:szCs w:val="24"/>
        </w:rPr>
        <w:t xml:space="preserve">and difficulty determining propagule fate (i.e. whether a propagule establishes or is destroyed) </w:t>
      </w:r>
      <w:r w:rsidR="00084BB8">
        <w:rPr>
          <w:rFonts w:ascii="Times New Roman" w:hAnsi="Times New Roman" w:cs="Times New Roman"/>
          <w:sz w:val="24"/>
          <w:szCs w:val="24"/>
        </w:rPr>
        <w:t xml:space="preserve">often make </w:t>
      </w:r>
      <w:r w:rsidR="00C5556F">
        <w:rPr>
          <w:rFonts w:ascii="Times New Roman" w:hAnsi="Times New Roman" w:cs="Times New Roman"/>
          <w:sz w:val="24"/>
          <w:szCs w:val="24"/>
        </w:rPr>
        <w:t>dispersal</w:t>
      </w:r>
      <w:r w:rsidR="00636779" w:rsidRPr="000864D2">
        <w:rPr>
          <w:rFonts w:ascii="Times New Roman" w:hAnsi="Times New Roman" w:cs="Times New Roman"/>
          <w:sz w:val="24"/>
          <w:szCs w:val="24"/>
        </w:rPr>
        <w:t xml:space="preserve"> exceptionally challenging to</w:t>
      </w:r>
      <w:r w:rsidR="00636779">
        <w:rPr>
          <w:rFonts w:ascii="Times New Roman" w:hAnsi="Times New Roman" w:cs="Times New Roman"/>
          <w:sz w:val="24"/>
          <w:szCs w:val="24"/>
        </w:rPr>
        <w:t xml:space="preserve"> properly</w:t>
      </w:r>
      <w:r w:rsidR="00636779" w:rsidRPr="000864D2">
        <w:rPr>
          <w:rFonts w:ascii="Times New Roman" w:hAnsi="Times New Roman" w:cs="Times New Roman"/>
          <w:sz w:val="24"/>
          <w:szCs w:val="24"/>
        </w:rPr>
        <w:t xml:space="preserve"> measure, especially when</w:t>
      </w:r>
      <w:r w:rsidR="00636779">
        <w:rPr>
          <w:rFonts w:ascii="Times New Roman" w:hAnsi="Times New Roman" w:cs="Times New Roman"/>
          <w:sz w:val="24"/>
          <w:szCs w:val="24"/>
        </w:rPr>
        <w:t xml:space="preserve"> the</w:t>
      </w:r>
      <w:r w:rsidR="00636779" w:rsidRPr="000864D2">
        <w:rPr>
          <w:rFonts w:ascii="Times New Roman" w:hAnsi="Times New Roman" w:cs="Times New Roman"/>
          <w:sz w:val="24"/>
          <w:szCs w:val="24"/>
        </w:rPr>
        <w:t xml:space="preserve"> resources needed to do so are limited.</w:t>
      </w:r>
    </w:p>
    <w:p w14:paraId="75B5827B" w14:textId="7E6C16AB" w:rsidR="008F1E82" w:rsidRDefault="00636779" w:rsidP="000864D2">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Despite the challenges associated with measuring dispersal, i</w:t>
      </w:r>
      <w:r w:rsidR="008F1E82">
        <w:rPr>
          <w:rFonts w:ascii="Times New Roman" w:hAnsi="Times New Roman" w:cs="Times New Roman"/>
          <w:sz w:val="24"/>
          <w:szCs w:val="24"/>
        </w:rPr>
        <w:t xml:space="preserve">nterest in dispersal processes over the past few decades has surged (Beckman and Sullivan 2023), indicating increased scientific attention on </w:t>
      </w:r>
      <w:r w:rsidR="006E48FE">
        <w:rPr>
          <w:rFonts w:ascii="Times New Roman" w:hAnsi="Times New Roman" w:cs="Times New Roman"/>
          <w:sz w:val="24"/>
          <w:szCs w:val="24"/>
        </w:rPr>
        <w:t>measuring</w:t>
      </w:r>
      <w:r w:rsidR="006E48FE">
        <w:rPr>
          <w:rFonts w:ascii="Times New Roman" w:hAnsi="Times New Roman" w:cs="Times New Roman"/>
          <w:sz w:val="24"/>
          <w:szCs w:val="24"/>
        </w:rPr>
        <w:t xml:space="preserve"> </w:t>
      </w:r>
      <w:r w:rsidR="008F1E82" w:rsidRPr="005A129B">
        <w:rPr>
          <w:rFonts w:ascii="Times New Roman" w:hAnsi="Times New Roman" w:cs="Times New Roman"/>
          <w:sz w:val="24"/>
          <w:szCs w:val="24"/>
        </w:rPr>
        <w:t xml:space="preserve">dispersal for </w:t>
      </w:r>
      <w:r w:rsidR="008F1E82">
        <w:rPr>
          <w:rFonts w:ascii="Times New Roman" w:hAnsi="Times New Roman" w:cs="Times New Roman"/>
          <w:sz w:val="24"/>
          <w:szCs w:val="24"/>
        </w:rPr>
        <w:t>a multitude of</w:t>
      </w:r>
      <w:r w:rsidR="008F1E82" w:rsidRPr="005A129B">
        <w:rPr>
          <w:rFonts w:ascii="Times New Roman" w:hAnsi="Times New Roman" w:cs="Times New Roman"/>
          <w:sz w:val="24"/>
          <w:szCs w:val="24"/>
        </w:rPr>
        <w:t xml:space="preserve"> reasons</w:t>
      </w:r>
      <w:r w:rsidR="008F1E82">
        <w:rPr>
          <w:rFonts w:ascii="Times New Roman" w:hAnsi="Times New Roman" w:cs="Times New Roman"/>
          <w:sz w:val="24"/>
          <w:szCs w:val="24"/>
        </w:rPr>
        <w:t xml:space="preserve"> </w:t>
      </w:r>
      <w:r w:rsidR="008F1E82" w:rsidRPr="005A129B">
        <w:rPr>
          <w:rFonts w:ascii="Times New Roman" w:hAnsi="Times New Roman" w:cs="Times New Roman"/>
          <w:sz w:val="24"/>
          <w:szCs w:val="24"/>
        </w:rPr>
        <w:t xml:space="preserve">(Shea 2007). </w:t>
      </w:r>
      <w:r w:rsidR="00C5556F">
        <w:rPr>
          <w:rFonts w:ascii="Times New Roman" w:hAnsi="Times New Roman" w:cs="Times New Roman"/>
          <w:sz w:val="24"/>
          <w:szCs w:val="24"/>
        </w:rPr>
        <w:t>Quantifying</w:t>
      </w:r>
      <w:r w:rsidR="008F1E82">
        <w:rPr>
          <w:rFonts w:ascii="Times New Roman" w:hAnsi="Times New Roman" w:cs="Times New Roman"/>
          <w:sz w:val="24"/>
          <w:szCs w:val="24"/>
        </w:rPr>
        <w:t xml:space="preserve"> dispersal </w:t>
      </w:r>
      <w:r w:rsidR="00C5556F">
        <w:rPr>
          <w:rFonts w:ascii="Times New Roman" w:hAnsi="Times New Roman" w:cs="Times New Roman"/>
          <w:sz w:val="24"/>
          <w:szCs w:val="24"/>
        </w:rPr>
        <w:t>is</w:t>
      </w:r>
      <w:r w:rsidR="00084BB8">
        <w:rPr>
          <w:rFonts w:ascii="Times New Roman" w:hAnsi="Times New Roman" w:cs="Times New Roman"/>
          <w:sz w:val="24"/>
          <w:szCs w:val="24"/>
        </w:rPr>
        <w:t xml:space="preserve"> </w:t>
      </w:r>
      <w:r w:rsidR="00C5556F">
        <w:rPr>
          <w:rFonts w:ascii="Times New Roman" w:hAnsi="Times New Roman" w:cs="Times New Roman"/>
          <w:sz w:val="24"/>
          <w:szCs w:val="24"/>
        </w:rPr>
        <w:t xml:space="preserve">a </w:t>
      </w:r>
      <w:r w:rsidR="00084BB8">
        <w:rPr>
          <w:rFonts w:ascii="Times New Roman" w:hAnsi="Times New Roman" w:cs="Times New Roman"/>
          <w:sz w:val="24"/>
          <w:szCs w:val="24"/>
        </w:rPr>
        <w:t>scientifically</w:t>
      </w:r>
      <w:r w:rsidR="00C5556F">
        <w:rPr>
          <w:rFonts w:ascii="Times New Roman" w:hAnsi="Times New Roman" w:cs="Times New Roman"/>
          <w:sz w:val="24"/>
          <w:szCs w:val="24"/>
        </w:rPr>
        <w:t xml:space="preserve"> </w:t>
      </w:r>
      <w:r w:rsidR="00084BB8">
        <w:rPr>
          <w:rFonts w:ascii="Times New Roman" w:hAnsi="Times New Roman" w:cs="Times New Roman"/>
          <w:sz w:val="24"/>
          <w:szCs w:val="24"/>
        </w:rPr>
        <w:t>valuable</w:t>
      </w:r>
      <w:r w:rsidR="00C5556F">
        <w:rPr>
          <w:rFonts w:ascii="Times New Roman" w:hAnsi="Times New Roman" w:cs="Times New Roman"/>
          <w:sz w:val="24"/>
          <w:szCs w:val="24"/>
        </w:rPr>
        <w:t xml:space="preserve"> endeavor</w:t>
      </w:r>
      <w:r w:rsidR="00084BB8">
        <w:rPr>
          <w:rFonts w:ascii="Times New Roman" w:hAnsi="Times New Roman" w:cs="Times New Roman"/>
          <w:sz w:val="24"/>
          <w:szCs w:val="24"/>
        </w:rPr>
        <w:t xml:space="preserve"> because </w:t>
      </w:r>
      <w:r w:rsidR="00C5556F">
        <w:rPr>
          <w:rFonts w:ascii="Times New Roman" w:hAnsi="Times New Roman" w:cs="Times New Roman"/>
          <w:sz w:val="24"/>
          <w:szCs w:val="24"/>
        </w:rPr>
        <w:t>it</w:t>
      </w:r>
      <w:r w:rsidR="00084BB8">
        <w:rPr>
          <w:rFonts w:ascii="Times New Roman" w:hAnsi="Times New Roman" w:cs="Times New Roman"/>
          <w:sz w:val="24"/>
          <w:szCs w:val="24"/>
        </w:rPr>
        <w:t xml:space="preserve"> can help</w:t>
      </w:r>
      <w:r w:rsidR="008F1E82">
        <w:rPr>
          <w:rFonts w:ascii="Times New Roman" w:hAnsi="Times New Roman" w:cs="Times New Roman"/>
          <w:sz w:val="24"/>
          <w:szCs w:val="24"/>
        </w:rPr>
        <w:t xml:space="preserve"> us better understand propagule movement processes that are critical in</w:t>
      </w:r>
      <w:r w:rsidR="008F1E82" w:rsidRPr="005A129B">
        <w:rPr>
          <w:rFonts w:ascii="Times New Roman" w:hAnsi="Times New Roman" w:cs="Times New Roman"/>
          <w:sz w:val="24"/>
          <w:szCs w:val="24"/>
        </w:rPr>
        <w:t xml:space="preserve"> invasion, range expansion, metapopulation dynamics</w:t>
      </w:r>
      <w:r w:rsidR="008F1E82">
        <w:rPr>
          <w:rFonts w:ascii="Times New Roman" w:hAnsi="Times New Roman" w:cs="Times New Roman"/>
          <w:sz w:val="24"/>
          <w:szCs w:val="24"/>
        </w:rPr>
        <w:t>,</w:t>
      </w:r>
      <w:r w:rsidR="008F1E82" w:rsidRPr="005A129B">
        <w:rPr>
          <w:rFonts w:ascii="Times New Roman" w:hAnsi="Times New Roman" w:cs="Times New Roman"/>
          <w:sz w:val="24"/>
          <w:szCs w:val="24"/>
        </w:rPr>
        <w:t xml:space="preserve"> </w:t>
      </w:r>
      <w:r w:rsidR="008F1E82">
        <w:rPr>
          <w:rFonts w:ascii="Times New Roman" w:hAnsi="Times New Roman" w:cs="Times New Roman"/>
          <w:sz w:val="24"/>
          <w:szCs w:val="24"/>
        </w:rPr>
        <w:t>and</w:t>
      </w:r>
      <w:r w:rsidR="008F1E82" w:rsidRPr="005A129B">
        <w:rPr>
          <w:rFonts w:ascii="Times New Roman" w:hAnsi="Times New Roman" w:cs="Times New Roman"/>
          <w:sz w:val="24"/>
          <w:szCs w:val="24"/>
        </w:rPr>
        <w:t xml:space="preserve"> other</w:t>
      </w:r>
      <w:r w:rsidR="008F1E82">
        <w:rPr>
          <w:rFonts w:ascii="Times New Roman" w:hAnsi="Times New Roman" w:cs="Times New Roman"/>
          <w:sz w:val="24"/>
          <w:szCs w:val="24"/>
        </w:rPr>
        <w:t xml:space="preserve"> ecologically important </w:t>
      </w:r>
      <w:r w:rsidR="008F1E82" w:rsidRPr="005A129B">
        <w:rPr>
          <w:rFonts w:ascii="Times New Roman" w:hAnsi="Times New Roman" w:cs="Times New Roman"/>
          <w:sz w:val="24"/>
          <w:szCs w:val="24"/>
        </w:rPr>
        <w:t xml:space="preserve">processes </w:t>
      </w:r>
      <w:r w:rsidR="008F1E82">
        <w:rPr>
          <w:rFonts w:ascii="Times New Roman" w:hAnsi="Times New Roman" w:cs="Times New Roman"/>
          <w:sz w:val="24"/>
          <w:szCs w:val="24"/>
        </w:rPr>
        <w:t>involved in the</w:t>
      </w:r>
      <w:r w:rsidR="008F1E82" w:rsidRPr="005A129B">
        <w:rPr>
          <w:rFonts w:ascii="Times New Roman" w:hAnsi="Times New Roman" w:cs="Times New Roman"/>
          <w:sz w:val="24"/>
          <w:szCs w:val="24"/>
        </w:rPr>
        <w:t xml:space="preserve"> spatiotemporal dynamics of </w:t>
      </w:r>
      <w:r w:rsidR="008F1E82">
        <w:rPr>
          <w:rFonts w:ascii="Times New Roman" w:hAnsi="Times New Roman" w:cs="Times New Roman"/>
          <w:sz w:val="24"/>
          <w:szCs w:val="24"/>
        </w:rPr>
        <w:t>populations and</w:t>
      </w:r>
      <w:r w:rsidR="008F1E82" w:rsidRPr="005A129B">
        <w:rPr>
          <w:rFonts w:ascii="Times New Roman" w:hAnsi="Times New Roman" w:cs="Times New Roman"/>
          <w:sz w:val="24"/>
          <w:szCs w:val="24"/>
        </w:rPr>
        <w:t xml:space="preserve"> communities. </w:t>
      </w:r>
      <w:r w:rsidR="008F1E82">
        <w:rPr>
          <w:rFonts w:ascii="Times New Roman" w:hAnsi="Times New Roman" w:cs="Times New Roman"/>
          <w:sz w:val="24"/>
          <w:szCs w:val="24"/>
        </w:rPr>
        <w:t xml:space="preserve">Because estimates of dispersal </w:t>
      </w:r>
      <w:r w:rsidR="008F1E82" w:rsidRPr="005A129B">
        <w:rPr>
          <w:rFonts w:ascii="Times New Roman" w:hAnsi="Times New Roman" w:cs="Times New Roman"/>
          <w:sz w:val="24"/>
          <w:szCs w:val="24"/>
        </w:rPr>
        <w:t xml:space="preserve">are typically </w:t>
      </w:r>
      <w:r w:rsidR="00721291">
        <w:rPr>
          <w:rFonts w:ascii="Times New Roman" w:hAnsi="Times New Roman" w:cs="Times New Roman"/>
          <w:sz w:val="24"/>
          <w:szCs w:val="24"/>
        </w:rPr>
        <w:t>used to</w:t>
      </w:r>
      <w:r w:rsidR="008F1E82" w:rsidRPr="005A129B">
        <w:rPr>
          <w:rFonts w:ascii="Times New Roman" w:hAnsi="Times New Roman" w:cs="Times New Roman"/>
          <w:sz w:val="24"/>
          <w:szCs w:val="24"/>
        </w:rPr>
        <w:t xml:space="preserve"> model </w:t>
      </w:r>
      <w:r w:rsidR="008F1E82">
        <w:rPr>
          <w:rFonts w:ascii="Times New Roman" w:hAnsi="Times New Roman" w:cs="Times New Roman"/>
          <w:sz w:val="24"/>
          <w:szCs w:val="24"/>
        </w:rPr>
        <w:t>these processes</w:t>
      </w:r>
      <w:r w:rsidR="008F1E82" w:rsidRPr="005A129B">
        <w:rPr>
          <w:rFonts w:ascii="Times New Roman" w:hAnsi="Times New Roman" w:cs="Times New Roman"/>
          <w:sz w:val="24"/>
          <w:szCs w:val="24"/>
        </w:rPr>
        <w:t xml:space="preserve"> (e.g., Kot </w:t>
      </w:r>
      <w:r w:rsidR="008F1E82" w:rsidRPr="005A129B">
        <w:rPr>
          <w:rFonts w:ascii="Times New Roman" w:hAnsi="Times New Roman" w:cs="Times New Roman"/>
          <w:i/>
          <w:iCs/>
          <w:sz w:val="24"/>
          <w:szCs w:val="24"/>
        </w:rPr>
        <w:t>et al</w:t>
      </w:r>
      <w:r w:rsidR="008F1E82" w:rsidRPr="005A129B">
        <w:rPr>
          <w:rFonts w:ascii="Times New Roman" w:hAnsi="Times New Roman" w:cs="Times New Roman"/>
          <w:sz w:val="24"/>
          <w:szCs w:val="24"/>
        </w:rPr>
        <w:t>. 1996</w:t>
      </w:r>
      <w:r w:rsidR="008F1E82">
        <w:rPr>
          <w:rFonts w:ascii="Times New Roman" w:hAnsi="Times New Roman" w:cs="Times New Roman"/>
          <w:sz w:val="24"/>
          <w:szCs w:val="24"/>
        </w:rPr>
        <w:t>,</w:t>
      </w:r>
      <w:r w:rsidR="008F1E82" w:rsidRPr="005A129B">
        <w:rPr>
          <w:rFonts w:ascii="Times New Roman" w:hAnsi="Times New Roman" w:cs="Times New Roman"/>
          <w:sz w:val="24"/>
          <w:szCs w:val="24"/>
        </w:rPr>
        <w:t xml:space="preserve"> Neubert and Caswell 2000</w:t>
      </w:r>
      <w:r w:rsidR="008F1E82">
        <w:rPr>
          <w:rFonts w:ascii="Times New Roman" w:hAnsi="Times New Roman" w:cs="Times New Roman"/>
          <w:sz w:val="24"/>
          <w:szCs w:val="24"/>
        </w:rPr>
        <w:t xml:space="preserve">, Drees </w:t>
      </w:r>
      <w:r w:rsidR="008F1E82">
        <w:rPr>
          <w:rFonts w:ascii="Times New Roman" w:hAnsi="Times New Roman" w:cs="Times New Roman"/>
          <w:i/>
          <w:iCs/>
          <w:sz w:val="24"/>
          <w:szCs w:val="24"/>
        </w:rPr>
        <w:t>et al.</w:t>
      </w:r>
      <w:r w:rsidR="008F1E82">
        <w:rPr>
          <w:rFonts w:ascii="Times New Roman" w:hAnsi="Times New Roman" w:cs="Times New Roman"/>
          <w:sz w:val="24"/>
          <w:szCs w:val="24"/>
        </w:rPr>
        <w:t xml:space="preserve"> 2023</w:t>
      </w:r>
      <w:r w:rsidR="008F1E82" w:rsidRPr="005A129B">
        <w:rPr>
          <w:rFonts w:ascii="Times New Roman" w:hAnsi="Times New Roman" w:cs="Times New Roman"/>
          <w:sz w:val="24"/>
          <w:szCs w:val="24"/>
        </w:rPr>
        <w:t>)</w:t>
      </w:r>
      <w:r w:rsidR="008F1E82">
        <w:rPr>
          <w:rFonts w:ascii="Times New Roman" w:hAnsi="Times New Roman" w:cs="Times New Roman"/>
          <w:sz w:val="24"/>
          <w:szCs w:val="24"/>
        </w:rPr>
        <w:t xml:space="preserve">, </w:t>
      </w:r>
      <w:r w:rsidR="00472A8F">
        <w:rPr>
          <w:rFonts w:ascii="Times New Roman" w:hAnsi="Times New Roman" w:cs="Times New Roman"/>
          <w:sz w:val="24"/>
          <w:szCs w:val="24"/>
        </w:rPr>
        <w:t xml:space="preserve">properly </w:t>
      </w:r>
      <w:r w:rsidR="008F1E82">
        <w:rPr>
          <w:rFonts w:ascii="Times New Roman" w:hAnsi="Times New Roman" w:cs="Times New Roman"/>
          <w:sz w:val="24"/>
          <w:szCs w:val="24"/>
        </w:rPr>
        <w:t>q</w:t>
      </w:r>
      <w:r w:rsidR="008F1E82" w:rsidRPr="005A129B">
        <w:rPr>
          <w:rFonts w:ascii="Times New Roman" w:hAnsi="Times New Roman" w:cs="Times New Roman"/>
          <w:sz w:val="24"/>
          <w:szCs w:val="24"/>
        </w:rPr>
        <w:t>uantifying</w:t>
      </w:r>
      <w:r w:rsidR="00472A8F">
        <w:rPr>
          <w:rFonts w:ascii="Times New Roman" w:hAnsi="Times New Roman" w:cs="Times New Roman"/>
          <w:sz w:val="24"/>
          <w:szCs w:val="24"/>
        </w:rPr>
        <w:t xml:space="preserve"> </w:t>
      </w:r>
      <w:r w:rsidR="008F1E82">
        <w:rPr>
          <w:rFonts w:ascii="Times New Roman" w:hAnsi="Times New Roman" w:cs="Times New Roman"/>
          <w:sz w:val="24"/>
          <w:szCs w:val="24"/>
        </w:rPr>
        <w:t xml:space="preserve">dispersal </w:t>
      </w:r>
      <w:r w:rsidR="00084BB8">
        <w:rPr>
          <w:rFonts w:ascii="Times New Roman" w:hAnsi="Times New Roman" w:cs="Times New Roman"/>
          <w:sz w:val="24"/>
          <w:szCs w:val="24"/>
        </w:rPr>
        <w:t xml:space="preserve">is </w:t>
      </w:r>
      <w:r w:rsidR="00721291">
        <w:rPr>
          <w:rFonts w:ascii="Times New Roman" w:hAnsi="Times New Roman" w:cs="Times New Roman"/>
          <w:sz w:val="24"/>
          <w:szCs w:val="24"/>
        </w:rPr>
        <w:t>critical</w:t>
      </w:r>
      <w:r w:rsidR="00084BB8">
        <w:rPr>
          <w:rFonts w:ascii="Times New Roman" w:hAnsi="Times New Roman" w:cs="Times New Roman"/>
          <w:sz w:val="24"/>
          <w:szCs w:val="24"/>
        </w:rPr>
        <w:t xml:space="preserve"> for accurately estimating</w:t>
      </w:r>
      <w:r w:rsidR="008F1E82" w:rsidRPr="005A129B">
        <w:rPr>
          <w:rFonts w:ascii="Times New Roman" w:hAnsi="Times New Roman" w:cs="Times New Roman"/>
          <w:sz w:val="24"/>
          <w:szCs w:val="24"/>
        </w:rPr>
        <w:t xml:space="preserve"> </w:t>
      </w:r>
      <w:r w:rsidR="00915847">
        <w:rPr>
          <w:rFonts w:ascii="Times New Roman" w:hAnsi="Times New Roman" w:cs="Times New Roman"/>
          <w:sz w:val="24"/>
          <w:szCs w:val="24"/>
        </w:rPr>
        <w:t>how populations of a given species spread</w:t>
      </w:r>
      <w:r w:rsidR="008F1E82">
        <w:rPr>
          <w:rFonts w:ascii="Times New Roman" w:hAnsi="Times New Roman" w:cs="Times New Roman"/>
          <w:sz w:val="24"/>
          <w:szCs w:val="24"/>
        </w:rPr>
        <w:t xml:space="preserve">, including for species where </w:t>
      </w:r>
      <w:r w:rsidR="00084BB8">
        <w:rPr>
          <w:rFonts w:ascii="Times New Roman" w:hAnsi="Times New Roman" w:cs="Times New Roman"/>
          <w:sz w:val="24"/>
          <w:szCs w:val="24"/>
        </w:rPr>
        <w:t>quantifying</w:t>
      </w:r>
      <w:r w:rsidR="008F1E82">
        <w:rPr>
          <w:rFonts w:ascii="Times New Roman" w:hAnsi="Times New Roman" w:cs="Times New Roman"/>
          <w:sz w:val="24"/>
          <w:szCs w:val="24"/>
        </w:rPr>
        <w:t xml:space="preserve"> </w:t>
      </w:r>
      <w:r w:rsidR="00915847">
        <w:rPr>
          <w:rFonts w:ascii="Times New Roman" w:hAnsi="Times New Roman" w:cs="Times New Roman"/>
          <w:sz w:val="24"/>
          <w:szCs w:val="24"/>
        </w:rPr>
        <w:t>spread</w:t>
      </w:r>
      <w:r w:rsidR="008F1E82">
        <w:rPr>
          <w:rFonts w:ascii="Times New Roman" w:hAnsi="Times New Roman" w:cs="Times New Roman"/>
          <w:sz w:val="24"/>
          <w:szCs w:val="24"/>
        </w:rPr>
        <w:t xml:space="preserve"> is </w:t>
      </w:r>
      <w:r w:rsidR="00721291">
        <w:rPr>
          <w:rFonts w:ascii="Times New Roman" w:hAnsi="Times New Roman" w:cs="Times New Roman"/>
          <w:sz w:val="24"/>
          <w:szCs w:val="24"/>
        </w:rPr>
        <w:t>essential for</w:t>
      </w:r>
      <w:r w:rsidR="008F1E82">
        <w:rPr>
          <w:rFonts w:ascii="Times New Roman" w:hAnsi="Times New Roman" w:cs="Times New Roman"/>
          <w:sz w:val="24"/>
          <w:szCs w:val="24"/>
        </w:rPr>
        <w:t xml:space="preserve"> management efforts.</w:t>
      </w:r>
      <w:r w:rsidR="008F1E82" w:rsidRPr="005A129B">
        <w:rPr>
          <w:rFonts w:ascii="Times New Roman" w:hAnsi="Times New Roman" w:cs="Times New Roman"/>
          <w:sz w:val="24"/>
          <w:szCs w:val="24"/>
        </w:rPr>
        <w:t xml:space="preserve"> </w:t>
      </w:r>
    </w:p>
    <w:p w14:paraId="1598F75B" w14:textId="507FAB1B" w:rsidR="005A129B" w:rsidRPr="005A129B" w:rsidRDefault="00636779" w:rsidP="008F1E82">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One of the main challenges</w:t>
      </w:r>
      <w:r w:rsidR="003326B4">
        <w:rPr>
          <w:rFonts w:ascii="Times New Roman" w:hAnsi="Times New Roman" w:cs="Times New Roman"/>
          <w:sz w:val="24"/>
          <w:szCs w:val="24"/>
        </w:rPr>
        <w:t xml:space="preserve"> in measuring dispersal is</w:t>
      </w:r>
      <w:r w:rsidR="00F703D5">
        <w:rPr>
          <w:rFonts w:ascii="Times New Roman" w:hAnsi="Times New Roman" w:cs="Times New Roman"/>
          <w:sz w:val="24"/>
          <w:szCs w:val="24"/>
        </w:rPr>
        <w:t xml:space="preserve"> that for a given species, there may be multiple modes of dispersal that must be quantified</w:t>
      </w:r>
      <w:r w:rsidR="00084BB8">
        <w:rPr>
          <w:rFonts w:ascii="Times New Roman" w:hAnsi="Times New Roman" w:cs="Times New Roman"/>
          <w:sz w:val="24"/>
          <w:szCs w:val="24"/>
        </w:rPr>
        <w:t xml:space="preserve"> in order to fully understand how that species is dispersed</w:t>
      </w:r>
      <w:r w:rsidR="00F703D5">
        <w:rPr>
          <w:rFonts w:ascii="Times New Roman" w:hAnsi="Times New Roman" w:cs="Times New Roman"/>
          <w:sz w:val="24"/>
          <w:szCs w:val="24"/>
        </w:rPr>
        <w:t>.</w:t>
      </w:r>
      <w:r w:rsidR="003326B4">
        <w:rPr>
          <w:rFonts w:ascii="Times New Roman" w:hAnsi="Times New Roman" w:cs="Times New Roman"/>
          <w:sz w:val="24"/>
          <w:szCs w:val="24"/>
        </w:rPr>
        <w:t xml:space="preserve"> </w:t>
      </w:r>
      <w:r w:rsidR="00F703D5">
        <w:rPr>
          <w:rFonts w:ascii="Times New Roman" w:hAnsi="Times New Roman" w:cs="Times New Roman"/>
          <w:sz w:val="24"/>
          <w:szCs w:val="24"/>
        </w:rPr>
        <w:t>D</w:t>
      </w:r>
      <w:r w:rsidR="003326B4">
        <w:rPr>
          <w:rFonts w:ascii="Times New Roman" w:hAnsi="Times New Roman" w:cs="Times New Roman"/>
          <w:sz w:val="24"/>
          <w:szCs w:val="24"/>
        </w:rPr>
        <w:t xml:space="preserve">ispersal </w:t>
      </w:r>
      <w:r w:rsidR="00D758B0">
        <w:rPr>
          <w:rFonts w:ascii="Times New Roman" w:hAnsi="Times New Roman" w:cs="Times New Roman"/>
          <w:sz w:val="24"/>
          <w:szCs w:val="24"/>
        </w:rPr>
        <w:t xml:space="preserve">pathways </w:t>
      </w:r>
      <w:r w:rsidR="00F703D5">
        <w:rPr>
          <w:rFonts w:ascii="Times New Roman" w:hAnsi="Times New Roman" w:cs="Times New Roman"/>
          <w:sz w:val="24"/>
          <w:szCs w:val="24"/>
        </w:rPr>
        <w:t>often</w:t>
      </w:r>
      <w:r w:rsidR="00472A8F">
        <w:rPr>
          <w:rFonts w:ascii="Times New Roman" w:hAnsi="Times New Roman" w:cs="Times New Roman"/>
          <w:sz w:val="24"/>
          <w:szCs w:val="24"/>
        </w:rPr>
        <w:t xml:space="preserve"> exist in a variety of</w:t>
      </w:r>
      <w:r w:rsidR="00D758B0">
        <w:rPr>
          <w:rFonts w:ascii="Times New Roman" w:hAnsi="Times New Roman" w:cs="Times New Roman"/>
          <w:sz w:val="24"/>
          <w:szCs w:val="24"/>
        </w:rPr>
        <w:t xml:space="preserve"> </w:t>
      </w:r>
      <w:r w:rsidR="003326B4">
        <w:rPr>
          <w:rFonts w:ascii="Times New Roman" w:hAnsi="Times New Roman" w:cs="Times New Roman"/>
          <w:sz w:val="24"/>
          <w:szCs w:val="24"/>
        </w:rPr>
        <w:t xml:space="preserve">different </w:t>
      </w:r>
      <w:r w:rsidR="00D758B0">
        <w:rPr>
          <w:rFonts w:ascii="Times New Roman" w:hAnsi="Times New Roman" w:cs="Times New Roman"/>
          <w:sz w:val="24"/>
          <w:szCs w:val="24"/>
        </w:rPr>
        <w:t xml:space="preserve">configurations, </w:t>
      </w:r>
      <w:r w:rsidR="00F703D5">
        <w:rPr>
          <w:rFonts w:ascii="Times New Roman" w:hAnsi="Times New Roman" w:cs="Times New Roman"/>
          <w:sz w:val="24"/>
          <w:szCs w:val="24"/>
        </w:rPr>
        <w:t>typically</w:t>
      </w:r>
      <w:r w:rsidR="00D758B0">
        <w:rPr>
          <w:rFonts w:ascii="Times New Roman" w:hAnsi="Times New Roman" w:cs="Times New Roman"/>
          <w:sz w:val="24"/>
          <w:szCs w:val="24"/>
        </w:rPr>
        <w:t xml:space="preserve"> in </w:t>
      </w:r>
      <w:r w:rsidR="00D758B0">
        <w:rPr>
          <w:rFonts w:ascii="Times New Roman" w:hAnsi="Times New Roman" w:cs="Times New Roman"/>
          <w:sz w:val="24"/>
          <w:szCs w:val="24"/>
        </w:rPr>
        <w:lastRenderedPageBreak/>
        <w:t xml:space="preserve">series (a </w:t>
      </w:r>
      <w:r w:rsidR="00195A5A" w:rsidRPr="005A129B">
        <w:rPr>
          <w:rFonts w:ascii="Times New Roman" w:hAnsi="Times New Roman" w:cs="Times New Roman"/>
          <w:i/>
          <w:iCs/>
          <w:sz w:val="24"/>
          <w:szCs w:val="24"/>
        </w:rPr>
        <w:t>primary dispersal</w:t>
      </w:r>
      <w:r w:rsidR="00195A5A" w:rsidRPr="005A129B">
        <w:rPr>
          <w:rFonts w:ascii="Times New Roman" w:hAnsi="Times New Roman" w:cs="Times New Roman"/>
          <w:sz w:val="24"/>
          <w:szCs w:val="24"/>
        </w:rPr>
        <w:t xml:space="preserve"> event followed by a </w:t>
      </w:r>
      <w:r w:rsidR="00195A5A" w:rsidRPr="005A129B">
        <w:rPr>
          <w:rFonts w:ascii="Times New Roman" w:hAnsi="Times New Roman" w:cs="Times New Roman"/>
          <w:i/>
          <w:iCs/>
          <w:sz w:val="24"/>
          <w:szCs w:val="24"/>
        </w:rPr>
        <w:t>secondary dispersal</w:t>
      </w:r>
      <w:r w:rsidR="00195A5A" w:rsidRPr="005A129B">
        <w:rPr>
          <w:rFonts w:ascii="Times New Roman" w:hAnsi="Times New Roman" w:cs="Times New Roman"/>
          <w:sz w:val="24"/>
          <w:szCs w:val="24"/>
        </w:rPr>
        <w:t xml:space="preserve"> event</w:t>
      </w:r>
      <w:r w:rsidR="00D758B0">
        <w:rPr>
          <w:rFonts w:ascii="Times New Roman" w:hAnsi="Times New Roman" w:cs="Times New Roman"/>
          <w:sz w:val="24"/>
          <w:szCs w:val="24"/>
        </w:rPr>
        <w:t>)</w:t>
      </w:r>
      <w:r w:rsidR="004526D2">
        <w:rPr>
          <w:rFonts w:ascii="Times New Roman" w:hAnsi="Times New Roman" w:cs="Times New Roman"/>
          <w:sz w:val="24"/>
          <w:szCs w:val="24"/>
        </w:rPr>
        <w:t xml:space="preserve"> </w:t>
      </w:r>
      <w:r w:rsidR="00D758B0">
        <w:rPr>
          <w:rFonts w:ascii="Times New Roman" w:hAnsi="Times New Roman" w:cs="Times New Roman"/>
          <w:sz w:val="24"/>
          <w:szCs w:val="24"/>
        </w:rPr>
        <w:t>or parallel</w:t>
      </w:r>
      <w:r w:rsidR="004526D2">
        <w:rPr>
          <w:rFonts w:ascii="Times New Roman" w:hAnsi="Times New Roman" w:cs="Times New Roman"/>
          <w:sz w:val="24"/>
          <w:szCs w:val="24"/>
        </w:rPr>
        <w:t xml:space="preserve"> </w:t>
      </w:r>
      <w:r w:rsidR="00D758B0">
        <w:rPr>
          <w:rFonts w:ascii="Times New Roman" w:hAnsi="Times New Roman" w:cs="Times New Roman"/>
          <w:sz w:val="24"/>
          <w:szCs w:val="24"/>
        </w:rPr>
        <w:t>(simultaneous dispersal events), with h</w:t>
      </w:r>
      <w:r w:rsidR="00195A5A" w:rsidRPr="005A129B">
        <w:rPr>
          <w:rFonts w:ascii="Times New Roman" w:hAnsi="Times New Roman" w:cs="Times New Roman"/>
          <w:sz w:val="24"/>
          <w:szCs w:val="24"/>
        </w:rPr>
        <w:t>igher-order dispersal events possible depending on the</w:t>
      </w:r>
      <w:r w:rsidR="00195A5A">
        <w:rPr>
          <w:rFonts w:ascii="Times New Roman" w:hAnsi="Times New Roman" w:cs="Times New Roman"/>
          <w:sz w:val="24"/>
          <w:szCs w:val="24"/>
        </w:rPr>
        <w:t xml:space="preserve"> </w:t>
      </w:r>
      <w:r w:rsidR="00195A5A" w:rsidRPr="005A129B">
        <w:rPr>
          <w:rFonts w:ascii="Times New Roman" w:hAnsi="Times New Roman" w:cs="Times New Roman"/>
          <w:sz w:val="24"/>
          <w:szCs w:val="24"/>
        </w:rPr>
        <w:t>organism’s dispersal ecology</w:t>
      </w:r>
      <w:r w:rsidR="00195A5A">
        <w:rPr>
          <w:rFonts w:ascii="Times New Roman" w:hAnsi="Times New Roman" w:cs="Times New Roman"/>
          <w:sz w:val="24"/>
          <w:szCs w:val="24"/>
        </w:rPr>
        <w:t>.</w:t>
      </w:r>
      <w:r w:rsidR="003B37F3">
        <w:rPr>
          <w:rFonts w:ascii="Times New Roman" w:hAnsi="Times New Roman" w:cs="Times New Roman"/>
          <w:sz w:val="24"/>
          <w:szCs w:val="24"/>
        </w:rPr>
        <w:t xml:space="preserve"> </w:t>
      </w:r>
      <w:r w:rsidR="00F22367">
        <w:rPr>
          <w:rFonts w:ascii="Times New Roman" w:hAnsi="Times New Roman" w:cs="Times New Roman"/>
          <w:sz w:val="24"/>
          <w:szCs w:val="24"/>
        </w:rPr>
        <w:t xml:space="preserve">In </w:t>
      </w:r>
      <w:r w:rsidR="00007879">
        <w:rPr>
          <w:rFonts w:ascii="Times New Roman" w:hAnsi="Times New Roman" w:cs="Times New Roman"/>
          <w:sz w:val="24"/>
          <w:szCs w:val="24"/>
        </w:rPr>
        <w:t xml:space="preserve">cases </w:t>
      </w:r>
      <w:r w:rsidR="00F22367">
        <w:rPr>
          <w:rFonts w:ascii="Times New Roman" w:hAnsi="Times New Roman" w:cs="Times New Roman"/>
          <w:sz w:val="24"/>
          <w:szCs w:val="24"/>
        </w:rPr>
        <w:t>where dispersal</w:t>
      </w:r>
      <w:r w:rsidR="005A129B" w:rsidRPr="005A129B">
        <w:rPr>
          <w:rFonts w:ascii="Times New Roman" w:hAnsi="Times New Roman" w:cs="Times New Roman"/>
          <w:sz w:val="24"/>
          <w:szCs w:val="24"/>
        </w:rPr>
        <w:t xml:space="preserve"> is a</w:t>
      </w:r>
      <w:r w:rsidR="00C179A3">
        <w:rPr>
          <w:rFonts w:ascii="Times New Roman" w:hAnsi="Times New Roman" w:cs="Times New Roman"/>
          <w:sz w:val="24"/>
          <w:szCs w:val="24"/>
        </w:rPr>
        <w:t xml:space="preserve"> complex</w:t>
      </w:r>
      <w:r w:rsidR="005A129B" w:rsidRPr="005A129B">
        <w:rPr>
          <w:rFonts w:ascii="Times New Roman" w:hAnsi="Times New Roman" w:cs="Times New Roman"/>
          <w:sz w:val="24"/>
          <w:szCs w:val="24"/>
        </w:rPr>
        <w:t xml:space="preserve"> assemblage of</w:t>
      </w:r>
      <w:r w:rsidR="003B37F3">
        <w:rPr>
          <w:rFonts w:ascii="Times New Roman" w:hAnsi="Times New Roman" w:cs="Times New Roman"/>
          <w:sz w:val="24"/>
          <w:szCs w:val="24"/>
        </w:rPr>
        <w:t xml:space="preserve"> serial, parallel, and/or multi-order </w:t>
      </w:r>
      <w:r w:rsidR="005A129B" w:rsidRPr="005A129B">
        <w:rPr>
          <w:rFonts w:ascii="Times New Roman" w:hAnsi="Times New Roman" w:cs="Times New Roman"/>
          <w:sz w:val="24"/>
          <w:szCs w:val="24"/>
        </w:rPr>
        <w:t>dispersal pathways</w:t>
      </w:r>
      <w:r w:rsidR="00F22367">
        <w:rPr>
          <w:rFonts w:ascii="Times New Roman" w:hAnsi="Times New Roman" w:cs="Times New Roman"/>
          <w:sz w:val="24"/>
          <w:szCs w:val="24"/>
        </w:rPr>
        <w:t xml:space="preserve"> </w:t>
      </w:r>
      <w:r w:rsidR="003B37F3">
        <w:rPr>
          <w:rFonts w:ascii="Times New Roman" w:hAnsi="Times New Roman" w:cs="Times New Roman"/>
          <w:sz w:val="24"/>
          <w:szCs w:val="24"/>
        </w:rPr>
        <w:t>facilitated by</w:t>
      </w:r>
      <w:r w:rsidR="00F22367">
        <w:rPr>
          <w:rFonts w:ascii="Times New Roman" w:hAnsi="Times New Roman" w:cs="Times New Roman"/>
          <w:sz w:val="24"/>
          <w:szCs w:val="24"/>
        </w:rPr>
        <w:t xml:space="preserve"> one or more vectors</w:t>
      </w:r>
      <w:r w:rsidR="003B37F3">
        <w:rPr>
          <w:rFonts w:ascii="Times New Roman" w:hAnsi="Times New Roman" w:cs="Times New Roman"/>
          <w:sz w:val="24"/>
          <w:szCs w:val="24"/>
        </w:rPr>
        <w:t>,</w:t>
      </w:r>
      <w:r w:rsidR="005A129B" w:rsidRPr="005A129B">
        <w:rPr>
          <w:rFonts w:ascii="Times New Roman" w:hAnsi="Times New Roman" w:cs="Times New Roman"/>
          <w:sz w:val="24"/>
          <w:szCs w:val="24"/>
        </w:rPr>
        <w:t xml:space="preserve"> rather than </w:t>
      </w:r>
      <w:r w:rsidR="00007879">
        <w:rPr>
          <w:rFonts w:ascii="Times New Roman" w:hAnsi="Times New Roman" w:cs="Times New Roman"/>
          <w:sz w:val="24"/>
          <w:szCs w:val="24"/>
        </w:rPr>
        <w:t xml:space="preserve">simply </w:t>
      </w:r>
      <w:r w:rsidR="003B37F3">
        <w:rPr>
          <w:rFonts w:ascii="Times New Roman" w:hAnsi="Times New Roman" w:cs="Times New Roman"/>
          <w:sz w:val="24"/>
          <w:szCs w:val="24"/>
        </w:rPr>
        <w:t>one first-order</w:t>
      </w:r>
      <w:r w:rsidR="00F22367">
        <w:rPr>
          <w:rFonts w:ascii="Times New Roman" w:hAnsi="Times New Roman" w:cs="Times New Roman"/>
          <w:sz w:val="24"/>
          <w:szCs w:val="24"/>
        </w:rPr>
        <w:t xml:space="preserve"> </w:t>
      </w:r>
      <w:r w:rsidR="00F22367" w:rsidRPr="005A129B">
        <w:rPr>
          <w:rFonts w:ascii="Times New Roman" w:hAnsi="Times New Roman" w:cs="Times New Roman"/>
          <w:sz w:val="24"/>
          <w:szCs w:val="24"/>
        </w:rPr>
        <w:t>dispersal</w:t>
      </w:r>
      <w:r w:rsidR="005A129B" w:rsidRPr="005A129B">
        <w:rPr>
          <w:rFonts w:ascii="Times New Roman" w:hAnsi="Times New Roman" w:cs="Times New Roman"/>
          <w:sz w:val="24"/>
          <w:szCs w:val="24"/>
        </w:rPr>
        <w:t xml:space="preserve"> pathway </w:t>
      </w:r>
      <w:r w:rsidR="00C5556F">
        <w:rPr>
          <w:rFonts w:ascii="Times New Roman" w:hAnsi="Times New Roman" w:cs="Times New Roman"/>
          <w:sz w:val="24"/>
          <w:szCs w:val="24"/>
        </w:rPr>
        <w:t>driven by</w:t>
      </w:r>
      <w:r w:rsidR="00C5556F" w:rsidRPr="005A129B">
        <w:rPr>
          <w:rFonts w:ascii="Times New Roman" w:hAnsi="Times New Roman" w:cs="Times New Roman"/>
          <w:sz w:val="24"/>
          <w:szCs w:val="24"/>
        </w:rPr>
        <w:t xml:space="preserve"> </w:t>
      </w:r>
      <w:r w:rsidR="005A129B" w:rsidRPr="005A129B">
        <w:rPr>
          <w:rFonts w:ascii="Times New Roman" w:hAnsi="Times New Roman" w:cs="Times New Roman"/>
          <w:sz w:val="24"/>
          <w:szCs w:val="24"/>
        </w:rPr>
        <w:t xml:space="preserve">a single vector, quantifying all sources of dispersal can be </w:t>
      </w:r>
      <w:r w:rsidR="00F22367">
        <w:rPr>
          <w:rFonts w:ascii="Times New Roman" w:hAnsi="Times New Roman" w:cs="Times New Roman"/>
          <w:sz w:val="24"/>
          <w:szCs w:val="24"/>
        </w:rPr>
        <w:t>extremely</w:t>
      </w:r>
      <w:r w:rsidR="005A129B" w:rsidRPr="005A129B">
        <w:rPr>
          <w:rFonts w:ascii="Times New Roman" w:hAnsi="Times New Roman" w:cs="Times New Roman"/>
          <w:sz w:val="24"/>
          <w:szCs w:val="24"/>
        </w:rPr>
        <w:t xml:space="preserve"> </w:t>
      </w:r>
      <w:r>
        <w:rPr>
          <w:rFonts w:ascii="Times New Roman" w:hAnsi="Times New Roman" w:cs="Times New Roman"/>
          <w:sz w:val="24"/>
          <w:szCs w:val="24"/>
        </w:rPr>
        <w:t>difficult</w:t>
      </w:r>
      <w:r w:rsidR="005A129B" w:rsidRPr="005A129B">
        <w:rPr>
          <w:rFonts w:ascii="Times New Roman" w:hAnsi="Times New Roman" w:cs="Times New Roman"/>
          <w:sz w:val="24"/>
          <w:szCs w:val="24"/>
        </w:rPr>
        <w:t xml:space="preserve">. </w:t>
      </w:r>
      <w:r w:rsidR="00007879">
        <w:rPr>
          <w:rFonts w:ascii="Times New Roman" w:hAnsi="Times New Roman" w:cs="Times New Roman"/>
          <w:sz w:val="24"/>
          <w:szCs w:val="24"/>
        </w:rPr>
        <w:t>Assemblages like these</w:t>
      </w:r>
      <w:r w:rsidR="005A129B" w:rsidRPr="005A129B">
        <w:rPr>
          <w:rFonts w:ascii="Times New Roman" w:hAnsi="Times New Roman" w:cs="Times New Roman"/>
          <w:sz w:val="24"/>
          <w:szCs w:val="24"/>
        </w:rPr>
        <w:t xml:space="preserve"> are central to the </w:t>
      </w:r>
      <w:r w:rsidR="005F11B0">
        <w:rPr>
          <w:rFonts w:ascii="Times New Roman" w:hAnsi="Times New Roman" w:cs="Times New Roman"/>
          <w:sz w:val="24"/>
          <w:szCs w:val="24"/>
        </w:rPr>
        <w:t>idea</w:t>
      </w:r>
      <w:r w:rsidR="005A129B" w:rsidRPr="005A129B">
        <w:rPr>
          <w:rFonts w:ascii="Times New Roman" w:hAnsi="Times New Roman" w:cs="Times New Roman"/>
          <w:sz w:val="24"/>
          <w:szCs w:val="24"/>
        </w:rPr>
        <w:t xml:space="preserve"> of </w:t>
      </w:r>
      <w:r w:rsidR="005A129B" w:rsidRPr="005A129B">
        <w:rPr>
          <w:rFonts w:ascii="Times New Roman" w:hAnsi="Times New Roman" w:cs="Times New Roman"/>
          <w:i/>
          <w:iCs/>
          <w:sz w:val="24"/>
          <w:szCs w:val="24"/>
        </w:rPr>
        <w:t>total dispersal</w:t>
      </w:r>
      <w:r w:rsidR="005A129B" w:rsidRPr="005A129B">
        <w:rPr>
          <w:rFonts w:ascii="Times New Roman" w:hAnsi="Times New Roman" w:cs="Times New Roman"/>
          <w:sz w:val="24"/>
          <w:szCs w:val="24"/>
        </w:rPr>
        <w:t xml:space="preserve">, which </w:t>
      </w:r>
      <w:r w:rsidR="003B37F3">
        <w:rPr>
          <w:rFonts w:ascii="Times New Roman" w:hAnsi="Times New Roman" w:cs="Times New Roman"/>
          <w:sz w:val="24"/>
          <w:szCs w:val="24"/>
        </w:rPr>
        <w:t>considers</w:t>
      </w:r>
      <w:r w:rsidR="005A129B" w:rsidRPr="005A129B">
        <w:rPr>
          <w:rFonts w:ascii="Times New Roman" w:hAnsi="Times New Roman" w:cs="Times New Roman"/>
          <w:sz w:val="24"/>
          <w:szCs w:val="24"/>
        </w:rPr>
        <w:t xml:space="preserve"> dispersal via all </w:t>
      </w:r>
      <w:r w:rsidR="005F11B0">
        <w:rPr>
          <w:rFonts w:ascii="Times New Roman" w:hAnsi="Times New Roman" w:cs="Times New Roman"/>
          <w:sz w:val="24"/>
          <w:szCs w:val="24"/>
        </w:rPr>
        <w:t>pos</w:t>
      </w:r>
      <w:r w:rsidR="003B37F3">
        <w:rPr>
          <w:rFonts w:ascii="Times New Roman" w:hAnsi="Times New Roman" w:cs="Times New Roman"/>
          <w:sz w:val="24"/>
          <w:szCs w:val="24"/>
        </w:rPr>
        <w:t>s</w:t>
      </w:r>
      <w:r w:rsidR="005F11B0">
        <w:rPr>
          <w:rFonts w:ascii="Times New Roman" w:hAnsi="Times New Roman" w:cs="Times New Roman"/>
          <w:sz w:val="24"/>
          <w:szCs w:val="24"/>
        </w:rPr>
        <w:t>ible pathways</w:t>
      </w:r>
      <w:r w:rsidR="005A129B" w:rsidRPr="005A129B">
        <w:rPr>
          <w:rFonts w:ascii="Times New Roman" w:hAnsi="Times New Roman" w:cs="Times New Roman"/>
          <w:sz w:val="24"/>
          <w:szCs w:val="24"/>
        </w:rPr>
        <w:t xml:space="preserve"> of dispersal in a particular system and considers all</w:t>
      </w:r>
      <w:r w:rsidR="003B37F3">
        <w:rPr>
          <w:rFonts w:ascii="Times New Roman" w:hAnsi="Times New Roman" w:cs="Times New Roman"/>
          <w:sz w:val="24"/>
          <w:szCs w:val="24"/>
        </w:rPr>
        <w:t xml:space="preserve"> relevant</w:t>
      </w:r>
      <w:r w:rsidR="005A129B" w:rsidRPr="005A129B">
        <w:rPr>
          <w:rFonts w:ascii="Times New Roman" w:hAnsi="Times New Roman" w:cs="Times New Roman"/>
          <w:sz w:val="24"/>
          <w:szCs w:val="24"/>
        </w:rPr>
        <w:t xml:space="preserve"> dispersal vectors when quantifying </w:t>
      </w:r>
      <w:r w:rsidR="003B37F3">
        <w:rPr>
          <w:rFonts w:ascii="Times New Roman" w:hAnsi="Times New Roman" w:cs="Times New Roman"/>
          <w:sz w:val="24"/>
          <w:szCs w:val="24"/>
        </w:rPr>
        <w:t>dispersal distances</w:t>
      </w:r>
      <w:r w:rsidR="005A129B" w:rsidRPr="005A129B">
        <w:rPr>
          <w:rFonts w:ascii="Times New Roman" w:hAnsi="Times New Roman" w:cs="Times New Roman"/>
          <w:sz w:val="24"/>
          <w:szCs w:val="24"/>
        </w:rPr>
        <w:t xml:space="preserve"> (Nathan 2007</w:t>
      </w:r>
      <w:r w:rsidR="00D57C59">
        <w:rPr>
          <w:rFonts w:ascii="Times New Roman" w:hAnsi="Times New Roman" w:cs="Times New Roman"/>
          <w:sz w:val="24"/>
          <w:szCs w:val="24"/>
        </w:rPr>
        <w:t xml:space="preserve">, Rogers </w:t>
      </w:r>
      <w:r w:rsidR="00D57C59" w:rsidRPr="00B8676D">
        <w:rPr>
          <w:rFonts w:ascii="Times New Roman" w:hAnsi="Times New Roman" w:cs="Times New Roman"/>
          <w:i/>
          <w:iCs/>
          <w:sz w:val="24"/>
          <w:szCs w:val="24"/>
        </w:rPr>
        <w:t>et al</w:t>
      </w:r>
      <w:r w:rsidR="00BC24F3" w:rsidRPr="00B8676D">
        <w:rPr>
          <w:rFonts w:ascii="Times New Roman" w:hAnsi="Times New Roman" w:cs="Times New Roman"/>
          <w:i/>
          <w:iCs/>
          <w:sz w:val="24"/>
          <w:szCs w:val="24"/>
        </w:rPr>
        <w:t>.</w:t>
      </w:r>
      <w:r w:rsidR="00D57C59">
        <w:rPr>
          <w:rFonts w:ascii="Times New Roman" w:hAnsi="Times New Roman" w:cs="Times New Roman"/>
          <w:sz w:val="24"/>
          <w:szCs w:val="24"/>
        </w:rPr>
        <w:t xml:space="preserve"> 2019</w:t>
      </w:r>
      <w:r w:rsidR="005A129B" w:rsidRPr="005A129B">
        <w:rPr>
          <w:rFonts w:ascii="Times New Roman" w:hAnsi="Times New Roman" w:cs="Times New Roman"/>
          <w:sz w:val="24"/>
          <w:szCs w:val="24"/>
        </w:rPr>
        <w:t xml:space="preserve">). </w:t>
      </w:r>
      <w:r w:rsidR="003B37F3">
        <w:rPr>
          <w:rFonts w:ascii="Times New Roman" w:hAnsi="Times New Roman" w:cs="Times New Roman"/>
          <w:sz w:val="24"/>
          <w:szCs w:val="24"/>
        </w:rPr>
        <w:t>E</w:t>
      </w:r>
      <w:r w:rsidR="005A129B" w:rsidRPr="005A129B">
        <w:rPr>
          <w:rFonts w:ascii="Times New Roman" w:hAnsi="Times New Roman" w:cs="Times New Roman"/>
          <w:sz w:val="24"/>
          <w:szCs w:val="24"/>
        </w:rPr>
        <w:t xml:space="preserve">ach dispersal </w:t>
      </w:r>
      <w:r w:rsidR="00F703D5">
        <w:rPr>
          <w:rFonts w:ascii="Times New Roman" w:hAnsi="Times New Roman" w:cs="Times New Roman"/>
          <w:sz w:val="24"/>
          <w:szCs w:val="24"/>
        </w:rPr>
        <w:t xml:space="preserve">pathway </w:t>
      </w:r>
      <w:r w:rsidR="00881738">
        <w:rPr>
          <w:rFonts w:ascii="Times New Roman" w:hAnsi="Times New Roman" w:cs="Times New Roman"/>
          <w:sz w:val="24"/>
          <w:szCs w:val="24"/>
        </w:rPr>
        <w:t>and</w:t>
      </w:r>
      <w:r w:rsidR="00F703D5">
        <w:rPr>
          <w:rFonts w:ascii="Times New Roman" w:hAnsi="Times New Roman" w:cs="Times New Roman"/>
          <w:sz w:val="24"/>
          <w:szCs w:val="24"/>
        </w:rPr>
        <w:t xml:space="preserve"> </w:t>
      </w:r>
      <w:r w:rsidR="005A129B" w:rsidRPr="005A129B">
        <w:rPr>
          <w:rFonts w:ascii="Times New Roman" w:hAnsi="Times New Roman" w:cs="Times New Roman"/>
          <w:sz w:val="24"/>
          <w:szCs w:val="24"/>
        </w:rPr>
        <w:t>vector has its own distribution of dispersal distances</w:t>
      </w:r>
      <w:r w:rsidR="004526D2">
        <w:rPr>
          <w:rFonts w:ascii="Times New Roman" w:hAnsi="Times New Roman" w:cs="Times New Roman"/>
          <w:sz w:val="24"/>
          <w:szCs w:val="24"/>
        </w:rPr>
        <w:t>;</w:t>
      </w:r>
      <w:r w:rsidR="005A129B" w:rsidRPr="005A129B">
        <w:rPr>
          <w:rFonts w:ascii="Times New Roman" w:hAnsi="Times New Roman" w:cs="Times New Roman"/>
          <w:sz w:val="24"/>
          <w:szCs w:val="24"/>
        </w:rPr>
        <w:t xml:space="preserve"> total dispersal </w:t>
      </w:r>
      <w:r w:rsidR="004526D2">
        <w:rPr>
          <w:rFonts w:ascii="Times New Roman" w:hAnsi="Times New Roman" w:cs="Times New Roman"/>
          <w:sz w:val="24"/>
          <w:szCs w:val="24"/>
        </w:rPr>
        <w:t>involves</w:t>
      </w:r>
      <w:r w:rsidR="005A129B" w:rsidRPr="005A129B">
        <w:rPr>
          <w:rFonts w:ascii="Times New Roman" w:hAnsi="Times New Roman" w:cs="Times New Roman"/>
          <w:sz w:val="24"/>
          <w:szCs w:val="24"/>
        </w:rPr>
        <w:t xml:space="preserve"> combin</w:t>
      </w:r>
      <w:r w:rsidR="004526D2">
        <w:rPr>
          <w:rFonts w:ascii="Times New Roman" w:hAnsi="Times New Roman" w:cs="Times New Roman"/>
          <w:sz w:val="24"/>
          <w:szCs w:val="24"/>
        </w:rPr>
        <w:t>ing</w:t>
      </w:r>
      <w:r w:rsidR="005A129B" w:rsidRPr="005A129B">
        <w:rPr>
          <w:rFonts w:ascii="Times New Roman" w:hAnsi="Times New Roman" w:cs="Times New Roman"/>
          <w:sz w:val="24"/>
          <w:szCs w:val="24"/>
        </w:rPr>
        <w:t xml:space="preserve"> all</w:t>
      </w:r>
      <w:r w:rsidR="00501508">
        <w:rPr>
          <w:rFonts w:ascii="Times New Roman" w:hAnsi="Times New Roman" w:cs="Times New Roman"/>
          <w:sz w:val="24"/>
          <w:szCs w:val="24"/>
        </w:rPr>
        <w:t xml:space="preserve"> of</w:t>
      </w:r>
      <w:r w:rsidR="005A129B" w:rsidRPr="005A129B">
        <w:rPr>
          <w:rFonts w:ascii="Times New Roman" w:hAnsi="Times New Roman" w:cs="Times New Roman"/>
          <w:sz w:val="24"/>
          <w:szCs w:val="24"/>
        </w:rPr>
        <w:t xml:space="preserve"> these to examine the </w:t>
      </w:r>
      <w:r w:rsidR="003B37F3">
        <w:rPr>
          <w:rFonts w:ascii="Times New Roman" w:hAnsi="Times New Roman" w:cs="Times New Roman"/>
          <w:sz w:val="24"/>
          <w:szCs w:val="24"/>
        </w:rPr>
        <w:t xml:space="preserve">total </w:t>
      </w:r>
      <w:r w:rsidR="005A129B" w:rsidRPr="005A129B">
        <w:rPr>
          <w:rFonts w:ascii="Times New Roman" w:hAnsi="Times New Roman" w:cs="Times New Roman"/>
          <w:sz w:val="24"/>
          <w:szCs w:val="24"/>
        </w:rPr>
        <w:t xml:space="preserve">distribution of dispersal distances </w:t>
      </w:r>
      <w:r w:rsidR="00912AFB">
        <w:rPr>
          <w:rFonts w:ascii="Times New Roman" w:hAnsi="Times New Roman" w:cs="Times New Roman"/>
          <w:sz w:val="24"/>
          <w:szCs w:val="24"/>
        </w:rPr>
        <w:t>for each vector across all pathways</w:t>
      </w:r>
      <w:r w:rsidR="005F3A6D">
        <w:rPr>
          <w:rFonts w:ascii="Times New Roman" w:hAnsi="Times New Roman" w:cs="Times New Roman"/>
          <w:sz w:val="24"/>
          <w:szCs w:val="24"/>
        </w:rPr>
        <w:t xml:space="preserve"> (i.e., the total dispersal kernel)</w:t>
      </w:r>
      <w:r w:rsidR="005A129B" w:rsidRPr="005A129B">
        <w:rPr>
          <w:rFonts w:ascii="Times New Roman" w:hAnsi="Times New Roman" w:cs="Times New Roman"/>
          <w:sz w:val="24"/>
          <w:szCs w:val="24"/>
        </w:rPr>
        <w:t xml:space="preserve">. </w:t>
      </w:r>
      <w:r w:rsidR="00F703D5">
        <w:rPr>
          <w:rFonts w:ascii="Times New Roman" w:hAnsi="Times New Roman" w:cs="Times New Roman"/>
          <w:sz w:val="24"/>
          <w:szCs w:val="24"/>
        </w:rPr>
        <w:t xml:space="preserve">Quantifying </w:t>
      </w:r>
      <w:r w:rsidR="00881738">
        <w:rPr>
          <w:rFonts w:ascii="Times New Roman" w:hAnsi="Times New Roman" w:cs="Times New Roman"/>
          <w:sz w:val="24"/>
          <w:szCs w:val="24"/>
        </w:rPr>
        <w:t>every</w:t>
      </w:r>
      <w:r w:rsidR="00F703D5">
        <w:rPr>
          <w:rFonts w:ascii="Times New Roman" w:hAnsi="Times New Roman" w:cs="Times New Roman"/>
          <w:sz w:val="24"/>
          <w:szCs w:val="24"/>
        </w:rPr>
        <w:t xml:space="preserve"> </w:t>
      </w:r>
      <w:r w:rsidR="00881738">
        <w:rPr>
          <w:rFonts w:ascii="Times New Roman" w:hAnsi="Times New Roman" w:cs="Times New Roman"/>
          <w:sz w:val="24"/>
          <w:szCs w:val="24"/>
        </w:rPr>
        <w:t xml:space="preserve">dispersal pathway and </w:t>
      </w:r>
      <w:r w:rsidR="00881738" w:rsidRPr="005A129B">
        <w:rPr>
          <w:rFonts w:ascii="Times New Roman" w:hAnsi="Times New Roman" w:cs="Times New Roman"/>
          <w:sz w:val="24"/>
          <w:szCs w:val="24"/>
        </w:rPr>
        <w:t>vector</w:t>
      </w:r>
      <w:r w:rsidR="0091549C">
        <w:rPr>
          <w:rFonts w:ascii="Times New Roman" w:hAnsi="Times New Roman" w:cs="Times New Roman"/>
          <w:sz w:val="24"/>
          <w:szCs w:val="24"/>
        </w:rPr>
        <w:t xml:space="preserve"> </w:t>
      </w:r>
      <w:r w:rsidR="00F703D5">
        <w:rPr>
          <w:rFonts w:ascii="Times New Roman" w:hAnsi="Times New Roman" w:cs="Times New Roman"/>
          <w:sz w:val="24"/>
          <w:szCs w:val="24"/>
        </w:rPr>
        <w:t>within a system can help</w:t>
      </w:r>
      <w:r w:rsidR="008F1E82">
        <w:rPr>
          <w:rFonts w:ascii="Times New Roman" w:hAnsi="Times New Roman" w:cs="Times New Roman"/>
          <w:sz w:val="24"/>
          <w:szCs w:val="24"/>
        </w:rPr>
        <w:t xml:space="preserve"> provide</w:t>
      </w:r>
      <w:r w:rsidR="008F1E82" w:rsidRPr="005A129B">
        <w:rPr>
          <w:rFonts w:ascii="Times New Roman" w:hAnsi="Times New Roman" w:cs="Times New Roman"/>
          <w:sz w:val="24"/>
          <w:szCs w:val="24"/>
        </w:rPr>
        <w:t xml:space="preserve"> </w:t>
      </w:r>
      <w:r w:rsidR="008F1E82">
        <w:rPr>
          <w:rFonts w:ascii="Times New Roman" w:hAnsi="Times New Roman" w:cs="Times New Roman"/>
          <w:sz w:val="24"/>
          <w:szCs w:val="24"/>
        </w:rPr>
        <w:t>clarity on</w:t>
      </w:r>
      <w:r w:rsidR="008F1E82" w:rsidRPr="005A129B">
        <w:rPr>
          <w:rFonts w:ascii="Times New Roman" w:hAnsi="Times New Roman" w:cs="Times New Roman"/>
          <w:sz w:val="24"/>
          <w:szCs w:val="24"/>
        </w:rPr>
        <w:t xml:space="preserve"> how </w:t>
      </w:r>
      <w:r w:rsidR="00F703D5">
        <w:rPr>
          <w:rFonts w:ascii="Times New Roman" w:hAnsi="Times New Roman" w:cs="Times New Roman"/>
          <w:sz w:val="24"/>
          <w:szCs w:val="24"/>
        </w:rPr>
        <w:t xml:space="preserve">each </w:t>
      </w:r>
      <w:r w:rsidR="00912AFB">
        <w:rPr>
          <w:rFonts w:ascii="Times New Roman" w:hAnsi="Times New Roman" w:cs="Times New Roman"/>
          <w:sz w:val="24"/>
          <w:szCs w:val="24"/>
        </w:rPr>
        <w:t xml:space="preserve">one </w:t>
      </w:r>
      <w:r w:rsidR="008F1E82" w:rsidRPr="005A129B">
        <w:rPr>
          <w:rFonts w:ascii="Times New Roman" w:hAnsi="Times New Roman" w:cs="Times New Roman"/>
          <w:sz w:val="24"/>
          <w:szCs w:val="24"/>
        </w:rPr>
        <w:t>contribute</w:t>
      </w:r>
      <w:r w:rsidR="00912AFB">
        <w:rPr>
          <w:rFonts w:ascii="Times New Roman" w:hAnsi="Times New Roman" w:cs="Times New Roman"/>
          <w:sz w:val="24"/>
          <w:szCs w:val="24"/>
        </w:rPr>
        <w:t>s</w:t>
      </w:r>
      <w:r w:rsidR="008F1E82" w:rsidRPr="005A129B">
        <w:rPr>
          <w:rFonts w:ascii="Times New Roman" w:hAnsi="Times New Roman" w:cs="Times New Roman"/>
          <w:sz w:val="24"/>
          <w:szCs w:val="24"/>
        </w:rPr>
        <w:t xml:space="preserve"> to the overall dispersal process</w:t>
      </w:r>
      <w:r w:rsidR="008F1E82">
        <w:rPr>
          <w:rFonts w:ascii="Times New Roman" w:hAnsi="Times New Roman" w:cs="Times New Roman"/>
          <w:sz w:val="24"/>
          <w:szCs w:val="24"/>
        </w:rPr>
        <w:t xml:space="preserve"> for a given species</w:t>
      </w:r>
      <w:r w:rsidR="0091549C">
        <w:rPr>
          <w:rFonts w:ascii="Times New Roman" w:hAnsi="Times New Roman" w:cs="Times New Roman"/>
          <w:sz w:val="24"/>
          <w:szCs w:val="24"/>
        </w:rPr>
        <w:t>, and can help provide more accurate dispersal estimates.</w:t>
      </w:r>
      <w:r w:rsidR="008F1E82" w:rsidRPr="005A129B">
        <w:rPr>
          <w:rFonts w:ascii="Times New Roman" w:hAnsi="Times New Roman" w:cs="Times New Roman"/>
          <w:sz w:val="24"/>
          <w:szCs w:val="24"/>
        </w:rPr>
        <w:t xml:space="preserve"> </w:t>
      </w:r>
      <w:r w:rsidR="00912AFB">
        <w:rPr>
          <w:rFonts w:ascii="Times New Roman" w:hAnsi="Times New Roman" w:cs="Times New Roman"/>
          <w:sz w:val="24"/>
          <w:szCs w:val="24"/>
        </w:rPr>
        <w:t xml:space="preserve">While possible in </w:t>
      </w:r>
      <w:r w:rsidR="003F573A">
        <w:rPr>
          <w:rFonts w:ascii="Times New Roman" w:hAnsi="Times New Roman" w:cs="Times New Roman"/>
          <w:sz w:val="24"/>
          <w:szCs w:val="24"/>
        </w:rPr>
        <w:t>many</w:t>
      </w:r>
      <w:r w:rsidR="00912AFB">
        <w:rPr>
          <w:rFonts w:ascii="Times New Roman" w:hAnsi="Times New Roman" w:cs="Times New Roman"/>
          <w:sz w:val="24"/>
          <w:szCs w:val="24"/>
        </w:rPr>
        <w:t xml:space="preserve"> sessile organisms</w:t>
      </w:r>
      <w:r w:rsidR="008F1E82">
        <w:rPr>
          <w:rFonts w:ascii="Times New Roman" w:hAnsi="Times New Roman" w:cs="Times New Roman"/>
          <w:sz w:val="24"/>
          <w:szCs w:val="24"/>
        </w:rPr>
        <w:t>, these multi-</w:t>
      </w:r>
      <w:r w:rsidR="00881738">
        <w:rPr>
          <w:rFonts w:ascii="Times New Roman" w:hAnsi="Times New Roman" w:cs="Times New Roman"/>
          <w:sz w:val="24"/>
          <w:szCs w:val="24"/>
        </w:rPr>
        <w:t>pathway</w:t>
      </w:r>
      <w:r w:rsidR="008F1E82">
        <w:rPr>
          <w:rFonts w:ascii="Times New Roman" w:hAnsi="Times New Roman" w:cs="Times New Roman"/>
          <w:sz w:val="24"/>
          <w:szCs w:val="24"/>
        </w:rPr>
        <w:t xml:space="preserve"> or multi-vector dispersal configurations are particularly common in plants (e.g., </w:t>
      </w:r>
      <w:r w:rsidR="008F1E82" w:rsidRPr="00F26B8B">
        <w:rPr>
          <w:rFonts w:ascii="Times New Roman" w:hAnsi="Times New Roman" w:cs="Times New Roman"/>
          <w:sz w:val="24"/>
          <w:szCs w:val="24"/>
        </w:rPr>
        <w:t>Herrera and Jordano 1981</w:t>
      </w:r>
      <w:r w:rsidR="008F1E82">
        <w:rPr>
          <w:rFonts w:ascii="Times New Roman" w:hAnsi="Times New Roman" w:cs="Times New Roman"/>
          <w:sz w:val="24"/>
          <w:szCs w:val="24"/>
        </w:rPr>
        <w:t xml:space="preserve">, Ohkawara and Higashi 1994, Kalisz </w:t>
      </w:r>
      <w:r w:rsidR="008F1E82">
        <w:rPr>
          <w:rFonts w:ascii="Times New Roman" w:hAnsi="Times New Roman" w:cs="Times New Roman"/>
          <w:i/>
          <w:iCs/>
          <w:sz w:val="24"/>
          <w:szCs w:val="24"/>
        </w:rPr>
        <w:t>et al</w:t>
      </w:r>
      <w:r w:rsidR="008F1E82">
        <w:rPr>
          <w:rFonts w:ascii="Times New Roman" w:hAnsi="Times New Roman" w:cs="Times New Roman"/>
          <w:sz w:val="24"/>
          <w:szCs w:val="24"/>
        </w:rPr>
        <w:t xml:space="preserve">. 1999, </w:t>
      </w:r>
      <w:r w:rsidR="008F1E82" w:rsidRPr="000F0B0A">
        <w:rPr>
          <w:rFonts w:ascii="Times New Roman" w:hAnsi="Times New Roman" w:cs="Times New Roman"/>
          <w:sz w:val="24"/>
          <w:szCs w:val="24"/>
        </w:rPr>
        <w:t xml:space="preserve">Schurr </w:t>
      </w:r>
      <w:r w:rsidR="008F1E82" w:rsidRPr="000F0B0A">
        <w:rPr>
          <w:rFonts w:ascii="Times New Roman" w:hAnsi="Times New Roman" w:cs="Times New Roman"/>
          <w:i/>
          <w:iCs/>
          <w:sz w:val="24"/>
          <w:szCs w:val="24"/>
        </w:rPr>
        <w:t>et al</w:t>
      </w:r>
      <w:r w:rsidR="008F1E82" w:rsidRPr="000F0B0A">
        <w:rPr>
          <w:rFonts w:ascii="Times New Roman" w:hAnsi="Times New Roman" w:cs="Times New Roman"/>
          <w:sz w:val="24"/>
          <w:szCs w:val="24"/>
        </w:rPr>
        <w:t>. 2005</w:t>
      </w:r>
      <w:r w:rsidR="00242A8F">
        <w:rPr>
          <w:rFonts w:ascii="Times New Roman" w:hAnsi="Times New Roman" w:cs="Times New Roman"/>
          <w:sz w:val="24"/>
          <w:szCs w:val="24"/>
        </w:rPr>
        <w:t>)</w:t>
      </w:r>
      <w:r w:rsidR="00912AFB">
        <w:rPr>
          <w:rFonts w:ascii="Times New Roman" w:hAnsi="Times New Roman" w:cs="Times New Roman"/>
          <w:sz w:val="24"/>
          <w:szCs w:val="24"/>
        </w:rPr>
        <w:t>.</w:t>
      </w:r>
    </w:p>
    <w:p w14:paraId="0A10B941" w14:textId="3D13BBDD" w:rsidR="005A129B" w:rsidRPr="005A129B" w:rsidRDefault="00394F58"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Though</w:t>
      </w:r>
      <w:r w:rsidRPr="005A129B">
        <w:rPr>
          <w:rFonts w:ascii="Times New Roman" w:hAnsi="Times New Roman" w:cs="Times New Roman"/>
          <w:sz w:val="24"/>
          <w:szCs w:val="24"/>
        </w:rPr>
        <w:t xml:space="preserve"> </w:t>
      </w:r>
      <w:r w:rsidR="005A129B" w:rsidRPr="005A129B">
        <w:rPr>
          <w:rFonts w:ascii="Times New Roman" w:hAnsi="Times New Roman" w:cs="Times New Roman"/>
          <w:sz w:val="24"/>
          <w:szCs w:val="24"/>
        </w:rPr>
        <w:t>the concept of total dispersal</w:t>
      </w:r>
      <w:r w:rsidR="00195A5A">
        <w:rPr>
          <w:rFonts w:ascii="Times New Roman" w:hAnsi="Times New Roman" w:cs="Times New Roman"/>
          <w:sz w:val="24"/>
          <w:szCs w:val="24"/>
        </w:rPr>
        <w:t xml:space="preserve"> </w:t>
      </w:r>
      <w:r w:rsidR="005A129B" w:rsidRPr="005A129B">
        <w:rPr>
          <w:rFonts w:ascii="Times New Roman" w:hAnsi="Times New Roman" w:cs="Times New Roman"/>
          <w:sz w:val="24"/>
          <w:szCs w:val="24"/>
        </w:rPr>
        <w:t xml:space="preserve">has received much attention in the </w:t>
      </w:r>
      <w:r w:rsidR="003F573A">
        <w:rPr>
          <w:rFonts w:ascii="Times New Roman" w:hAnsi="Times New Roman" w:cs="Times New Roman"/>
          <w:sz w:val="24"/>
          <w:szCs w:val="24"/>
        </w:rPr>
        <w:t xml:space="preserve">recent </w:t>
      </w:r>
      <w:r w:rsidR="005A129B" w:rsidRPr="005A129B">
        <w:rPr>
          <w:rFonts w:ascii="Times New Roman" w:hAnsi="Times New Roman" w:cs="Times New Roman"/>
          <w:sz w:val="24"/>
          <w:szCs w:val="24"/>
        </w:rPr>
        <w:t>dispersal literature, successful</w:t>
      </w:r>
      <w:r w:rsidR="00DD3A45">
        <w:rPr>
          <w:rFonts w:ascii="Times New Roman" w:hAnsi="Times New Roman" w:cs="Times New Roman"/>
          <w:sz w:val="24"/>
          <w:szCs w:val="24"/>
        </w:rPr>
        <w:t>ly</w:t>
      </w:r>
      <w:r w:rsidR="005A129B" w:rsidRPr="005A129B">
        <w:rPr>
          <w:rFonts w:ascii="Times New Roman" w:hAnsi="Times New Roman" w:cs="Times New Roman"/>
          <w:sz w:val="24"/>
          <w:szCs w:val="24"/>
        </w:rPr>
        <w:t xml:space="preserve"> </w:t>
      </w:r>
      <w:r w:rsidR="00DD3A45">
        <w:rPr>
          <w:rFonts w:ascii="Times New Roman" w:hAnsi="Times New Roman" w:cs="Times New Roman"/>
          <w:sz w:val="24"/>
          <w:szCs w:val="24"/>
        </w:rPr>
        <w:t>quantifying</w:t>
      </w:r>
      <w:r w:rsidR="00DD3A45" w:rsidRPr="005A129B">
        <w:rPr>
          <w:rFonts w:ascii="Times New Roman" w:hAnsi="Times New Roman" w:cs="Times New Roman"/>
          <w:sz w:val="24"/>
          <w:szCs w:val="24"/>
        </w:rPr>
        <w:t xml:space="preserve"> </w:t>
      </w:r>
      <w:r w:rsidR="00DD3A45">
        <w:rPr>
          <w:rFonts w:ascii="Times New Roman" w:hAnsi="Times New Roman" w:cs="Times New Roman"/>
          <w:sz w:val="24"/>
          <w:szCs w:val="24"/>
        </w:rPr>
        <w:t>multiple</w:t>
      </w:r>
      <w:r w:rsidR="00F47D6D">
        <w:rPr>
          <w:rFonts w:ascii="Times New Roman" w:hAnsi="Times New Roman" w:cs="Times New Roman"/>
          <w:sz w:val="24"/>
          <w:szCs w:val="24"/>
        </w:rPr>
        <w:t xml:space="preserve"> dispersal pathway</w:t>
      </w:r>
      <w:r w:rsidR="00DD3A45">
        <w:rPr>
          <w:rFonts w:ascii="Times New Roman" w:hAnsi="Times New Roman" w:cs="Times New Roman"/>
          <w:sz w:val="24"/>
          <w:szCs w:val="24"/>
        </w:rPr>
        <w:t>s</w:t>
      </w:r>
      <w:r w:rsidR="00F47D6D">
        <w:rPr>
          <w:rFonts w:ascii="Times New Roman" w:hAnsi="Times New Roman" w:cs="Times New Roman"/>
          <w:sz w:val="24"/>
          <w:szCs w:val="24"/>
        </w:rPr>
        <w:t xml:space="preserve"> </w:t>
      </w:r>
      <w:r w:rsidR="00DD3A45">
        <w:rPr>
          <w:rFonts w:ascii="Times New Roman" w:hAnsi="Times New Roman" w:cs="Times New Roman"/>
          <w:sz w:val="24"/>
          <w:szCs w:val="24"/>
        </w:rPr>
        <w:t xml:space="preserve">is </w:t>
      </w:r>
      <w:r w:rsidR="006F55AA">
        <w:rPr>
          <w:rFonts w:ascii="Times New Roman" w:hAnsi="Times New Roman" w:cs="Times New Roman"/>
          <w:sz w:val="24"/>
          <w:szCs w:val="24"/>
        </w:rPr>
        <w:t>challeng</w:t>
      </w:r>
      <w:r w:rsidR="00D01DE3">
        <w:rPr>
          <w:rFonts w:ascii="Times New Roman" w:hAnsi="Times New Roman" w:cs="Times New Roman"/>
          <w:sz w:val="24"/>
          <w:szCs w:val="24"/>
        </w:rPr>
        <w:t>ing</w:t>
      </w:r>
      <w:r w:rsidR="005A129B" w:rsidRPr="005A129B">
        <w:rPr>
          <w:rFonts w:ascii="Times New Roman" w:hAnsi="Times New Roman" w:cs="Times New Roman"/>
          <w:sz w:val="24"/>
          <w:szCs w:val="24"/>
        </w:rPr>
        <w:t>. In a recent review on advances and future directions for total dispersal</w:t>
      </w:r>
      <w:r w:rsidR="00A8346F">
        <w:rPr>
          <w:rFonts w:ascii="Times New Roman" w:hAnsi="Times New Roman" w:cs="Times New Roman"/>
          <w:sz w:val="24"/>
          <w:szCs w:val="24"/>
        </w:rPr>
        <w:t xml:space="preserve"> in plants</w:t>
      </w:r>
      <w:r w:rsidR="005A129B" w:rsidRPr="005A129B">
        <w:rPr>
          <w:rFonts w:ascii="Times New Roman" w:hAnsi="Times New Roman" w:cs="Times New Roman"/>
          <w:sz w:val="24"/>
          <w:szCs w:val="24"/>
        </w:rPr>
        <w:t xml:space="preserve">, Rogers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xml:space="preserve"> (2019) describe three such challenges: finding the dispersal vector</w:t>
      </w:r>
      <w:r w:rsidR="00DB4009">
        <w:rPr>
          <w:rFonts w:ascii="Times New Roman" w:hAnsi="Times New Roman" w:cs="Times New Roman"/>
          <w:sz w:val="24"/>
          <w:szCs w:val="24"/>
        </w:rPr>
        <w:t>(s)</w:t>
      </w:r>
      <w:r w:rsidR="005A129B" w:rsidRPr="005A129B">
        <w:rPr>
          <w:rFonts w:ascii="Times New Roman" w:hAnsi="Times New Roman" w:cs="Times New Roman"/>
          <w:sz w:val="24"/>
          <w:szCs w:val="24"/>
        </w:rPr>
        <w:t xml:space="preserve">, measuring dispersal across the landscape, and measuring seed dispersal effectiveness. The first of these challenges </w:t>
      </w:r>
      <w:r w:rsidR="0046198D">
        <w:rPr>
          <w:rFonts w:ascii="Times New Roman" w:hAnsi="Times New Roman" w:cs="Times New Roman"/>
          <w:sz w:val="24"/>
          <w:szCs w:val="24"/>
        </w:rPr>
        <w:t>is</w:t>
      </w:r>
      <w:r w:rsidR="005A129B" w:rsidRPr="005A129B">
        <w:rPr>
          <w:rFonts w:ascii="Times New Roman" w:hAnsi="Times New Roman" w:cs="Times New Roman"/>
          <w:sz w:val="24"/>
          <w:szCs w:val="24"/>
        </w:rPr>
        <w:t xml:space="preserve"> identifying all dispersal vectors involved, which can be </w:t>
      </w:r>
      <w:r w:rsidR="00A810FC">
        <w:rPr>
          <w:rFonts w:ascii="Times New Roman" w:hAnsi="Times New Roman" w:cs="Times New Roman"/>
          <w:sz w:val="24"/>
          <w:szCs w:val="24"/>
        </w:rPr>
        <w:t>difficult</w:t>
      </w:r>
      <w:r w:rsidR="00A810FC" w:rsidRPr="005A129B">
        <w:rPr>
          <w:rFonts w:ascii="Times New Roman" w:hAnsi="Times New Roman" w:cs="Times New Roman"/>
          <w:sz w:val="24"/>
          <w:szCs w:val="24"/>
        </w:rPr>
        <w:t xml:space="preserve"> </w:t>
      </w:r>
      <w:r w:rsidR="005A129B" w:rsidRPr="005A129B">
        <w:rPr>
          <w:rFonts w:ascii="Times New Roman" w:hAnsi="Times New Roman" w:cs="Times New Roman"/>
          <w:sz w:val="24"/>
          <w:szCs w:val="24"/>
        </w:rPr>
        <w:t>in systems with many dispersers</w:t>
      </w:r>
      <w:r w:rsidR="005F27F5">
        <w:rPr>
          <w:rFonts w:ascii="Times New Roman" w:hAnsi="Times New Roman" w:cs="Times New Roman"/>
          <w:sz w:val="24"/>
          <w:szCs w:val="24"/>
        </w:rPr>
        <w:t>. W</w:t>
      </w:r>
      <w:r w:rsidR="005A129B" w:rsidRPr="005A129B">
        <w:rPr>
          <w:rFonts w:ascii="Times New Roman" w:hAnsi="Times New Roman" w:cs="Times New Roman"/>
          <w:sz w:val="24"/>
          <w:szCs w:val="24"/>
        </w:rPr>
        <w:t xml:space="preserve">hile </w:t>
      </w:r>
      <w:r w:rsidR="0046198D">
        <w:rPr>
          <w:rFonts w:ascii="Times New Roman" w:hAnsi="Times New Roman" w:cs="Times New Roman"/>
          <w:sz w:val="24"/>
          <w:szCs w:val="24"/>
        </w:rPr>
        <w:t xml:space="preserve">some </w:t>
      </w:r>
      <w:r w:rsidR="000532C2">
        <w:rPr>
          <w:rFonts w:ascii="Times New Roman" w:hAnsi="Times New Roman" w:cs="Times New Roman"/>
          <w:sz w:val="24"/>
          <w:szCs w:val="24"/>
        </w:rPr>
        <w:t xml:space="preserve">dispersal </w:t>
      </w:r>
      <w:r w:rsidR="0046198D">
        <w:rPr>
          <w:rFonts w:ascii="Times New Roman" w:hAnsi="Times New Roman" w:cs="Times New Roman"/>
          <w:sz w:val="24"/>
          <w:szCs w:val="24"/>
        </w:rPr>
        <w:t>vectors can be observed directly</w:t>
      </w:r>
      <w:r w:rsidR="005A129B" w:rsidRPr="005A129B">
        <w:rPr>
          <w:rFonts w:ascii="Times New Roman" w:hAnsi="Times New Roman" w:cs="Times New Roman"/>
          <w:sz w:val="24"/>
          <w:szCs w:val="24"/>
        </w:rPr>
        <w:t xml:space="preserve">, </w:t>
      </w:r>
      <w:r w:rsidR="00781D08">
        <w:rPr>
          <w:rFonts w:ascii="Times New Roman" w:hAnsi="Times New Roman" w:cs="Times New Roman"/>
          <w:sz w:val="24"/>
          <w:szCs w:val="24"/>
        </w:rPr>
        <w:t>others</w:t>
      </w:r>
      <w:r w:rsidR="0046198D">
        <w:rPr>
          <w:rFonts w:ascii="Times New Roman" w:hAnsi="Times New Roman" w:cs="Times New Roman"/>
          <w:sz w:val="24"/>
          <w:szCs w:val="24"/>
        </w:rPr>
        <w:t xml:space="preserve"> such as </w:t>
      </w:r>
      <w:r w:rsidR="00D01DE3">
        <w:rPr>
          <w:rFonts w:ascii="Times New Roman" w:hAnsi="Times New Roman" w:cs="Times New Roman"/>
          <w:sz w:val="24"/>
          <w:szCs w:val="24"/>
        </w:rPr>
        <w:t>small or noctur</w:t>
      </w:r>
      <w:r w:rsidR="00DD3A45">
        <w:rPr>
          <w:rFonts w:ascii="Times New Roman" w:hAnsi="Times New Roman" w:cs="Times New Roman"/>
          <w:sz w:val="24"/>
          <w:szCs w:val="24"/>
        </w:rPr>
        <w:t>n</w:t>
      </w:r>
      <w:r w:rsidR="00D01DE3">
        <w:rPr>
          <w:rFonts w:ascii="Times New Roman" w:hAnsi="Times New Roman" w:cs="Times New Roman"/>
          <w:sz w:val="24"/>
          <w:szCs w:val="24"/>
        </w:rPr>
        <w:t xml:space="preserve">al </w:t>
      </w:r>
      <w:r w:rsidR="0046198D">
        <w:rPr>
          <w:rFonts w:ascii="Times New Roman" w:hAnsi="Times New Roman" w:cs="Times New Roman"/>
          <w:sz w:val="24"/>
          <w:szCs w:val="24"/>
        </w:rPr>
        <w:t>insects and animals</w:t>
      </w:r>
      <w:r w:rsidR="005A129B" w:rsidRPr="005A129B">
        <w:rPr>
          <w:rFonts w:ascii="Times New Roman" w:hAnsi="Times New Roman" w:cs="Times New Roman"/>
          <w:sz w:val="24"/>
          <w:szCs w:val="24"/>
        </w:rPr>
        <w:t xml:space="preserve"> may be </w:t>
      </w:r>
      <w:r w:rsidR="005A129B" w:rsidRPr="005A129B">
        <w:rPr>
          <w:rFonts w:ascii="Times New Roman" w:hAnsi="Times New Roman" w:cs="Times New Roman"/>
          <w:sz w:val="24"/>
          <w:szCs w:val="24"/>
        </w:rPr>
        <w:lastRenderedPageBreak/>
        <w:t xml:space="preserve">difficult to detect (Rogers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xml:space="preserve">. 2019). </w:t>
      </w:r>
      <w:r w:rsidR="0022546D">
        <w:rPr>
          <w:rFonts w:ascii="Times New Roman" w:hAnsi="Times New Roman" w:cs="Times New Roman"/>
          <w:sz w:val="24"/>
          <w:szCs w:val="24"/>
        </w:rPr>
        <w:t xml:space="preserve">Next is </w:t>
      </w:r>
      <w:r w:rsidR="005A129B" w:rsidRPr="005A129B">
        <w:rPr>
          <w:rFonts w:ascii="Times New Roman" w:hAnsi="Times New Roman" w:cs="Times New Roman"/>
          <w:sz w:val="24"/>
          <w:szCs w:val="24"/>
        </w:rPr>
        <w:t>the challenge of quantifying how far seeds travel from the parent plant</w:t>
      </w:r>
      <w:r w:rsidR="005F27F5">
        <w:rPr>
          <w:rFonts w:ascii="Times New Roman" w:hAnsi="Times New Roman" w:cs="Times New Roman"/>
          <w:sz w:val="24"/>
          <w:szCs w:val="24"/>
        </w:rPr>
        <w:t>. W</w:t>
      </w:r>
      <w:r w:rsidR="005A129B" w:rsidRPr="005A129B">
        <w:rPr>
          <w:rFonts w:ascii="Times New Roman" w:hAnsi="Times New Roman" w:cs="Times New Roman"/>
          <w:sz w:val="24"/>
          <w:szCs w:val="24"/>
        </w:rPr>
        <w:t xml:space="preserve">hile techniques vary depending on </w:t>
      </w:r>
      <w:r w:rsidR="0022546D">
        <w:rPr>
          <w:rFonts w:ascii="Times New Roman" w:hAnsi="Times New Roman" w:cs="Times New Roman"/>
          <w:sz w:val="24"/>
          <w:szCs w:val="24"/>
        </w:rPr>
        <w:t>how dispersal is measured</w:t>
      </w:r>
      <w:r w:rsidR="005A129B" w:rsidRPr="005A129B">
        <w:rPr>
          <w:rFonts w:ascii="Times New Roman" w:hAnsi="Times New Roman" w:cs="Times New Roman"/>
          <w:sz w:val="24"/>
          <w:szCs w:val="24"/>
        </w:rPr>
        <w:t xml:space="preserve"> (e.g. seed traps for </w:t>
      </w:r>
      <w:r w:rsidR="00DD3A45">
        <w:rPr>
          <w:rFonts w:ascii="Times New Roman" w:hAnsi="Times New Roman" w:cs="Times New Roman"/>
          <w:sz w:val="24"/>
          <w:szCs w:val="24"/>
        </w:rPr>
        <w:t>seeds</w:t>
      </w:r>
      <w:r w:rsidR="00DD3A45" w:rsidRPr="005A129B">
        <w:rPr>
          <w:rFonts w:ascii="Times New Roman" w:hAnsi="Times New Roman" w:cs="Times New Roman"/>
          <w:sz w:val="24"/>
          <w:szCs w:val="24"/>
        </w:rPr>
        <w:t xml:space="preserve"> </w:t>
      </w:r>
      <w:r w:rsidR="005A129B" w:rsidRPr="005A129B">
        <w:rPr>
          <w:rFonts w:ascii="Times New Roman" w:hAnsi="Times New Roman" w:cs="Times New Roman"/>
          <w:sz w:val="24"/>
          <w:szCs w:val="24"/>
        </w:rPr>
        <w:t xml:space="preserve">dispersed by wind, or analysis of scat for seeds dispersed by small mammals or birds), there are </w:t>
      </w:r>
      <w:r w:rsidR="0022546D">
        <w:rPr>
          <w:rFonts w:ascii="Times New Roman" w:hAnsi="Times New Roman" w:cs="Times New Roman"/>
          <w:sz w:val="24"/>
          <w:szCs w:val="24"/>
        </w:rPr>
        <w:t>often</w:t>
      </w:r>
      <w:r w:rsidR="005A129B" w:rsidRPr="005A129B">
        <w:rPr>
          <w:rFonts w:ascii="Times New Roman" w:hAnsi="Times New Roman" w:cs="Times New Roman"/>
          <w:sz w:val="24"/>
          <w:szCs w:val="24"/>
        </w:rPr>
        <w:t xml:space="preserve"> difficulties with tracking seed dispersers across heterogeneous landscape</w:t>
      </w:r>
      <w:r w:rsidR="00FD34A9">
        <w:rPr>
          <w:rFonts w:ascii="Times New Roman" w:hAnsi="Times New Roman" w:cs="Times New Roman"/>
          <w:sz w:val="24"/>
          <w:szCs w:val="24"/>
        </w:rPr>
        <w:t>s</w:t>
      </w:r>
      <w:r w:rsidR="005A129B" w:rsidRPr="005A129B">
        <w:rPr>
          <w:rFonts w:ascii="Times New Roman" w:hAnsi="Times New Roman" w:cs="Times New Roman"/>
          <w:sz w:val="24"/>
          <w:szCs w:val="24"/>
        </w:rPr>
        <w:t>, or tracking</w:t>
      </w:r>
      <w:r w:rsidR="0022546D">
        <w:rPr>
          <w:rFonts w:ascii="Times New Roman" w:hAnsi="Times New Roman" w:cs="Times New Roman"/>
          <w:sz w:val="24"/>
          <w:szCs w:val="24"/>
        </w:rPr>
        <w:t xml:space="preserve"> the</w:t>
      </w:r>
      <w:r w:rsidR="005A129B" w:rsidRPr="005A129B">
        <w:rPr>
          <w:rFonts w:ascii="Times New Roman" w:hAnsi="Times New Roman" w:cs="Times New Roman"/>
          <w:sz w:val="24"/>
          <w:szCs w:val="24"/>
        </w:rPr>
        <w:t xml:space="preserve"> seeds themselves if they are small (Kempter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xml:space="preserve">. 2018). </w:t>
      </w:r>
      <w:r w:rsidR="005F27F5">
        <w:rPr>
          <w:rFonts w:ascii="Times New Roman" w:hAnsi="Times New Roman" w:cs="Times New Roman"/>
          <w:sz w:val="24"/>
          <w:szCs w:val="24"/>
        </w:rPr>
        <w:t>This becomes even more difficult when attempting to</w:t>
      </w:r>
      <w:r w:rsidR="005A129B" w:rsidRPr="005A129B">
        <w:rPr>
          <w:rFonts w:ascii="Times New Roman" w:hAnsi="Times New Roman" w:cs="Times New Roman"/>
          <w:sz w:val="24"/>
          <w:szCs w:val="24"/>
        </w:rPr>
        <w:t xml:space="preserve"> quantify long-distance dispersal events</w:t>
      </w:r>
      <w:r w:rsidR="0091549C">
        <w:rPr>
          <w:rFonts w:ascii="Times New Roman" w:hAnsi="Times New Roman" w:cs="Times New Roman"/>
          <w:sz w:val="24"/>
          <w:szCs w:val="24"/>
        </w:rPr>
        <w:t>, as these events</w:t>
      </w:r>
      <w:r w:rsidR="005A129B" w:rsidRPr="005A129B">
        <w:rPr>
          <w:rFonts w:ascii="Times New Roman" w:hAnsi="Times New Roman" w:cs="Times New Roman"/>
          <w:sz w:val="24"/>
          <w:szCs w:val="24"/>
        </w:rPr>
        <w:t xml:space="preserve"> are rare and </w:t>
      </w:r>
      <w:r w:rsidR="0022546D">
        <w:rPr>
          <w:rFonts w:ascii="Times New Roman" w:hAnsi="Times New Roman" w:cs="Times New Roman"/>
          <w:sz w:val="24"/>
          <w:szCs w:val="24"/>
        </w:rPr>
        <w:t>extremely</w:t>
      </w:r>
      <w:r w:rsidR="005A129B" w:rsidRPr="005A129B">
        <w:rPr>
          <w:rFonts w:ascii="Times New Roman" w:hAnsi="Times New Roman" w:cs="Times New Roman"/>
          <w:sz w:val="24"/>
          <w:szCs w:val="24"/>
        </w:rPr>
        <w:t xml:space="preserve"> difficult to capture</w:t>
      </w:r>
      <w:r w:rsidR="00F47D6D">
        <w:rPr>
          <w:rFonts w:ascii="Times New Roman" w:hAnsi="Times New Roman" w:cs="Times New Roman"/>
          <w:sz w:val="24"/>
          <w:szCs w:val="24"/>
        </w:rPr>
        <w:t xml:space="preserve"> yet may be extremely influential</w:t>
      </w:r>
      <w:r w:rsidR="005A129B" w:rsidRPr="005A129B">
        <w:rPr>
          <w:rFonts w:ascii="Times New Roman" w:hAnsi="Times New Roman" w:cs="Times New Roman"/>
          <w:sz w:val="24"/>
          <w:szCs w:val="24"/>
        </w:rPr>
        <w:t xml:space="preserve"> (Nathan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2003</w:t>
      </w:r>
      <w:r w:rsidR="00BC24F3">
        <w:rPr>
          <w:rFonts w:ascii="Times New Roman" w:hAnsi="Times New Roman" w:cs="Times New Roman"/>
          <w:sz w:val="24"/>
          <w:szCs w:val="24"/>
        </w:rPr>
        <w:t>,</w:t>
      </w:r>
      <w:r w:rsidR="005A129B" w:rsidRPr="005A129B">
        <w:rPr>
          <w:rFonts w:ascii="Times New Roman" w:hAnsi="Times New Roman" w:cs="Times New Roman"/>
          <w:sz w:val="24"/>
          <w:szCs w:val="24"/>
        </w:rPr>
        <w:t xml:space="preserve"> Nathan 2006). </w:t>
      </w:r>
      <w:r w:rsidR="006F55AA">
        <w:rPr>
          <w:rFonts w:ascii="Times New Roman" w:hAnsi="Times New Roman" w:cs="Times New Roman"/>
          <w:sz w:val="24"/>
          <w:szCs w:val="24"/>
        </w:rPr>
        <w:t>Finally, there</w:t>
      </w:r>
      <w:r w:rsidR="005A129B" w:rsidRPr="005A129B">
        <w:rPr>
          <w:rFonts w:ascii="Times New Roman" w:hAnsi="Times New Roman" w:cs="Times New Roman"/>
          <w:sz w:val="24"/>
          <w:szCs w:val="24"/>
        </w:rPr>
        <w:t xml:space="preserve"> is the challenge of assessing seed fate</w:t>
      </w:r>
      <w:r w:rsidR="00701774">
        <w:rPr>
          <w:rFonts w:ascii="Times New Roman" w:hAnsi="Times New Roman" w:cs="Times New Roman"/>
          <w:sz w:val="24"/>
          <w:szCs w:val="24"/>
        </w:rPr>
        <w:t xml:space="preserve"> (predation or dispersal)</w:t>
      </w:r>
      <w:r w:rsidR="005A129B" w:rsidRPr="005A129B">
        <w:rPr>
          <w:rFonts w:ascii="Times New Roman" w:hAnsi="Times New Roman" w:cs="Times New Roman"/>
          <w:sz w:val="24"/>
          <w:szCs w:val="24"/>
        </w:rPr>
        <w:t xml:space="preserve">, especially for seeds involved in any sort </w:t>
      </w:r>
      <w:r w:rsidR="00B25BCF">
        <w:rPr>
          <w:rFonts w:ascii="Times New Roman" w:hAnsi="Times New Roman" w:cs="Times New Roman"/>
          <w:sz w:val="24"/>
          <w:szCs w:val="24"/>
        </w:rPr>
        <w:t xml:space="preserve">of insect or animal </w:t>
      </w:r>
      <w:r w:rsidR="00701774">
        <w:rPr>
          <w:rFonts w:ascii="Times New Roman" w:hAnsi="Times New Roman" w:cs="Times New Roman"/>
          <w:sz w:val="24"/>
          <w:szCs w:val="24"/>
        </w:rPr>
        <w:t>movement</w:t>
      </w:r>
      <w:r w:rsidR="005A129B" w:rsidRPr="005A129B">
        <w:rPr>
          <w:rFonts w:ascii="Times New Roman" w:hAnsi="Times New Roman" w:cs="Times New Roman"/>
          <w:sz w:val="24"/>
          <w:szCs w:val="24"/>
        </w:rPr>
        <w:t>.</w:t>
      </w:r>
      <w:r w:rsidR="00636779">
        <w:rPr>
          <w:rFonts w:ascii="Times New Roman" w:hAnsi="Times New Roman" w:cs="Times New Roman"/>
          <w:sz w:val="24"/>
          <w:szCs w:val="24"/>
        </w:rPr>
        <w:t xml:space="preserve"> </w:t>
      </w:r>
      <w:r w:rsidR="002E3CED">
        <w:rPr>
          <w:rFonts w:ascii="Times New Roman" w:hAnsi="Times New Roman" w:cs="Times New Roman"/>
          <w:sz w:val="24"/>
          <w:szCs w:val="24"/>
        </w:rPr>
        <w:t>Though insect- or a</w:t>
      </w:r>
      <w:r w:rsidR="002E3CED" w:rsidRPr="002E3CED">
        <w:rPr>
          <w:rFonts w:ascii="Times New Roman" w:hAnsi="Times New Roman" w:cs="Times New Roman"/>
          <w:sz w:val="24"/>
          <w:szCs w:val="24"/>
        </w:rPr>
        <w:t>nimal</w:t>
      </w:r>
      <w:r w:rsidR="002E3CED">
        <w:rPr>
          <w:rFonts w:ascii="Times New Roman" w:hAnsi="Times New Roman" w:cs="Times New Roman"/>
          <w:sz w:val="24"/>
          <w:szCs w:val="24"/>
        </w:rPr>
        <w:t>-</w:t>
      </w:r>
      <w:r w:rsidR="002E3CED" w:rsidRPr="002E3CED">
        <w:rPr>
          <w:rFonts w:ascii="Times New Roman" w:hAnsi="Times New Roman" w:cs="Times New Roman"/>
          <w:sz w:val="24"/>
          <w:szCs w:val="24"/>
        </w:rPr>
        <w:t>seed interactions are critical for dispersal and spread of</w:t>
      </w:r>
      <w:r w:rsidR="002E3CED">
        <w:rPr>
          <w:rFonts w:ascii="Times New Roman" w:hAnsi="Times New Roman" w:cs="Times New Roman"/>
          <w:sz w:val="24"/>
          <w:szCs w:val="24"/>
        </w:rPr>
        <w:t xml:space="preserve"> many</w:t>
      </w:r>
      <w:r w:rsidR="002E3CED" w:rsidRPr="002E3CED">
        <w:rPr>
          <w:rFonts w:ascii="Times New Roman" w:hAnsi="Times New Roman" w:cs="Times New Roman"/>
          <w:sz w:val="24"/>
          <w:szCs w:val="24"/>
        </w:rPr>
        <w:t xml:space="preserve"> plant species,</w:t>
      </w:r>
      <w:r w:rsidR="002E3CED">
        <w:rPr>
          <w:rFonts w:ascii="Times New Roman" w:hAnsi="Times New Roman" w:cs="Times New Roman"/>
          <w:sz w:val="24"/>
          <w:szCs w:val="24"/>
        </w:rPr>
        <w:t xml:space="preserve"> unfortunately,</w:t>
      </w:r>
      <w:r w:rsidR="002E3CED" w:rsidRPr="002E3CED">
        <w:rPr>
          <w:rFonts w:ascii="Times New Roman" w:hAnsi="Times New Roman" w:cs="Times New Roman"/>
          <w:sz w:val="24"/>
          <w:szCs w:val="24"/>
        </w:rPr>
        <w:t xml:space="preserve"> it</w:t>
      </w:r>
      <w:r w:rsidR="002E3CED">
        <w:rPr>
          <w:rFonts w:ascii="Times New Roman" w:hAnsi="Times New Roman" w:cs="Times New Roman"/>
          <w:sz w:val="24"/>
          <w:szCs w:val="24"/>
        </w:rPr>
        <w:t xml:space="preserve"> i</w:t>
      </w:r>
      <w:r w:rsidR="002E3CED" w:rsidRPr="002E3CED">
        <w:rPr>
          <w:rFonts w:ascii="Times New Roman" w:hAnsi="Times New Roman" w:cs="Times New Roman"/>
          <w:sz w:val="24"/>
          <w:szCs w:val="24"/>
        </w:rPr>
        <w:t xml:space="preserve">s </w:t>
      </w:r>
      <w:r w:rsidR="00B65548">
        <w:rPr>
          <w:rFonts w:ascii="Times New Roman" w:hAnsi="Times New Roman" w:cs="Times New Roman"/>
          <w:sz w:val="24"/>
          <w:szCs w:val="24"/>
        </w:rPr>
        <w:t>extremely difficult</w:t>
      </w:r>
      <w:r w:rsidR="002E3CED" w:rsidRPr="002E3CED">
        <w:rPr>
          <w:rFonts w:ascii="Times New Roman" w:hAnsi="Times New Roman" w:cs="Times New Roman"/>
          <w:sz w:val="24"/>
          <w:szCs w:val="24"/>
        </w:rPr>
        <w:t xml:space="preserve"> to tell </w:t>
      </w:r>
      <w:r w:rsidR="00B65548">
        <w:rPr>
          <w:rFonts w:ascii="Times New Roman" w:hAnsi="Times New Roman" w:cs="Times New Roman"/>
          <w:sz w:val="24"/>
          <w:szCs w:val="24"/>
        </w:rPr>
        <w:t>what percentage of seeds moved</w:t>
      </w:r>
      <w:r w:rsidR="002E3CED" w:rsidRPr="002E3CED">
        <w:rPr>
          <w:rFonts w:ascii="Times New Roman" w:hAnsi="Times New Roman" w:cs="Times New Roman"/>
          <w:sz w:val="24"/>
          <w:szCs w:val="24"/>
        </w:rPr>
        <w:t xml:space="preserve"> </w:t>
      </w:r>
      <w:r w:rsidR="00B65548">
        <w:rPr>
          <w:rFonts w:ascii="Times New Roman" w:hAnsi="Times New Roman" w:cs="Times New Roman"/>
          <w:sz w:val="24"/>
          <w:szCs w:val="24"/>
        </w:rPr>
        <w:t>are successfully</w:t>
      </w:r>
      <w:r w:rsidR="002E3CED" w:rsidRPr="002E3CED">
        <w:rPr>
          <w:rFonts w:ascii="Times New Roman" w:hAnsi="Times New Roman" w:cs="Times New Roman"/>
          <w:sz w:val="24"/>
          <w:szCs w:val="24"/>
        </w:rPr>
        <w:t xml:space="preserve"> dispers</w:t>
      </w:r>
      <w:r w:rsidR="00B65548">
        <w:rPr>
          <w:rFonts w:ascii="Times New Roman" w:hAnsi="Times New Roman" w:cs="Times New Roman"/>
          <w:sz w:val="24"/>
          <w:szCs w:val="24"/>
        </w:rPr>
        <w:t>ed</w:t>
      </w:r>
      <w:r w:rsidR="002E3CED" w:rsidRPr="002E3CED">
        <w:rPr>
          <w:rFonts w:ascii="Times New Roman" w:hAnsi="Times New Roman" w:cs="Times New Roman"/>
          <w:sz w:val="24"/>
          <w:szCs w:val="24"/>
        </w:rPr>
        <w:t xml:space="preserve"> </w:t>
      </w:r>
      <w:r w:rsidR="00B65548">
        <w:rPr>
          <w:rFonts w:ascii="Times New Roman" w:hAnsi="Times New Roman" w:cs="Times New Roman"/>
          <w:sz w:val="24"/>
          <w:szCs w:val="24"/>
        </w:rPr>
        <w:t>and what percentage experience predation</w:t>
      </w:r>
      <w:r w:rsidR="00636779">
        <w:rPr>
          <w:rFonts w:ascii="Times New Roman" w:hAnsi="Times New Roman" w:cs="Times New Roman"/>
          <w:sz w:val="24"/>
          <w:szCs w:val="24"/>
        </w:rPr>
        <w:t>.</w:t>
      </w:r>
    </w:p>
    <w:p w14:paraId="3E9FA74A" w14:textId="2D3FEECB" w:rsidR="005A129B" w:rsidRDefault="00F47D6D"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While</w:t>
      </w:r>
      <w:r w:rsidR="005F27F5">
        <w:rPr>
          <w:rFonts w:ascii="Times New Roman" w:hAnsi="Times New Roman" w:cs="Times New Roman"/>
          <w:sz w:val="24"/>
          <w:szCs w:val="24"/>
        </w:rPr>
        <w:t xml:space="preserve"> quantifying total dispersal</w:t>
      </w:r>
      <w:r w:rsidR="00195A5A">
        <w:rPr>
          <w:rFonts w:ascii="Times New Roman" w:hAnsi="Times New Roman" w:cs="Times New Roman"/>
          <w:sz w:val="24"/>
          <w:szCs w:val="24"/>
        </w:rPr>
        <w:t xml:space="preserve"> in plants</w:t>
      </w:r>
      <w:r w:rsidR="005F27F5">
        <w:rPr>
          <w:rFonts w:ascii="Times New Roman" w:hAnsi="Times New Roman" w:cs="Times New Roman"/>
          <w:sz w:val="24"/>
          <w:szCs w:val="24"/>
        </w:rPr>
        <w:t xml:space="preserve"> is</w:t>
      </w:r>
      <w:r w:rsidR="00881738">
        <w:rPr>
          <w:rFonts w:ascii="Times New Roman" w:hAnsi="Times New Roman" w:cs="Times New Roman"/>
          <w:sz w:val="24"/>
          <w:szCs w:val="24"/>
        </w:rPr>
        <w:t xml:space="preserve"> already</w:t>
      </w:r>
      <w:r w:rsidR="005F27F5">
        <w:rPr>
          <w:rFonts w:ascii="Times New Roman" w:hAnsi="Times New Roman" w:cs="Times New Roman"/>
          <w:sz w:val="24"/>
          <w:szCs w:val="24"/>
        </w:rPr>
        <w:t xml:space="preserve"> difficult, </w:t>
      </w:r>
      <w:r w:rsidR="0060390C">
        <w:rPr>
          <w:rFonts w:ascii="Times New Roman" w:hAnsi="Times New Roman" w:cs="Times New Roman"/>
          <w:sz w:val="24"/>
          <w:szCs w:val="24"/>
        </w:rPr>
        <w:t xml:space="preserve">it </w:t>
      </w:r>
      <w:r w:rsidR="00B122D4">
        <w:rPr>
          <w:rFonts w:ascii="Times New Roman" w:hAnsi="Times New Roman" w:cs="Times New Roman"/>
          <w:sz w:val="24"/>
          <w:szCs w:val="24"/>
        </w:rPr>
        <w:t>may</w:t>
      </w:r>
      <w:r w:rsidR="005F27F5">
        <w:rPr>
          <w:rFonts w:ascii="Times New Roman" w:hAnsi="Times New Roman" w:cs="Times New Roman"/>
          <w:sz w:val="24"/>
          <w:szCs w:val="24"/>
        </w:rPr>
        <w:t xml:space="preserve"> become even more challenging in the face of climate change, as changes in climatic factors</w:t>
      </w:r>
      <w:r w:rsidR="005A129B" w:rsidRPr="005A129B">
        <w:rPr>
          <w:rFonts w:ascii="Times New Roman" w:hAnsi="Times New Roman" w:cs="Times New Roman"/>
          <w:sz w:val="24"/>
          <w:szCs w:val="24"/>
        </w:rPr>
        <w:t xml:space="preserve"> </w:t>
      </w:r>
      <w:r w:rsidR="00B122D4">
        <w:rPr>
          <w:rFonts w:ascii="Times New Roman" w:hAnsi="Times New Roman" w:cs="Times New Roman"/>
          <w:sz w:val="24"/>
          <w:szCs w:val="24"/>
        </w:rPr>
        <w:t>could</w:t>
      </w:r>
      <w:r w:rsidR="005A129B" w:rsidRPr="005A129B">
        <w:rPr>
          <w:rFonts w:ascii="Times New Roman" w:hAnsi="Times New Roman" w:cs="Times New Roman"/>
          <w:sz w:val="24"/>
          <w:szCs w:val="24"/>
        </w:rPr>
        <w:t xml:space="preserve"> have profound effects on how </w:t>
      </w:r>
      <w:r w:rsidR="00A34411">
        <w:rPr>
          <w:rFonts w:ascii="Times New Roman" w:hAnsi="Times New Roman" w:cs="Times New Roman"/>
          <w:sz w:val="24"/>
          <w:szCs w:val="24"/>
        </w:rPr>
        <w:t>populations</w:t>
      </w:r>
      <w:r w:rsidR="005A129B" w:rsidRPr="005A129B">
        <w:rPr>
          <w:rFonts w:ascii="Times New Roman" w:hAnsi="Times New Roman" w:cs="Times New Roman"/>
          <w:sz w:val="24"/>
          <w:szCs w:val="24"/>
        </w:rPr>
        <w:t xml:space="preserve"> spread by altering one or more</w:t>
      </w:r>
      <w:r w:rsidR="00624E98">
        <w:rPr>
          <w:rFonts w:ascii="Times New Roman" w:hAnsi="Times New Roman" w:cs="Times New Roman"/>
          <w:sz w:val="24"/>
          <w:szCs w:val="24"/>
        </w:rPr>
        <w:t xml:space="preserve"> of the</w:t>
      </w:r>
      <w:r w:rsidR="005A129B" w:rsidRPr="005A129B">
        <w:rPr>
          <w:rFonts w:ascii="Times New Roman" w:hAnsi="Times New Roman" w:cs="Times New Roman"/>
          <w:sz w:val="24"/>
          <w:szCs w:val="24"/>
        </w:rPr>
        <w:t xml:space="preserve"> individual dispersal pathways</w:t>
      </w:r>
      <w:r w:rsidR="005F27F5">
        <w:rPr>
          <w:rFonts w:ascii="Times New Roman" w:hAnsi="Times New Roman" w:cs="Times New Roman"/>
          <w:sz w:val="24"/>
          <w:szCs w:val="24"/>
        </w:rPr>
        <w:t xml:space="preserve"> within the total dispersal framework</w:t>
      </w:r>
      <w:r w:rsidR="005A129B" w:rsidRPr="005A129B">
        <w:rPr>
          <w:rFonts w:ascii="Times New Roman" w:hAnsi="Times New Roman" w:cs="Times New Roman"/>
          <w:sz w:val="24"/>
          <w:szCs w:val="24"/>
        </w:rPr>
        <w:t xml:space="preserve">. For example, in wind-dispersed plants, </w:t>
      </w:r>
      <w:r w:rsidR="00BC5B7A">
        <w:rPr>
          <w:rFonts w:ascii="Times New Roman" w:hAnsi="Times New Roman" w:cs="Times New Roman"/>
          <w:sz w:val="24"/>
          <w:szCs w:val="24"/>
        </w:rPr>
        <w:t>shifts in</w:t>
      </w:r>
      <w:r w:rsidR="00BC5B7A" w:rsidRPr="005A129B">
        <w:rPr>
          <w:rFonts w:ascii="Times New Roman" w:hAnsi="Times New Roman" w:cs="Times New Roman"/>
          <w:sz w:val="24"/>
          <w:szCs w:val="24"/>
        </w:rPr>
        <w:t xml:space="preserve"> </w:t>
      </w:r>
      <w:r w:rsidR="005A129B" w:rsidRPr="005A129B">
        <w:rPr>
          <w:rFonts w:ascii="Times New Roman" w:hAnsi="Times New Roman" w:cs="Times New Roman"/>
          <w:sz w:val="24"/>
          <w:szCs w:val="24"/>
        </w:rPr>
        <w:t>wind speeds may increase or decrease dispersal distances depending on the magnitude and direction</w:t>
      </w:r>
      <w:r w:rsidR="00551735">
        <w:rPr>
          <w:rFonts w:ascii="Times New Roman" w:hAnsi="Times New Roman" w:cs="Times New Roman"/>
          <w:sz w:val="24"/>
          <w:szCs w:val="24"/>
        </w:rPr>
        <w:t xml:space="preserve"> of</w:t>
      </w:r>
      <w:r w:rsidR="005A129B" w:rsidRPr="005A129B">
        <w:rPr>
          <w:rFonts w:ascii="Times New Roman" w:hAnsi="Times New Roman" w:cs="Times New Roman"/>
          <w:sz w:val="24"/>
          <w:szCs w:val="24"/>
        </w:rPr>
        <w:t xml:space="preserve"> </w:t>
      </w:r>
      <w:r w:rsidR="00551735">
        <w:rPr>
          <w:rFonts w:ascii="Times New Roman" w:hAnsi="Times New Roman" w:cs="Times New Roman"/>
          <w:sz w:val="24"/>
          <w:szCs w:val="24"/>
        </w:rPr>
        <w:t>these</w:t>
      </w:r>
      <w:r w:rsidR="005A129B" w:rsidRPr="005A129B">
        <w:rPr>
          <w:rFonts w:ascii="Times New Roman" w:hAnsi="Times New Roman" w:cs="Times New Roman"/>
          <w:sz w:val="24"/>
          <w:szCs w:val="24"/>
        </w:rPr>
        <w:t xml:space="preserve"> shifts (Bullock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2012</w:t>
      </w:r>
      <w:r w:rsidR="00BC24F3">
        <w:rPr>
          <w:rFonts w:ascii="Times New Roman" w:hAnsi="Times New Roman" w:cs="Times New Roman"/>
          <w:sz w:val="24"/>
          <w:szCs w:val="24"/>
        </w:rPr>
        <w:t>,</w:t>
      </w:r>
      <w:r w:rsidR="00BC24F3" w:rsidRPr="005A129B">
        <w:rPr>
          <w:rFonts w:ascii="Times New Roman" w:hAnsi="Times New Roman" w:cs="Times New Roman"/>
          <w:sz w:val="24"/>
          <w:szCs w:val="24"/>
        </w:rPr>
        <w:t xml:space="preserve"> </w:t>
      </w:r>
      <w:r w:rsidR="005A129B" w:rsidRPr="005A129B">
        <w:rPr>
          <w:rFonts w:ascii="Times New Roman" w:hAnsi="Times New Roman" w:cs="Times New Roman"/>
          <w:sz w:val="24"/>
          <w:szCs w:val="24"/>
        </w:rPr>
        <w:t xml:space="preserve">Kling and Ackerly 2020), increases in air temperatures </w:t>
      </w:r>
      <w:r w:rsidR="00CD334B">
        <w:rPr>
          <w:rFonts w:ascii="Times New Roman" w:hAnsi="Times New Roman" w:cs="Times New Roman"/>
          <w:sz w:val="24"/>
          <w:szCs w:val="24"/>
        </w:rPr>
        <w:t>can</w:t>
      </w:r>
      <w:r w:rsidR="005A129B" w:rsidRPr="005A129B">
        <w:rPr>
          <w:rFonts w:ascii="Times New Roman" w:hAnsi="Times New Roman" w:cs="Times New Roman"/>
          <w:sz w:val="24"/>
          <w:szCs w:val="24"/>
        </w:rPr>
        <w:t xml:space="preserve"> increase seed dispersal distances by increasing air turbulence (Kuparinen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xml:space="preserve">. 2009), and increased frequency of extreme wind events may lead to long-distance dispersal events becoming more common (Soons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2004). Climate change may also shift</w:t>
      </w:r>
      <w:r w:rsidR="00C22F52">
        <w:rPr>
          <w:rFonts w:ascii="Times New Roman" w:hAnsi="Times New Roman" w:cs="Times New Roman"/>
          <w:sz w:val="24"/>
          <w:szCs w:val="24"/>
        </w:rPr>
        <w:t xml:space="preserve"> plant</w:t>
      </w:r>
      <w:r w:rsidR="005A129B" w:rsidRPr="005A129B">
        <w:rPr>
          <w:rFonts w:ascii="Times New Roman" w:hAnsi="Times New Roman" w:cs="Times New Roman"/>
          <w:sz w:val="24"/>
          <w:szCs w:val="24"/>
        </w:rPr>
        <w:t xml:space="preserve"> dispersal </w:t>
      </w:r>
      <w:r w:rsidR="00B122D4">
        <w:rPr>
          <w:rFonts w:ascii="Times New Roman" w:hAnsi="Times New Roman" w:cs="Times New Roman"/>
          <w:sz w:val="24"/>
          <w:szCs w:val="24"/>
        </w:rPr>
        <w:t>patterns</w:t>
      </w:r>
      <w:r w:rsidR="005A129B" w:rsidRPr="005A129B">
        <w:rPr>
          <w:rFonts w:ascii="Times New Roman" w:hAnsi="Times New Roman" w:cs="Times New Roman"/>
          <w:sz w:val="24"/>
          <w:szCs w:val="24"/>
        </w:rPr>
        <w:t xml:space="preserve"> by changing</w:t>
      </w:r>
      <w:r w:rsidR="00B122D4">
        <w:rPr>
          <w:rFonts w:ascii="Times New Roman" w:hAnsi="Times New Roman" w:cs="Times New Roman"/>
          <w:sz w:val="24"/>
          <w:szCs w:val="24"/>
        </w:rPr>
        <w:t xml:space="preserve"> </w:t>
      </w:r>
      <w:r w:rsidR="00B122D4" w:rsidRPr="005A129B">
        <w:rPr>
          <w:rFonts w:ascii="Times New Roman" w:hAnsi="Times New Roman" w:cs="Times New Roman"/>
          <w:sz w:val="24"/>
          <w:szCs w:val="24"/>
        </w:rPr>
        <w:t>the spatial patterns of the insects and animals that disperse</w:t>
      </w:r>
      <w:r w:rsidR="00C22F52">
        <w:rPr>
          <w:rFonts w:ascii="Times New Roman" w:hAnsi="Times New Roman" w:cs="Times New Roman"/>
          <w:sz w:val="24"/>
          <w:szCs w:val="24"/>
        </w:rPr>
        <w:t xml:space="preserve"> their</w:t>
      </w:r>
      <w:r w:rsidR="00B122D4" w:rsidRPr="005A129B">
        <w:rPr>
          <w:rFonts w:ascii="Times New Roman" w:hAnsi="Times New Roman" w:cs="Times New Roman"/>
          <w:sz w:val="24"/>
          <w:szCs w:val="24"/>
        </w:rPr>
        <w:t xml:space="preserve"> seeds (Mokany </w:t>
      </w:r>
      <w:r w:rsidR="00B122D4" w:rsidRPr="005A129B">
        <w:rPr>
          <w:rFonts w:ascii="Times New Roman" w:hAnsi="Times New Roman" w:cs="Times New Roman"/>
          <w:i/>
          <w:iCs/>
          <w:sz w:val="24"/>
          <w:szCs w:val="24"/>
        </w:rPr>
        <w:t>et al</w:t>
      </w:r>
      <w:r w:rsidR="00B122D4" w:rsidRPr="005A129B">
        <w:rPr>
          <w:rFonts w:ascii="Times New Roman" w:hAnsi="Times New Roman" w:cs="Times New Roman"/>
          <w:sz w:val="24"/>
          <w:szCs w:val="24"/>
        </w:rPr>
        <w:t>. 2014, 2015</w:t>
      </w:r>
      <w:r w:rsidR="00BC24F3">
        <w:rPr>
          <w:rFonts w:ascii="Times New Roman" w:hAnsi="Times New Roman" w:cs="Times New Roman"/>
          <w:sz w:val="24"/>
          <w:szCs w:val="24"/>
        </w:rPr>
        <w:t>,</w:t>
      </w:r>
      <w:r w:rsidR="00BC24F3" w:rsidRPr="005A129B">
        <w:rPr>
          <w:rFonts w:ascii="Times New Roman" w:hAnsi="Times New Roman" w:cs="Times New Roman"/>
          <w:sz w:val="24"/>
          <w:szCs w:val="24"/>
        </w:rPr>
        <w:t xml:space="preserve"> </w:t>
      </w:r>
      <w:r w:rsidR="00B122D4" w:rsidRPr="005A129B">
        <w:rPr>
          <w:rFonts w:ascii="Times New Roman" w:hAnsi="Times New Roman" w:cs="Times New Roman"/>
          <w:sz w:val="24"/>
          <w:szCs w:val="24"/>
        </w:rPr>
        <w:t xml:space="preserve">Sales </w:t>
      </w:r>
      <w:r w:rsidR="00B122D4" w:rsidRPr="005A129B">
        <w:rPr>
          <w:rFonts w:ascii="Times New Roman" w:hAnsi="Times New Roman" w:cs="Times New Roman"/>
          <w:i/>
          <w:iCs/>
          <w:sz w:val="24"/>
          <w:szCs w:val="24"/>
        </w:rPr>
        <w:t>et al</w:t>
      </w:r>
      <w:r w:rsidR="00B122D4" w:rsidRPr="005A129B">
        <w:rPr>
          <w:rFonts w:ascii="Times New Roman" w:hAnsi="Times New Roman" w:cs="Times New Roman"/>
          <w:sz w:val="24"/>
          <w:szCs w:val="24"/>
        </w:rPr>
        <w:t>. 2021)</w:t>
      </w:r>
      <w:r w:rsidR="00B122D4">
        <w:rPr>
          <w:rFonts w:ascii="Times New Roman" w:hAnsi="Times New Roman" w:cs="Times New Roman"/>
          <w:sz w:val="24"/>
          <w:szCs w:val="24"/>
        </w:rPr>
        <w:t>, or by impacting</w:t>
      </w:r>
      <w:r w:rsidR="005A129B" w:rsidRPr="005A129B">
        <w:rPr>
          <w:rFonts w:ascii="Times New Roman" w:hAnsi="Times New Roman" w:cs="Times New Roman"/>
          <w:sz w:val="24"/>
          <w:szCs w:val="24"/>
        </w:rPr>
        <w:t xml:space="preserve"> seed attractiveness to dispersers (Drees and Shea</w:t>
      </w:r>
      <w:r w:rsidR="00485FA9">
        <w:rPr>
          <w:rFonts w:ascii="Times New Roman" w:hAnsi="Times New Roman" w:cs="Times New Roman"/>
          <w:sz w:val="24"/>
          <w:szCs w:val="24"/>
        </w:rPr>
        <w:t xml:space="preserve"> </w:t>
      </w:r>
      <w:r w:rsidR="00485FA9">
        <w:rPr>
          <w:rFonts w:ascii="Times New Roman" w:hAnsi="Times New Roman" w:cs="Times New Roman"/>
          <w:sz w:val="24"/>
          <w:szCs w:val="24"/>
        </w:rPr>
        <w:lastRenderedPageBreak/>
        <w:t>2024a</w:t>
      </w:r>
      <w:r w:rsidR="005A129B" w:rsidRPr="005A129B">
        <w:rPr>
          <w:rFonts w:ascii="Times New Roman" w:hAnsi="Times New Roman" w:cs="Times New Roman"/>
          <w:sz w:val="24"/>
          <w:szCs w:val="24"/>
        </w:rPr>
        <w:t>)</w:t>
      </w:r>
      <w:r w:rsidR="00B122D4">
        <w:rPr>
          <w:rFonts w:ascii="Times New Roman" w:hAnsi="Times New Roman" w:cs="Times New Roman"/>
          <w:sz w:val="24"/>
          <w:szCs w:val="24"/>
        </w:rPr>
        <w:t>, both potentially</w:t>
      </w:r>
      <w:r w:rsidR="005A129B" w:rsidRPr="005A129B">
        <w:rPr>
          <w:rFonts w:ascii="Times New Roman" w:hAnsi="Times New Roman" w:cs="Times New Roman"/>
          <w:sz w:val="24"/>
          <w:szCs w:val="24"/>
        </w:rPr>
        <w:t xml:space="preserve"> causing </w:t>
      </w:r>
      <w:r w:rsidR="00F951EB">
        <w:rPr>
          <w:rFonts w:ascii="Times New Roman" w:hAnsi="Times New Roman" w:cs="Times New Roman"/>
          <w:sz w:val="24"/>
          <w:szCs w:val="24"/>
        </w:rPr>
        <w:t>shifts</w:t>
      </w:r>
      <w:r w:rsidR="005A129B" w:rsidRPr="005A129B">
        <w:rPr>
          <w:rFonts w:ascii="Times New Roman" w:hAnsi="Times New Roman" w:cs="Times New Roman"/>
          <w:sz w:val="24"/>
          <w:szCs w:val="24"/>
        </w:rPr>
        <w:t xml:space="preserve"> in total dispersal. In these cases, dispersal for a particular component of the total dispersal kernel is changed, and total dispersal is</w:t>
      </w:r>
      <w:r w:rsidR="00CC73C2">
        <w:rPr>
          <w:rFonts w:ascii="Times New Roman" w:hAnsi="Times New Roman" w:cs="Times New Roman"/>
          <w:sz w:val="24"/>
          <w:szCs w:val="24"/>
        </w:rPr>
        <w:t xml:space="preserve"> </w:t>
      </w:r>
      <w:r w:rsidR="00A3157E">
        <w:rPr>
          <w:rFonts w:ascii="Times New Roman" w:hAnsi="Times New Roman" w:cs="Times New Roman"/>
          <w:sz w:val="24"/>
          <w:szCs w:val="24"/>
        </w:rPr>
        <w:t>affected</w:t>
      </w:r>
      <w:r w:rsidR="00775D93">
        <w:rPr>
          <w:rFonts w:ascii="Times New Roman" w:hAnsi="Times New Roman" w:cs="Times New Roman"/>
          <w:sz w:val="24"/>
          <w:szCs w:val="24"/>
        </w:rPr>
        <w:t xml:space="preserve"> as a result</w:t>
      </w:r>
      <w:r w:rsidR="005A129B" w:rsidRPr="005A129B">
        <w:rPr>
          <w:rFonts w:ascii="Times New Roman" w:hAnsi="Times New Roman" w:cs="Times New Roman"/>
          <w:sz w:val="24"/>
          <w:szCs w:val="24"/>
        </w:rPr>
        <w:t xml:space="preserve">. This in turn </w:t>
      </w:r>
      <w:r w:rsidR="000E56A9">
        <w:rPr>
          <w:rFonts w:ascii="Times New Roman" w:hAnsi="Times New Roman" w:cs="Times New Roman"/>
          <w:sz w:val="24"/>
          <w:szCs w:val="24"/>
        </w:rPr>
        <w:t>affects</w:t>
      </w:r>
      <w:r w:rsidR="005A129B" w:rsidRPr="005A129B">
        <w:rPr>
          <w:rFonts w:ascii="Times New Roman" w:hAnsi="Times New Roman" w:cs="Times New Roman"/>
          <w:sz w:val="24"/>
          <w:szCs w:val="24"/>
        </w:rPr>
        <w:t xml:space="preserve"> how far seeds are dispersed, </w:t>
      </w:r>
      <w:r w:rsidR="00CC73C2">
        <w:rPr>
          <w:rFonts w:ascii="Times New Roman" w:hAnsi="Times New Roman" w:cs="Times New Roman"/>
          <w:sz w:val="24"/>
          <w:szCs w:val="24"/>
        </w:rPr>
        <w:t xml:space="preserve">and </w:t>
      </w:r>
      <w:r w:rsidR="005A129B" w:rsidRPr="005A129B">
        <w:rPr>
          <w:rFonts w:ascii="Times New Roman" w:hAnsi="Times New Roman" w:cs="Times New Roman"/>
          <w:sz w:val="24"/>
          <w:szCs w:val="24"/>
        </w:rPr>
        <w:t xml:space="preserve">thus the speed at which the population in question </w:t>
      </w:r>
      <w:r w:rsidR="00D01DE3">
        <w:rPr>
          <w:rFonts w:ascii="Times New Roman" w:hAnsi="Times New Roman" w:cs="Times New Roman"/>
          <w:sz w:val="24"/>
          <w:szCs w:val="24"/>
        </w:rPr>
        <w:t>spreads</w:t>
      </w:r>
      <w:r w:rsidR="005A129B" w:rsidRPr="005A129B">
        <w:rPr>
          <w:rFonts w:ascii="Times New Roman" w:hAnsi="Times New Roman" w:cs="Times New Roman"/>
          <w:sz w:val="24"/>
          <w:szCs w:val="24"/>
        </w:rPr>
        <w:t>.</w:t>
      </w:r>
      <w:r w:rsidR="00912AFB">
        <w:rPr>
          <w:rFonts w:ascii="Times New Roman" w:hAnsi="Times New Roman" w:cs="Times New Roman"/>
          <w:sz w:val="24"/>
          <w:szCs w:val="24"/>
        </w:rPr>
        <w:t xml:space="preserve"> When c</w:t>
      </w:r>
      <w:r w:rsidR="00912AFB" w:rsidRPr="005A129B">
        <w:rPr>
          <w:rFonts w:ascii="Times New Roman" w:hAnsi="Times New Roman" w:cs="Times New Roman"/>
          <w:sz w:val="24"/>
          <w:szCs w:val="24"/>
        </w:rPr>
        <w:t xml:space="preserve">hanges in </w:t>
      </w:r>
      <w:r w:rsidR="00737607">
        <w:rPr>
          <w:rFonts w:ascii="Times New Roman" w:hAnsi="Times New Roman" w:cs="Times New Roman"/>
          <w:sz w:val="24"/>
          <w:szCs w:val="24"/>
        </w:rPr>
        <w:t>even a single dispersal pathway or vector</w:t>
      </w:r>
      <w:r w:rsidR="00912AFB" w:rsidRPr="005A129B">
        <w:rPr>
          <w:rFonts w:ascii="Times New Roman" w:hAnsi="Times New Roman" w:cs="Times New Roman"/>
          <w:sz w:val="24"/>
          <w:szCs w:val="24"/>
        </w:rPr>
        <w:t xml:space="preserve"> affect </w:t>
      </w:r>
      <w:r w:rsidR="00912AFB">
        <w:rPr>
          <w:rFonts w:ascii="Times New Roman" w:hAnsi="Times New Roman" w:cs="Times New Roman"/>
          <w:sz w:val="24"/>
          <w:szCs w:val="24"/>
        </w:rPr>
        <w:t>population</w:t>
      </w:r>
      <w:r w:rsidR="00912AFB" w:rsidRPr="005A129B">
        <w:rPr>
          <w:rFonts w:ascii="Times New Roman" w:hAnsi="Times New Roman" w:cs="Times New Roman"/>
          <w:sz w:val="24"/>
          <w:szCs w:val="24"/>
        </w:rPr>
        <w:t xml:space="preserve"> spread</w:t>
      </w:r>
      <w:r w:rsidR="00912AFB">
        <w:rPr>
          <w:rFonts w:ascii="Times New Roman" w:hAnsi="Times New Roman" w:cs="Times New Roman"/>
          <w:sz w:val="24"/>
          <w:szCs w:val="24"/>
        </w:rPr>
        <w:t xml:space="preserve">, community structure and function </w:t>
      </w:r>
      <w:r w:rsidR="00737607">
        <w:rPr>
          <w:rFonts w:ascii="Times New Roman" w:hAnsi="Times New Roman" w:cs="Times New Roman"/>
          <w:sz w:val="24"/>
          <w:szCs w:val="24"/>
        </w:rPr>
        <w:t>may</w:t>
      </w:r>
      <w:r w:rsidR="00912AFB">
        <w:rPr>
          <w:rFonts w:ascii="Times New Roman" w:hAnsi="Times New Roman" w:cs="Times New Roman"/>
          <w:sz w:val="24"/>
          <w:szCs w:val="24"/>
        </w:rPr>
        <w:t xml:space="preserve"> be significantly impacted</w:t>
      </w:r>
      <w:r w:rsidR="00737607">
        <w:rPr>
          <w:rFonts w:ascii="Times New Roman" w:hAnsi="Times New Roman" w:cs="Times New Roman"/>
          <w:sz w:val="24"/>
          <w:szCs w:val="24"/>
        </w:rPr>
        <w:t>.</w:t>
      </w:r>
    </w:p>
    <w:p w14:paraId="2B24640E" w14:textId="45ED93D0" w:rsidR="0085657F" w:rsidRDefault="00DB4CCF"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Given the challenges</w:t>
      </w:r>
      <w:r w:rsidR="0096689F">
        <w:rPr>
          <w:rFonts w:ascii="Times New Roman" w:hAnsi="Times New Roman" w:cs="Times New Roman"/>
          <w:sz w:val="24"/>
          <w:szCs w:val="24"/>
        </w:rPr>
        <w:t xml:space="preserve"> discussed</w:t>
      </w:r>
      <w:r>
        <w:rPr>
          <w:rFonts w:ascii="Times New Roman" w:hAnsi="Times New Roman" w:cs="Times New Roman"/>
          <w:sz w:val="24"/>
          <w:szCs w:val="24"/>
        </w:rPr>
        <w:t xml:space="preserve"> above, </w:t>
      </w:r>
      <w:r w:rsidR="0085657F">
        <w:rPr>
          <w:rFonts w:ascii="Times New Roman" w:hAnsi="Times New Roman" w:cs="Times New Roman"/>
          <w:sz w:val="24"/>
          <w:szCs w:val="24"/>
        </w:rPr>
        <w:t xml:space="preserve">quantifying </w:t>
      </w:r>
      <w:r w:rsidR="0096689F">
        <w:rPr>
          <w:rFonts w:ascii="Times New Roman" w:hAnsi="Times New Roman" w:cs="Times New Roman"/>
          <w:sz w:val="24"/>
          <w:szCs w:val="24"/>
        </w:rPr>
        <w:t xml:space="preserve">total dispersal </w:t>
      </w:r>
      <w:r w:rsidR="0085657F">
        <w:rPr>
          <w:rFonts w:ascii="Times New Roman" w:hAnsi="Times New Roman" w:cs="Times New Roman"/>
          <w:sz w:val="24"/>
          <w:szCs w:val="24"/>
        </w:rPr>
        <w:t xml:space="preserve">and incorporating it </w:t>
      </w:r>
      <w:r w:rsidR="0096689F">
        <w:rPr>
          <w:rFonts w:ascii="Times New Roman" w:hAnsi="Times New Roman" w:cs="Times New Roman"/>
          <w:sz w:val="24"/>
          <w:szCs w:val="24"/>
        </w:rPr>
        <w:t>into models of population spread</w:t>
      </w:r>
      <w:r w:rsidR="00377081">
        <w:rPr>
          <w:rFonts w:ascii="Times New Roman" w:hAnsi="Times New Roman" w:cs="Times New Roman"/>
          <w:sz w:val="24"/>
          <w:szCs w:val="24"/>
        </w:rPr>
        <w:t xml:space="preserve"> seems like an insurmountable task</w:t>
      </w:r>
      <w:r w:rsidR="0096689F">
        <w:rPr>
          <w:rFonts w:ascii="Times New Roman" w:hAnsi="Times New Roman" w:cs="Times New Roman"/>
          <w:sz w:val="24"/>
          <w:szCs w:val="24"/>
        </w:rPr>
        <w:t xml:space="preserve"> if we cannot accurately quantify all vectors of dispersal and their determinants</w:t>
      </w:r>
      <w:r w:rsidR="0085657F">
        <w:rPr>
          <w:rFonts w:ascii="Times New Roman" w:hAnsi="Times New Roman" w:cs="Times New Roman"/>
          <w:sz w:val="24"/>
          <w:szCs w:val="24"/>
        </w:rPr>
        <w:t>, especially when in most cases the resources available to do so are limited</w:t>
      </w:r>
      <w:r w:rsidR="00795294">
        <w:rPr>
          <w:rFonts w:ascii="Times New Roman" w:hAnsi="Times New Roman" w:cs="Times New Roman"/>
          <w:sz w:val="24"/>
          <w:szCs w:val="24"/>
        </w:rPr>
        <w:t>.</w:t>
      </w:r>
      <w:r w:rsidR="00F2787E">
        <w:rPr>
          <w:rFonts w:ascii="Times New Roman" w:hAnsi="Times New Roman" w:cs="Times New Roman"/>
          <w:sz w:val="24"/>
          <w:szCs w:val="24"/>
        </w:rPr>
        <w:t xml:space="preserve"> However,</w:t>
      </w:r>
      <w:r w:rsidR="001B40D1">
        <w:rPr>
          <w:rFonts w:ascii="Times New Roman" w:hAnsi="Times New Roman" w:cs="Times New Roman"/>
          <w:sz w:val="24"/>
          <w:szCs w:val="24"/>
        </w:rPr>
        <w:t xml:space="preserve"> </w:t>
      </w:r>
      <w:r w:rsidR="00401510">
        <w:rPr>
          <w:rFonts w:ascii="Times New Roman" w:hAnsi="Times New Roman" w:cs="Times New Roman"/>
          <w:sz w:val="24"/>
          <w:szCs w:val="24"/>
        </w:rPr>
        <w:t>for some systems</w:t>
      </w:r>
      <w:r w:rsidR="001B40D1">
        <w:rPr>
          <w:rFonts w:ascii="Times New Roman" w:hAnsi="Times New Roman" w:cs="Times New Roman"/>
          <w:sz w:val="24"/>
          <w:szCs w:val="24"/>
        </w:rPr>
        <w:t>, not all parameters need to be known or accurately quantified to model how a system behaves</w:t>
      </w:r>
      <w:r w:rsidR="00F47D6D">
        <w:rPr>
          <w:rFonts w:ascii="Times New Roman" w:hAnsi="Times New Roman" w:cs="Times New Roman"/>
          <w:sz w:val="24"/>
          <w:szCs w:val="24"/>
        </w:rPr>
        <w:t xml:space="preserve"> (Milner-Gulland and Shea </w:t>
      </w:r>
      <w:r w:rsidR="0060390C">
        <w:rPr>
          <w:rFonts w:ascii="Times New Roman" w:hAnsi="Times New Roman" w:cs="Times New Roman"/>
          <w:sz w:val="24"/>
          <w:szCs w:val="24"/>
        </w:rPr>
        <w:t xml:space="preserve">2017). </w:t>
      </w:r>
      <w:r w:rsidR="001B40D1">
        <w:rPr>
          <w:rFonts w:ascii="Times New Roman" w:hAnsi="Times New Roman" w:cs="Times New Roman"/>
          <w:sz w:val="24"/>
          <w:szCs w:val="24"/>
        </w:rPr>
        <w:t xml:space="preserve">In instances where most parameters within </w:t>
      </w:r>
      <w:r w:rsidR="00DB2282">
        <w:rPr>
          <w:rFonts w:ascii="Times New Roman" w:hAnsi="Times New Roman" w:cs="Times New Roman"/>
          <w:sz w:val="24"/>
          <w:szCs w:val="24"/>
        </w:rPr>
        <w:t>a</w:t>
      </w:r>
      <w:r w:rsidR="00401510">
        <w:rPr>
          <w:rFonts w:ascii="Times New Roman" w:hAnsi="Times New Roman" w:cs="Times New Roman"/>
          <w:sz w:val="24"/>
          <w:szCs w:val="24"/>
        </w:rPr>
        <w:t xml:space="preserve"> dispersal</w:t>
      </w:r>
      <w:r w:rsidR="00DB2282">
        <w:rPr>
          <w:rFonts w:ascii="Times New Roman" w:hAnsi="Times New Roman" w:cs="Times New Roman"/>
          <w:sz w:val="24"/>
          <w:szCs w:val="24"/>
        </w:rPr>
        <w:t xml:space="preserve"> </w:t>
      </w:r>
      <w:r w:rsidR="001B40D1">
        <w:rPr>
          <w:rFonts w:ascii="Times New Roman" w:hAnsi="Times New Roman" w:cs="Times New Roman"/>
          <w:sz w:val="24"/>
          <w:szCs w:val="24"/>
        </w:rPr>
        <w:t>system are known</w:t>
      </w:r>
      <w:r w:rsidR="0085657F">
        <w:rPr>
          <w:rFonts w:ascii="Times New Roman" w:hAnsi="Times New Roman" w:cs="Times New Roman"/>
          <w:sz w:val="24"/>
          <w:szCs w:val="24"/>
        </w:rPr>
        <w:t xml:space="preserve"> and spread can be modeled</w:t>
      </w:r>
      <w:r w:rsidR="001B40D1">
        <w:rPr>
          <w:rFonts w:ascii="Times New Roman" w:hAnsi="Times New Roman" w:cs="Times New Roman"/>
          <w:sz w:val="24"/>
          <w:szCs w:val="24"/>
        </w:rPr>
        <w:t xml:space="preserve">, </w:t>
      </w:r>
      <w:r w:rsidR="001B40D1" w:rsidRPr="001B40D1">
        <w:rPr>
          <w:rFonts w:ascii="Times New Roman" w:hAnsi="Times New Roman" w:cs="Times New Roman"/>
          <w:sz w:val="24"/>
          <w:szCs w:val="24"/>
        </w:rPr>
        <w:t>sensitivity analyses</w:t>
      </w:r>
      <w:r w:rsidR="001B40D1">
        <w:rPr>
          <w:rFonts w:ascii="Times New Roman" w:hAnsi="Times New Roman" w:cs="Times New Roman"/>
          <w:sz w:val="24"/>
          <w:szCs w:val="24"/>
        </w:rPr>
        <w:t xml:space="preserve"> </w:t>
      </w:r>
      <w:r w:rsidR="0085657F">
        <w:rPr>
          <w:rFonts w:ascii="Times New Roman" w:hAnsi="Times New Roman" w:cs="Times New Roman"/>
          <w:sz w:val="24"/>
          <w:szCs w:val="24"/>
        </w:rPr>
        <w:t>can be used to explore the</w:t>
      </w:r>
      <w:r w:rsidR="001B40D1">
        <w:rPr>
          <w:rFonts w:ascii="Times New Roman" w:hAnsi="Times New Roman" w:cs="Times New Roman"/>
          <w:sz w:val="24"/>
          <w:szCs w:val="24"/>
        </w:rPr>
        <w:t xml:space="preserve"> relative importance of parameters that are unknown. Should these unknown parameters have notable impacts on population spread, then omitting them or assum</w:t>
      </w:r>
      <w:r w:rsidR="00401510">
        <w:rPr>
          <w:rFonts w:ascii="Times New Roman" w:hAnsi="Times New Roman" w:cs="Times New Roman"/>
          <w:sz w:val="24"/>
          <w:szCs w:val="24"/>
        </w:rPr>
        <w:t>ing</w:t>
      </w:r>
      <w:r w:rsidR="001B40D1">
        <w:rPr>
          <w:rFonts w:ascii="Times New Roman" w:hAnsi="Times New Roman" w:cs="Times New Roman"/>
          <w:sz w:val="24"/>
          <w:szCs w:val="24"/>
        </w:rPr>
        <w:t xml:space="preserve"> their values is not </w:t>
      </w:r>
      <w:r w:rsidR="00064E0D">
        <w:rPr>
          <w:rFonts w:ascii="Times New Roman" w:hAnsi="Times New Roman" w:cs="Times New Roman"/>
          <w:sz w:val="24"/>
          <w:szCs w:val="24"/>
        </w:rPr>
        <w:t>reasonable</w:t>
      </w:r>
      <w:r w:rsidR="001B40D1">
        <w:rPr>
          <w:rFonts w:ascii="Times New Roman" w:hAnsi="Times New Roman" w:cs="Times New Roman"/>
          <w:sz w:val="24"/>
          <w:szCs w:val="24"/>
        </w:rPr>
        <w:t xml:space="preserve">; if they do not contribute much to population spread, </w:t>
      </w:r>
      <w:r w:rsidR="00064E0D">
        <w:rPr>
          <w:rFonts w:ascii="Times New Roman" w:hAnsi="Times New Roman" w:cs="Times New Roman"/>
          <w:sz w:val="24"/>
          <w:szCs w:val="24"/>
        </w:rPr>
        <w:t xml:space="preserve">however, </w:t>
      </w:r>
      <w:r w:rsidR="001B40D1">
        <w:rPr>
          <w:rFonts w:ascii="Times New Roman" w:hAnsi="Times New Roman" w:cs="Times New Roman"/>
          <w:sz w:val="24"/>
          <w:szCs w:val="24"/>
        </w:rPr>
        <w:t>then accurate estimation of these parameters is not critical</w:t>
      </w:r>
      <w:r w:rsidR="0023482A">
        <w:rPr>
          <w:rFonts w:ascii="Times New Roman" w:hAnsi="Times New Roman" w:cs="Times New Roman"/>
          <w:sz w:val="24"/>
          <w:szCs w:val="24"/>
        </w:rPr>
        <w:t xml:space="preserve"> and the limited resources that would otherwise be spent quantifying these parameters can be used </w:t>
      </w:r>
      <w:r w:rsidR="0085657F">
        <w:rPr>
          <w:rFonts w:ascii="Times New Roman" w:hAnsi="Times New Roman" w:cs="Times New Roman"/>
          <w:sz w:val="24"/>
          <w:szCs w:val="24"/>
        </w:rPr>
        <w:t xml:space="preserve">more efficiently </w:t>
      </w:r>
      <w:r w:rsidR="0023482A">
        <w:rPr>
          <w:rFonts w:ascii="Times New Roman" w:hAnsi="Times New Roman" w:cs="Times New Roman"/>
          <w:sz w:val="24"/>
          <w:szCs w:val="24"/>
        </w:rPr>
        <w:t>elsewhere</w:t>
      </w:r>
      <w:r w:rsidR="001B40D1">
        <w:rPr>
          <w:rFonts w:ascii="Times New Roman" w:hAnsi="Times New Roman" w:cs="Times New Roman"/>
          <w:sz w:val="24"/>
          <w:szCs w:val="24"/>
        </w:rPr>
        <w:t>.</w:t>
      </w:r>
    </w:p>
    <w:p w14:paraId="3A7FBA77" w14:textId="1BAA098F" w:rsidR="00072FF3" w:rsidRDefault="005A129B" w:rsidP="004C2241">
      <w:pPr>
        <w:spacing w:after="0" w:line="480" w:lineRule="auto"/>
        <w:ind w:firstLine="284"/>
        <w:rPr>
          <w:rFonts w:ascii="Times New Roman" w:hAnsi="Times New Roman" w:cs="Times New Roman"/>
          <w:sz w:val="24"/>
          <w:szCs w:val="24"/>
        </w:rPr>
      </w:pPr>
      <w:r w:rsidRPr="005A129B">
        <w:rPr>
          <w:rFonts w:ascii="Times New Roman" w:hAnsi="Times New Roman" w:cs="Times New Roman"/>
          <w:sz w:val="24"/>
          <w:szCs w:val="24"/>
        </w:rPr>
        <w:t xml:space="preserve">Here, </w:t>
      </w:r>
      <w:r w:rsidR="00F37CAB">
        <w:rPr>
          <w:rFonts w:ascii="Times New Roman" w:hAnsi="Times New Roman" w:cs="Times New Roman"/>
          <w:sz w:val="24"/>
          <w:szCs w:val="24"/>
        </w:rPr>
        <w:t xml:space="preserve">we apply this </w:t>
      </w:r>
      <w:r w:rsidR="002E561C">
        <w:rPr>
          <w:rFonts w:ascii="Times New Roman" w:hAnsi="Times New Roman" w:cs="Times New Roman"/>
          <w:sz w:val="24"/>
          <w:szCs w:val="24"/>
        </w:rPr>
        <w:t>conceptual approach</w:t>
      </w:r>
      <w:r w:rsidR="00F37CAB">
        <w:rPr>
          <w:rFonts w:ascii="Times New Roman" w:hAnsi="Times New Roman" w:cs="Times New Roman"/>
          <w:sz w:val="24"/>
          <w:szCs w:val="24"/>
        </w:rPr>
        <w:t xml:space="preserve"> to a multi-vector dispersal system where one particular dispersal vector is poorly understood</w:t>
      </w:r>
      <w:r w:rsidR="0096689F">
        <w:rPr>
          <w:rFonts w:ascii="Times New Roman" w:hAnsi="Times New Roman" w:cs="Times New Roman"/>
          <w:sz w:val="24"/>
          <w:szCs w:val="24"/>
        </w:rPr>
        <w:t>,</w:t>
      </w:r>
      <w:r w:rsidR="00F37CAB">
        <w:rPr>
          <w:rFonts w:ascii="Times New Roman" w:hAnsi="Times New Roman" w:cs="Times New Roman"/>
          <w:sz w:val="24"/>
          <w:szCs w:val="24"/>
        </w:rPr>
        <w:t xml:space="preserve"> and properly quantifying this dispersal vector is extremely challenging due to resource constraints</w:t>
      </w:r>
      <w:r w:rsidR="0085657F">
        <w:rPr>
          <w:rFonts w:ascii="Times New Roman" w:hAnsi="Times New Roman" w:cs="Times New Roman"/>
          <w:sz w:val="24"/>
          <w:szCs w:val="24"/>
        </w:rPr>
        <w:t>. U</w:t>
      </w:r>
      <w:r w:rsidR="0096689F">
        <w:rPr>
          <w:rFonts w:ascii="Times New Roman" w:hAnsi="Times New Roman" w:cs="Times New Roman"/>
          <w:sz w:val="24"/>
          <w:szCs w:val="24"/>
        </w:rPr>
        <w:t xml:space="preserve">sing </w:t>
      </w:r>
      <w:r w:rsidR="00681DA2">
        <w:rPr>
          <w:rFonts w:ascii="Times New Roman" w:hAnsi="Times New Roman" w:cs="Times New Roman"/>
          <w:sz w:val="24"/>
          <w:szCs w:val="24"/>
        </w:rPr>
        <w:t xml:space="preserve">an individual-based spread model </w:t>
      </w:r>
      <w:r w:rsidR="00574C67">
        <w:rPr>
          <w:rFonts w:ascii="Times New Roman" w:hAnsi="Times New Roman" w:cs="Times New Roman"/>
          <w:sz w:val="24"/>
          <w:szCs w:val="24"/>
        </w:rPr>
        <w:t>(Figure 1)</w:t>
      </w:r>
      <w:r w:rsidR="0085657F">
        <w:rPr>
          <w:rFonts w:ascii="Times New Roman" w:hAnsi="Times New Roman" w:cs="Times New Roman"/>
          <w:sz w:val="24"/>
          <w:szCs w:val="24"/>
        </w:rPr>
        <w:t>,</w:t>
      </w:r>
      <w:r w:rsidR="00574C67">
        <w:rPr>
          <w:rFonts w:ascii="Times New Roman" w:hAnsi="Times New Roman" w:cs="Times New Roman"/>
          <w:sz w:val="24"/>
          <w:szCs w:val="24"/>
        </w:rPr>
        <w:t xml:space="preserve"> </w:t>
      </w:r>
      <w:r w:rsidR="0085657F">
        <w:rPr>
          <w:rFonts w:ascii="Times New Roman" w:hAnsi="Times New Roman" w:cs="Times New Roman"/>
          <w:sz w:val="24"/>
          <w:szCs w:val="24"/>
        </w:rPr>
        <w:t xml:space="preserve">we </w:t>
      </w:r>
      <w:r w:rsidR="00681DA2">
        <w:rPr>
          <w:rFonts w:ascii="Times New Roman" w:hAnsi="Times New Roman" w:cs="Times New Roman"/>
          <w:sz w:val="24"/>
          <w:szCs w:val="24"/>
        </w:rPr>
        <w:t>simulate population expansion</w:t>
      </w:r>
      <w:r w:rsidR="0096689F">
        <w:rPr>
          <w:rFonts w:ascii="Times New Roman" w:hAnsi="Times New Roman" w:cs="Times New Roman"/>
          <w:sz w:val="24"/>
          <w:szCs w:val="24"/>
        </w:rPr>
        <w:t xml:space="preserve"> in an invasive </w:t>
      </w:r>
      <w:r w:rsidR="00A060CB">
        <w:rPr>
          <w:rFonts w:ascii="Times New Roman" w:hAnsi="Times New Roman" w:cs="Times New Roman"/>
          <w:sz w:val="24"/>
          <w:szCs w:val="24"/>
        </w:rPr>
        <w:t>thistle</w:t>
      </w:r>
      <w:r w:rsidR="0096689F">
        <w:rPr>
          <w:rFonts w:ascii="Times New Roman" w:hAnsi="Times New Roman" w:cs="Times New Roman"/>
          <w:sz w:val="24"/>
          <w:szCs w:val="24"/>
        </w:rPr>
        <w:t xml:space="preserve"> species that experiences </w:t>
      </w:r>
      <w:r w:rsidR="001B40D1">
        <w:rPr>
          <w:rFonts w:ascii="Times New Roman" w:hAnsi="Times New Roman" w:cs="Times New Roman"/>
          <w:sz w:val="24"/>
          <w:szCs w:val="24"/>
        </w:rPr>
        <w:t xml:space="preserve">both </w:t>
      </w:r>
      <w:r w:rsidR="0096689F">
        <w:rPr>
          <w:rFonts w:ascii="Times New Roman" w:hAnsi="Times New Roman" w:cs="Times New Roman"/>
          <w:sz w:val="24"/>
          <w:szCs w:val="24"/>
        </w:rPr>
        <w:t>primary dispersal via wind and secondary dispersal vi</w:t>
      </w:r>
      <w:r w:rsidR="00064E0D">
        <w:rPr>
          <w:rFonts w:ascii="Times New Roman" w:hAnsi="Times New Roman" w:cs="Times New Roman"/>
          <w:sz w:val="24"/>
          <w:szCs w:val="24"/>
        </w:rPr>
        <w:t>a</w:t>
      </w:r>
      <w:r w:rsidR="0096689F">
        <w:rPr>
          <w:rFonts w:ascii="Times New Roman" w:hAnsi="Times New Roman" w:cs="Times New Roman"/>
          <w:sz w:val="24"/>
          <w:szCs w:val="24"/>
        </w:rPr>
        <w:t xml:space="preserve"> ants</w:t>
      </w:r>
      <w:r w:rsidR="00D806F3">
        <w:rPr>
          <w:rFonts w:ascii="Times New Roman" w:hAnsi="Times New Roman" w:cs="Times New Roman"/>
          <w:sz w:val="24"/>
          <w:szCs w:val="24"/>
        </w:rPr>
        <w:t>;</w:t>
      </w:r>
      <w:r w:rsidR="0096689F">
        <w:rPr>
          <w:rFonts w:ascii="Times New Roman" w:hAnsi="Times New Roman" w:cs="Times New Roman"/>
          <w:sz w:val="24"/>
          <w:szCs w:val="24"/>
        </w:rPr>
        <w:t xml:space="preserve"> </w:t>
      </w:r>
      <w:r w:rsidR="00D806F3">
        <w:rPr>
          <w:rFonts w:ascii="Times New Roman" w:hAnsi="Times New Roman" w:cs="Times New Roman"/>
          <w:sz w:val="24"/>
          <w:szCs w:val="24"/>
        </w:rPr>
        <w:t>we then assess</w:t>
      </w:r>
      <w:r w:rsidR="0096689F">
        <w:rPr>
          <w:rFonts w:ascii="Times New Roman" w:hAnsi="Times New Roman" w:cs="Times New Roman"/>
          <w:sz w:val="24"/>
          <w:szCs w:val="24"/>
        </w:rPr>
        <w:t xml:space="preserve"> the relative importance of each </w:t>
      </w:r>
      <w:r w:rsidR="00A060CB">
        <w:rPr>
          <w:rFonts w:ascii="Times New Roman" w:hAnsi="Times New Roman" w:cs="Times New Roman"/>
          <w:sz w:val="24"/>
          <w:szCs w:val="24"/>
        </w:rPr>
        <w:t xml:space="preserve">dispersal </w:t>
      </w:r>
      <w:r w:rsidR="0096689F">
        <w:rPr>
          <w:rFonts w:ascii="Times New Roman" w:hAnsi="Times New Roman" w:cs="Times New Roman"/>
          <w:sz w:val="24"/>
          <w:szCs w:val="24"/>
        </w:rPr>
        <w:t xml:space="preserve">pathway </w:t>
      </w:r>
      <w:r w:rsidR="00A060CB">
        <w:rPr>
          <w:rFonts w:ascii="Times New Roman" w:hAnsi="Times New Roman" w:cs="Times New Roman"/>
          <w:sz w:val="24"/>
          <w:szCs w:val="24"/>
        </w:rPr>
        <w:t xml:space="preserve">and their determinants, and identify where accurate </w:t>
      </w:r>
      <w:r w:rsidR="00A060CB">
        <w:rPr>
          <w:rFonts w:ascii="Times New Roman" w:hAnsi="Times New Roman" w:cs="Times New Roman"/>
          <w:sz w:val="24"/>
          <w:szCs w:val="24"/>
        </w:rPr>
        <w:lastRenderedPageBreak/>
        <w:t>parameter estimates are critical for correctly estimating spread.</w:t>
      </w:r>
      <w:r w:rsidR="0096689F">
        <w:rPr>
          <w:rFonts w:ascii="Times New Roman" w:hAnsi="Times New Roman" w:cs="Times New Roman"/>
          <w:sz w:val="24"/>
          <w:szCs w:val="24"/>
        </w:rPr>
        <w:t xml:space="preserve"> We </w:t>
      </w:r>
      <w:r w:rsidR="00F47D6D">
        <w:rPr>
          <w:rFonts w:ascii="Times New Roman" w:hAnsi="Times New Roman" w:cs="Times New Roman"/>
          <w:sz w:val="24"/>
          <w:szCs w:val="24"/>
        </w:rPr>
        <w:t xml:space="preserve">further </w:t>
      </w:r>
      <w:r w:rsidR="0096689F">
        <w:rPr>
          <w:rFonts w:ascii="Times New Roman" w:hAnsi="Times New Roman" w:cs="Times New Roman"/>
          <w:sz w:val="24"/>
          <w:szCs w:val="24"/>
        </w:rPr>
        <w:t>include an exploration of how spread rates are affected by climate change</w:t>
      </w:r>
      <w:r w:rsidR="00BC66B3">
        <w:rPr>
          <w:rFonts w:ascii="Times New Roman" w:hAnsi="Times New Roman" w:cs="Times New Roman"/>
          <w:sz w:val="24"/>
          <w:szCs w:val="24"/>
        </w:rPr>
        <w:t xml:space="preserve"> in the form of increased growing temperatures</w:t>
      </w:r>
      <w:r w:rsidR="0096689F" w:rsidRPr="005A129B">
        <w:rPr>
          <w:rFonts w:ascii="Times New Roman" w:hAnsi="Times New Roman" w:cs="Times New Roman"/>
          <w:sz w:val="24"/>
          <w:szCs w:val="24"/>
        </w:rPr>
        <w:t>.</w:t>
      </w:r>
      <w:r w:rsidR="00A060CB">
        <w:rPr>
          <w:rFonts w:ascii="Times New Roman" w:hAnsi="Times New Roman" w:cs="Times New Roman"/>
          <w:sz w:val="24"/>
          <w:szCs w:val="24"/>
        </w:rPr>
        <w:t xml:space="preserve"> Using this framework</w:t>
      </w:r>
      <w:r w:rsidR="00A060CB" w:rsidRPr="005A129B">
        <w:rPr>
          <w:rFonts w:ascii="Times New Roman" w:hAnsi="Times New Roman" w:cs="Times New Roman"/>
          <w:sz w:val="24"/>
          <w:szCs w:val="24"/>
        </w:rPr>
        <w:t xml:space="preserve">, </w:t>
      </w:r>
      <w:r w:rsidR="00A060CB">
        <w:rPr>
          <w:rFonts w:ascii="Times New Roman" w:hAnsi="Times New Roman" w:cs="Times New Roman"/>
          <w:sz w:val="24"/>
          <w:szCs w:val="24"/>
        </w:rPr>
        <w:t>we seek</w:t>
      </w:r>
      <w:r w:rsidR="00A060CB" w:rsidRPr="005A129B">
        <w:rPr>
          <w:rFonts w:ascii="Times New Roman" w:hAnsi="Times New Roman" w:cs="Times New Roman"/>
          <w:sz w:val="24"/>
          <w:szCs w:val="24"/>
        </w:rPr>
        <w:t xml:space="preserve"> answers to three questions</w:t>
      </w:r>
      <w:r w:rsidR="00A060CB">
        <w:rPr>
          <w:rFonts w:ascii="Times New Roman" w:hAnsi="Times New Roman" w:cs="Times New Roman"/>
          <w:sz w:val="24"/>
          <w:szCs w:val="24"/>
        </w:rPr>
        <w:t xml:space="preserve">. </w:t>
      </w:r>
      <w:r w:rsidR="00A060CB" w:rsidRPr="005A129B">
        <w:rPr>
          <w:rFonts w:ascii="Times New Roman" w:hAnsi="Times New Roman" w:cs="Times New Roman"/>
          <w:sz w:val="24"/>
          <w:szCs w:val="24"/>
        </w:rPr>
        <w:t xml:space="preserve">First, </w:t>
      </w:r>
      <w:r w:rsidR="00A060CB">
        <w:rPr>
          <w:rFonts w:ascii="Times New Roman" w:hAnsi="Times New Roman" w:cs="Times New Roman"/>
          <w:sz w:val="24"/>
          <w:szCs w:val="24"/>
        </w:rPr>
        <w:t xml:space="preserve">how do </w:t>
      </w:r>
      <w:r w:rsidR="00071C41">
        <w:rPr>
          <w:rFonts w:ascii="Times New Roman" w:hAnsi="Times New Roman" w:cs="Times New Roman"/>
          <w:sz w:val="24"/>
          <w:szCs w:val="24"/>
        </w:rPr>
        <w:t>spread rates</w:t>
      </w:r>
      <w:r w:rsidR="00A060CB">
        <w:rPr>
          <w:rFonts w:ascii="Times New Roman" w:hAnsi="Times New Roman" w:cs="Times New Roman"/>
          <w:sz w:val="24"/>
          <w:szCs w:val="24"/>
        </w:rPr>
        <w:t xml:space="preserve"> estimated </w:t>
      </w:r>
      <w:r w:rsidR="00071C41">
        <w:rPr>
          <w:rFonts w:ascii="Times New Roman" w:hAnsi="Times New Roman" w:cs="Times New Roman"/>
          <w:sz w:val="24"/>
          <w:szCs w:val="24"/>
        </w:rPr>
        <w:t xml:space="preserve">with </w:t>
      </w:r>
      <w:r w:rsidR="00A060CB">
        <w:rPr>
          <w:rFonts w:ascii="Times New Roman" w:hAnsi="Times New Roman" w:cs="Times New Roman"/>
          <w:sz w:val="24"/>
          <w:szCs w:val="24"/>
        </w:rPr>
        <w:t xml:space="preserve">both primary and secondary dispersal vectors compare to those estimated </w:t>
      </w:r>
      <w:r w:rsidR="00071C41">
        <w:rPr>
          <w:rFonts w:ascii="Times New Roman" w:hAnsi="Times New Roman" w:cs="Times New Roman"/>
          <w:sz w:val="24"/>
          <w:szCs w:val="24"/>
        </w:rPr>
        <w:t xml:space="preserve">with </w:t>
      </w:r>
      <w:r w:rsidR="00A060CB">
        <w:rPr>
          <w:rFonts w:ascii="Times New Roman" w:hAnsi="Times New Roman" w:cs="Times New Roman"/>
          <w:sz w:val="24"/>
          <w:szCs w:val="24"/>
        </w:rPr>
        <w:t xml:space="preserve">only primary dispersal, </w:t>
      </w:r>
      <w:r w:rsidR="00A060CB" w:rsidRPr="005A129B">
        <w:rPr>
          <w:rFonts w:ascii="Times New Roman" w:hAnsi="Times New Roman" w:cs="Times New Roman"/>
          <w:sz w:val="24"/>
          <w:szCs w:val="24"/>
        </w:rPr>
        <w:t>and does one</w:t>
      </w:r>
      <w:r w:rsidR="00A060CB">
        <w:rPr>
          <w:rFonts w:ascii="Times New Roman" w:hAnsi="Times New Roman" w:cs="Times New Roman"/>
          <w:sz w:val="24"/>
          <w:szCs w:val="24"/>
        </w:rPr>
        <w:t xml:space="preserve"> dispersal pathway</w:t>
      </w:r>
      <w:r w:rsidR="00A060CB" w:rsidRPr="005A129B">
        <w:rPr>
          <w:rFonts w:ascii="Times New Roman" w:hAnsi="Times New Roman" w:cs="Times New Roman"/>
          <w:sz w:val="24"/>
          <w:szCs w:val="24"/>
        </w:rPr>
        <w:t xml:space="preserve"> have a larger influence on </w:t>
      </w:r>
      <w:r w:rsidR="00A060CB">
        <w:rPr>
          <w:rFonts w:ascii="Times New Roman" w:hAnsi="Times New Roman" w:cs="Times New Roman"/>
          <w:sz w:val="24"/>
          <w:szCs w:val="24"/>
        </w:rPr>
        <w:t>spread</w:t>
      </w:r>
      <w:r w:rsidR="00A060CB" w:rsidRPr="005A129B">
        <w:rPr>
          <w:rFonts w:ascii="Times New Roman" w:hAnsi="Times New Roman" w:cs="Times New Roman"/>
          <w:sz w:val="24"/>
          <w:szCs w:val="24"/>
        </w:rPr>
        <w:t xml:space="preserve"> than the other under ambient conditions?</w:t>
      </w:r>
      <w:r w:rsidR="00A060CB">
        <w:rPr>
          <w:rFonts w:ascii="Times New Roman" w:hAnsi="Times New Roman" w:cs="Times New Roman"/>
          <w:sz w:val="24"/>
          <w:szCs w:val="24"/>
        </w:rPr>
        <w:t xml:space="preserve"> Second, does the relative importance of dispersal pathways change under warmed conditions? </w:t>
      </w:r>
      <w:r w:rsidR="00D01DE3">
        <w:rPr>
          <w:rFonts w:ascii="Times New Roman" w:hAnsi="Times New Roman" w:cs="Times New Roman"/>
          <w:sz w:val="24"/>
          <w:szCs w:val="24"/>
        </w:rPr>
        <w:t>T</w:t>
      </w:r>
      <w:r w:rsidR="00A060CB">
        <w:rPr>
          <w:rFonts w:ascii="Times New Roman" w:hAnsi="Times New Roman" w:cs="Times New Roman"/>
          <w:sz w:val="24"/>
          <w:szCs w:val="24"/>
        </w:rPr>
        <w:t xml:space="preserve">hird, what </w:t>
      </w:r>
      <w:r w:rsidR="00A060CB" w:rsidRPr="005A129B">
        <w:rPr>
          <w:rFonts w:ascii="Times New Roman" w:hAnsi="Times New Roman" w:cs="Times New Roman"/>
          <w:sz w:val="24"/>
          <w:szCs w:val="24"/>
        </w:rPr>
        <w:t>are the relative contributions of</w:t>
      </w:r>
      <w:r w:rsidR="00A060CB">
        <w:rPr>
          <w:rFonts w:ascii="Times New Roman" w:hAnsi="Times New Roman" w:cs="Times New Roman"/>
          <w:sz w:val="24"/>
          <w:szCs w:val="24"/>
        </w:rPr>
        <w:t xml:space="preserve"> the determinants of</w:t>
      </w:r>
      <w:r w:rsidR="00A060CB" w:rsidRPr="005A129B">
        <w:rPr>
          <w:rFonts w:ascii="Times New Roman" w:hAnsi="Times New Roman" w:cs="Times New Roman"/>
          <w:sz w:val="24"/>
          <w:szCs w:val="24"/>
        </w:rPr>
        <w:t xml:space="preserve"> primary and secondary dispersal</w:t>
      </w:r>
      <w:r w:rsidR="00A060CB">
        <w:rPr>
          <w:rFonts w:ascii="Times New Roman" w:hAnsi="Times New Roman" w:cs="Times New Roman"/>
          <w:sz w:val="24"/>
          <w:szCs w:val="24"/>
        </w:rPr>
        <w:t xml:space="preserve"> to projected spread rates</w:t>
      </w:r>
      <w:r w:rsidR="00A060CB" w:rsidRPr="005A129B">
        <w:rPr>
          <w:rFonts w:ascii="Times New Roman" w:hAnsi="Times New Roman" w:cs="Times New Roman"/>
          <w:sz w:val="24"/>
          <w:szCs w:val="24"/>
        </w:rPr>
        <w:t>?</w:t>
      </w:r>
    </w:p>
    <w:p w14:paraId="068FB960" w14:textId="038FB0D6" w:rsidR="00072FF3" w:rsidRPr="00B65D15" w:rsidRDefault="00072FF3" w:rsidP="004C2241">
      <w:pPr>
        <w:spacing w:after="0" w:line="480" w:lineRule="auto"/>
        <w:rPr>
          <w:rFonts w:ascii="Times New Roman" w:hAnsi="Times New Roman" w:cs="Times New Roman"/>
          <w:b/>
          <w:bCs/>
          <w:sz w:val="24"/>
          <w:szCs w:val="24"/>
          <w:lang w:val="en-US"/>
        </w:rPr>
      </w:pPr>
      <w:r w:rsidRPr="00B65D15">
        <w:rPr>
          <w:rFonts w:ascii="Times New Roman" w:hAnsi="Times New Roman" w:cs="Times New Roman"/>
          <w:b/>
          <w:bCs/>
          <w:sz w:val="24"/>
          <w:szCs w:val="24"/>
          <w:lang w:val="en-US"/>
        </w:rPr>
        <w:t xml:space="preserve">Methods and </w:t>
      </w:r>
      <w:r>
        <w:rPr>
          <w:rFonts w:ascii="Times New Roman" w:hAnsi="Times New Roman" w:cs="Times New Roman"/>
          <w:b/>
          <w:bCs/>
          <w:sz w:val="24"/>
          <w:szCs w:val="24"/>
          <w:lang w:val="en-US"/>
        </w:rPr>
        <w:t>m</w:t>
      </w:r>
      <w:r w:rsidRPr="00B65D15">
        <w:rPr>
          <w:rFonts w:ascii="Times New Roman" w:hAnsi="Times New Roman" w:cs="Times New Roman"/>
          <w:b/>
          <w:bCs/>
          <w:sz w:val="24"/>
          <w:szCs w:val="24"/>
          <w:lang w:val="en-US"/>
        </w:rPr>
        <w:t>aterials</w:t>
      </w:r>
    </w:p>
    <w:p w14:paraId="6CB22E3A" w14:textId="2CC1C92F" w:rsidR="00DB4305" w:rsidRPr="007C1F05" w:rsidRDefault="00DB4305" w:rsidP="004C2241">
      <w:pPr>
        <w:spacing w:after="0" w:line="480" w:lineRule="auto"/>
        <w:rPr>
          <w:rFonts w:ascii="Times New Roman" w:hAnsi="Times New Roman" w:cs="Times New Roman"/>
          <w:b/>
          <w:bCs/>
          <w:i/>
          <w:iCs/>
          <w:sz w:val="24"/>
          <w:szCs w:val="24"/>
        </w:rPr>
      </w:pPr>
      <w:r w:rsidRPr="00B72DCA">
        <w:rPr>
          <w:rFonts w:ascii="Times New Roman" w:hAnsi="Times New Roman" w:cs="Times New Roman"/>
          <w:b/>
          <w:bCs/>
          <w:i/>
          <w:iCs/>
          <w:sz w:val="24"/>
          <w:szCs w:val="24"/>
        </w:rPr>
        <w:t xml:space="preserve">Study </w:t>
      </w:r>
      <w:r w:rsidR="00B437A9" w:rsidRPr="00B72DCA">
        <w:rPr>
          <w:rFonts w:ascii="Times New Roman" w:hAnsi="Times New Roman" w:cs="Times New Roman"/>
          <w:b/>
          <w:bCs/>
          <w:i/>
          <w:iCs/>
          <w:sz w:val="24"/>
          <w:szCs w:val="24"/>
        </w:rPr>
        <w:t>s</w:t>
      </w:r>
      <w:r w:rsidRPr="00B72DCA">
        <w:rPr>
          <w:rFonts w:ascii="Times New Roman" w:hAnsi="Times New Roman" w:cs="Times New Roman"/>
          <w:b/>
          <w:bCs/>
          <w:i/>
          <w:iCs/>
          <w:sz w:val="24"/>
          <w:szCs w:val="24"/>
        </w:rPr>
        <w:t>pecies</w:t>
      </w:r>
    </w:p>
    <w:p w14:paraId="634B680C" w14:textId="0BA70A43" w:rsidR="0002007B" w:rsidRDefault="00465C24" w:rsidP="004C2241">
      <w:pPr>
        <w:spacing w:after="0" w:line="480" w:lineRule="auto"/>
        <w:ind w:firstLine="284"/>
        <w:rPr>
          <w:rFonts w:ascii="Times New Roman" w:hAnsi="Times New Roman" w:cs="Times New Roman"/>
          <w:sz w:val="24"/>
          <w:szCs w:val="24"/>
        </w:rPr>
      </w:pPr>
      <w:r w:rsidRPr="00283B6D">
        <w:rPr>
          <w:rFonts w:ascii="Times New Roman" w:hAnsi="Times New Roman" w:cs="Times New Roman"/>
          <w:i/>
          <w:iCs/>
          <w:sz w:val="24"/>
          <w:szCs w:val="24"/>
        </w:rPr>
        <w:t>Carduus nutans</w:t>
      </w:r>
      <w:r w:rsidR="00D326A4">
        <w:rPr>
          <w:rFonts w:ascii="Times New Roman" w:hAnsi="Times New Roman" w:cs="Times New Roman"/>
          <w:i/>
          <w:iCs/>
          <w:sz w:val="24"/>
          <w:szCs w:val="24"/>
        </w:rPr>
        <w:t xml:space="preserve"> </w:t>
      </w:r>
      <w:r w:rsidR="004C7C86">
        <w:rPr>
          <w:rFonts w:ascii="Times New Roman" w:hAnsi="Times New Roman" w:cs="Times New Roman"/>
          <w:sz w:val="24"/>
          <w:szCs w:val="24"/>
        </w:rPr>
        <w:t>L. is a</w:t>
      </w:r>
      <w:r w:rsidR="00D326A4">
        <w:rPr>
          <w:rFonts w:ascii="Times New Roman" w:hAnsi="Times New Roman" w:cs="Times New Roman"/>
          <w:i/>
          <w:iCs/>
          <w:sz w:val="24"/>
          <w:szCs w:val="24"/>
        </w:rPr>
        <w:t xml:space="preserve"> </w:t>
      </w:r>
      <w:r w:rsidR="00D326A4">
        <w:rPr>
          <w:rFonts w:ascii="Times New Roman" w:hAnsi="Times New Roman" w:cs="Times New Roman"/>
          <w:sz w:val="24"/>
          <w:szCs w:val="24"/>
        </w:rPr>
        <w:t xml:space="preserve">thistle in </w:t>
      </w:r>
      <w:r w:rsidRPr="00283B6D">
        <w:rPr>
          <w:rFonts w:ascii="Times New Roman" w:hAnsi="Times New Roman" w:cs="Times New Roman"/>
          <w:sz w:val="24"/>
          <w:szCs w:val="24"/>
        </w:rPr>
        <w:t>the Asteraceae family</w:t>
      </w:r>
      <w:r w:rsidR="000C01D9">
        <w:rPr>
          <w:rFonts w:ascii="Times New Roman" w:hAnsi="Times New Roman" w:cs="Times New Roman"/>
          <w:sz w:val="24"/>
          <w:szCs w:val="24"/>
        </w:rPr>
        <w:t xml:space="preserve"> that is</w:t>
      </w:r>
      <w:r w:rsidR="00D326A4">
        <w:rPr>
          <w:rFonts w:ascii="Times New Roman" w:hAnsi="Times New Roman" w:cs="Times New Roman"/>
          <w:sz w:val="24"/>
          <w:szCs w:val="24"/>
        </w:rPr>
        <w:t xml:space="preserve"> native to Eurasia</w:t>
      </w:r>
      <w:r w:rsidR="00885F6C">
        <w:rPr>
          <w:rFonts w:ascii="Times New Roman" w:hAnsi="Times New Roman" w:cs="Times New Roman"/>
          <w:sz w:val="24"/>
          <w:szCs w:val="24"/>
        </w:rPr>
        <w:t xml:space="preserve"> </w:t>
      </w:r>
      <w:r w:rsidR="000C01D9">
        <w:rPr>
          <w:rFonts w:ascii="Times New Roman" w:hAnsi="Times New Roman" w:cs="Times New Roman"/>
          <w:sz w:val="24"/>
          <w:szCs w:val="24"/>
        </w:rPr>
        <w:t>and</w:t>
      </w:r>
      <w:r w:rsidR="00D326A4">
        <w:rPr>
          <w:rFonts w:ascii="Times New Roman" w:hAnsi="Times New Roman" w:cs="Times New Roman"/>
          <w:sz w:val="24"/>
          <w:szCs w:val="24"/>
        </w:rPr>
        <w:t xml:space="preserve"> invasive across </w:t>
      </w:r>
      <w:r w:rsidR="000C01D9">
        <w:rPr>
          <w:rFonts w:ascii="Times New Roman" w:hAnsi="Times New Roman" w:cs="Times New Roman"/>
          <w:sz w:val="24"/>
          <w:szCs w:val="24"/>
        </w:rPr>
        <w:t>many</w:t>
      </w:r>
      <w:r w:rsidR="00885F6C">
        <w:rPr>
          <w:rFonts w:ascii="Times New Roman" w:hAnsi="Times New Roman" w:cs="Times New Roman"/>
          <w:sz w:val="24"/>
          <w:szCs w:val="24"/>
        </w:rPr>
        <w:t xml:space="preserve"> </w:t>
      </w:r>
      <w:r w:rsidR="00D326A4">
        <w:rPr>
          <w:rFonts w:ascii="Times New Roman" w:hAnsi="Times New Roman" w:cs="Times New Roman"/>
          <w:sz w:val="24"/>
          <w:szCs w:val="24"/>
        </w:rPr>
        <w:t>parts of the world</w:t>
      </w:r>
      <w:r w:rsidR="00023951">
        <w:rPr>
          <w:rFonts w:ascii="Times New Roman" w:hAnsi="Times New Roman" w:cs="Times New Roman"/>
          <w:sz w:val="24"/>
          <w:szCs w:val="24"/>
        </w:rPr>
        <w:t>.</w:t>
      </w:r>
      <w:r w:rsidR="00D326A4">
        <w:rPr>
          <w:rFonts w:ascii="Times New Roman" w:hAnsi="Times New Roman" w:cs="Times New Roman"/>
          <w:sz w:val="24"/>
          <w:szCs w:val="24"/>
        </w:rPr>
        <w:t xml:space="preserve"> </w:t>
      </w:r>
      <w:r w:rsidR="004C7C86">
        <w:rPr>
          <w:rFonts w:ascii="Times New Roman" w:hAnsi="Times New Roman" w:cs="Times New Roman"/>
          <w:sz w:val="24"/>
          <w:szCs w:val="24"/>
        </w:rPr>
        <w:t>This species</w:t>
      </w:r>
      <w:r w:rsidR="00023951">
        <w:rPr>
          <w:rFonts w:ascii="Times New Roman" w:hAnsi="Times New Roman" w:cs="Times New Roman"/>
          <w:sz w:val="24"/>
          <w:szCs w:val="24"/>
        </w:rPr>
        <w:t xml:space="preserve"> </w:t>
      </w:r>
      <w:r w:rsidR="004C7C86">
        <w:rPr>
          <w:rFonts w:ascii="Times New Roman" w:hAnsi="Times New Roman" w:cs="Times New Roman"/>
          <w:sz w:val="24"/>
          <w:szCs w:val="24"/>
        </w:rPr>
        <w:t>is</w:t>
      </w:r>
      <w:r w:rsidR="00023951">
        <w:rPr>
          <w:rFonts w:ascii="Times New Roman" w:hAnsi="Times New Roman" w:cs="Times New Roman"/>
          <w:sz w:val="24"/>
          <w:szCs w:val="24"/>
        </w:rPr>
        <w:t xml:space="preserve"> widely </w:t>
      </w:r>
      <w:r w:rsidR="000C01D9">
        <w:rPr>
          <w:rFonts w:ascii="Times New Roman" w:hAnsi="Times New Roman" w:cs="Times New Roman"/>
          <w:sz w:val="24"/>
          <w:szCs w:val="24"/>
        </w:rPr>
        <w:t>distributed</w:t>
      </w:r>
      <w:r w:rsidR="00023951">
        <w:rPr>
          <w:rFonts w:ascii="Times New Roman" w:hAnsi="Times New Roman" w:cs="Times New Roman"/>
          <w:sz w:val="24"/>
          <w:szCs w:val="24"/>
        </w:rPr>
        <w:t xml:space="preserve"> across</w:t>
      </w:r>
      <w:r w:rsidR="00D326A4">
        <w:rPr>
          <w:rFonts w:ascii="Times New Roman" w:hAnsi="Times New Roman" w:cs="Times New Roman"/>
          <w:sz w:val="24"/>
          <w:szCs w:val="24"/>
        </w:rPr>
        <w:t xml:space="preserve"> the United States, where </w:t>
      </w:r>
      <w:r w:rsidR="004C7C86">
        <w:rPr>
          <w:rFonts w:ascii="Times New Roman" w:hAnsi="Times New Roman" w:cs="Times New Roman"/>
          <w:sz w:val="24"/>
          <w:szCs w:val="24"/>
        </w:rPr>
        <w:t>it is</w:t>
      </w:r>
      <w:r w:rsidR="00D326A4">
        <w:rPr>
          <w:rFonts w:ascii="Times New Roman" w:hAnsi="Times New Roman" w:cs="Times New Roman"/>
          <w:sz w:val="24"/>
          <w:szCs w:val="24"/>
        </w:rPr>
        <w:t xml:space="preserve"> considered an agricultural </w:t>
      </w:r>
      <w:r w:rsidR="00100B76">
        <w:rPr>
          <w:rFonts w:ascii="Times New Roman" w:hAnsi="Times New Roman" w:cs="Times New Roman"/>
          <w:sz w:val="24"/>
          <w:szCs w:val="24"/>
        </w:rPr>
        <w:t xml:space="preserve">pest </w:t>
      </w:r>
      <w:r w:rsidR="00D326A4">
        <w:rPr>
          <w:rFonts w:ascii="Times New Roman" w:hAnsi="Times New Roman" w:cs="Times New Roman"/>
          <w:sz w:val="24"/>
          <w:szCs w:val="24"/>
        </w:rPr>
        <w:t xml:space="preserve">and </w:t>
      </w:r>
      <w:r w:rsidR="004C7C86">
        <w:rPr>
          <w:rFonts w:ascii="Times New Roman" w:hAnsi="Times New Roman" w:cs="Times New Roman"/>
          <w:sz w:val="24"/>
          <w:szCs w:val="24"/>
        </w:rPr>
        <w:t>is</w:t>
      </w:r>
      <w:r w:rsidR="00D326A4">
        <w:rPr>
          <w:rFonts w:ascii="Times New Roman" w:hAnsi="Times New Roman" w:cs="Times New Roman"/>
          <w:sz w:val="24"/>
          <w:szCs w:val="24"/>
        </w:rPr>
        <w:t xml:space="preserve"> </w:t>
      </w:r>
      <w:r w:rsidR="00023951">
        <w:rPr>
          <w:rFonts w:ascii="Times New Roman" w:hAnsi="Times New Roman" w:cs="Times New Roman"/>
          <w:sz w:val="24"/>
          <w:szCs w:val="24"/>
        </w:rPr>
        <w:t>commonly</w:t>
      </w:r>
      <w:r w:rsidR="00D326A4">
        <w:rPr>
          <w:rFonts w:ascii="Times New Roman" w:hAnsi="Times New Roman" w:cs="Times New Roman"/>
          <w:sz w:val="24"/>
          <w:szCs w:val="24"/>
        </w:rPr>
        <w:t xml:space="preserve"> listed as</w:t>
      </w:r>
      <w:r w:rsidR="004C7C86">
        <w:rPr>
          <w:rFonts w:ascii="Times New Roman" w:hAnsi="Times New Roman" w:cs="Times New Roman"/>
          <w:sz w:val="24"/>
          <w:szCs w:val="24"/>
        </w:rPr>
        <w:t xml:space="preserve"> a</w:t>
      </w:r>
      <w:r w:rsidR="00D326A4">
        <w:rPr>
          <w:rFonts w:ascii="Times New Roman" w:hAnsi="Times New Roman" w:cs="Times New Roman"/>
          <w:sz w:val="24"/>
          <w:szCs w:val="24"/>
        </w:rPr>
        <w:t xml:space="preserve"> noxious weed due to </w:t>
      </w:r>
      <w:r w:rsidR="004C7C86">
        <w:rPr>
          <w:rFonts w:ascii="Times New Roman" w:hAnsi="Times New Roman" w:cs="Times New Roman"/>
          <w:sz w:val="24"/>
          <w:szCs w:val="24"/>
        </w:rPr>
        <w:t>its</w:t>
      </w:r>
      <w:r w:rsidR="00D326A4">
        <w:rPr>
          <w:rFonts w:ascii="Times New Roman" w:hAnsi="Times New Roman" w:cs="Times New Roman"/>
          <w:sz w:val="24"/>
          <w:szCs w:val="24"/>
        </w:rPr>
        <w:t xml:space="preserve"> high reproductive potential</w:t>
      </w:r>
      <w:r w:rsidR="00023951">
        <w:rPr>
          <w:rFonts w:ascii="Times New Roman" w:hAnsi="Times New Roman" w:cs="Times New Roman"/>
          <w:sz w:val="24"/>
          <w:szCs w:val="24"/>
        </w:rPr>
        <w:t>, strong success in disturbed areas,</w:t>
      </w:r>
      <w:r w:rsidR="00D326A4">
        <w:rPr>
          <w:rFonts w:ascii="Times New Roman" w:hAnsi="Times New Roman" w:cs="Times New Roman"/>
          <w:sz w:val="24"/>
          <w:szCs w:val="24"/>
        </w:rPr>
        <w:t xml:space="preserve"> and </w:t>
      </w:r>
      <w:bookmarkEnd w:id="3"/>
      <w:r w:rsidR="000C01D9">
        <w:rPr>
          <w:rFonts w:ascii="Times New Roman" w:hAnsi="Times New Roman" w:cs="Times New Roman"/>
          <w:sz w:val="24"/>
          <w:szCs w:val="24"/>
        </w:rPr>
        <w:t>low</w:t>
      </w:r>
      <w:r w:rsidR="00023951">
        <w:rPr>
          <w:rFonts w:ascii="Times New Roman" w:hAnsi="Times New Roman" w:cs="Times New Roman"/>
          <w:sz w:val="24"/>
          <w:szCs w:val="24"/>
        </w:rPr>
        <w:t xml:space="preserve"> palatability</w:t>
      </w:r>
      <w:r w:rsidR="002467C6">
        <w:rPr>
          <w:rFonts w:ascii="Times New Roman" w:hAnsi="Times New Roman" w:cs="Times New Roman"/>
          <w:sz w:val="24"/>
          <w:szCs w:val="24"/>
        </w:rPr>
        <w:t xml:space="preserve"> to grazers</w:t>
      </w:r>
      <w:r w:rsidR="00D326A4">
        <w:rPr>
          <w:rFonts w:ascii="Times New Roman" w:hAnsi="Times New Roman" w:cs="Times New Roman"/>
          <w:sz w:val="24"/>
          <w:szCs w:val="24"/>
        </w:rPr>
        <w:t xml:space="preserve"> (</w:t>
      </w:r>
      <w:r w:rsidR="00D326A4" w:rsidRPr="00283B6D">
        <w:rPr>
          <w:rFonts w:ascii="Times New Roman" w:hAnsi="Times New Roman" w:cs="Times New Roman"/>
          <w:sz w:val="24"/>
          <w:szCs w:val="24"/>
        </w:rPr>
        <w:t xml:space="preserve">Skinner </w:t>
      </w:r>
      <w:r w:rsidR="00D326A4" w:rsidRPr="00283B6D">
        <w:rPr>
          <w:rFonts w:ascii="Times New Roman" w:hAnsi="Times New Roman" w:cs="Times New Roman"/>
          <w:i/>
          <w:iCs/>
          <w:sz w:val="24"/>
          <w:szCs w:val="24"/>
        </w:rPr>
        <w:t>et al.</w:t>
      </w:r>
      <w:r w:rsidR="00D326A4" w:rsidRPr="00283B6D">
        <w:rPr>
          <w:rFonts w:ascii="Times New Roman" w:hAnsi="Times New Roman" w:cs="Times New Roman"/>
          <w:sz w:val="24"/>
          <w:szCs w:val="24"/>
        </w:rPr>
        <w:t xml:space="preserve"> 2000</w:t>
      </w:r>
      <w:r w:rsidR="00D326A4">
        <w:rPr>
          <w:rFonts w:ascii="Times New Roman" w:hAnsi="Times New Roman" w:cs="Times New Roman"/>
          <w:sz w:val="24"/>
          <w:szCs w:val="24"/>
        </w:rPr>
        <w:t>).</w:t>
      </w:r>
      <w:r w:rsidR="00885F6C">
        <w:rPr>
          <w:rFonts w:ascii="Times New Roman" w:hAnsi="Times New Roman" w:cs="Times New Roman"/>
          <w:sz w:val="24"/>
          <w:szCs w:val="24"/>
        </w:rPr>
        <w:t xml:space="preserve"> </w:t>
      </w:r>
      <w:r w:rsidR="00023951">
        <w:rPr>
          <w:rFonts w:ascii="Times New Roman" w:hAnsi="Times New Roman" w:cs="Times New Roman"/>
          <w:i/>
          <w:iCs/>
          <w:sz w:val="24"/>
          <w:szCs w:val="24"/>
        </w:rPr>
        <w:t xml:space="preserve">C. nutans </w:t>
      </w:r>
      <w:r w:rsidR="00D326A4">
        <w:rPr>
          <w:rFonts w:ascii="Times New Roman" w:hAnsi="Times New Roman" w:cs="Times New Roman"/>
          <w:sz w:val="24"/>
          <w:szCs w:val="24"/>
        </w:rPr>
        <w:t>reproduce</w:t>
      </w:r>
      <w:r w:rsidR="004C7C86">
        <w:rPr>
          <w:rFonts w:ascii="Times New Roman" w:hAnsi="Times New Roman" w:cs="Times New Roman"/>
          <w:sz w:val="24"/>
          <w:szCs w:val="24"/>
        </w:rPr>
        <w:t>s</w:t>
      </w:r>
      <w:r w:rsidR="00D326A4">
        <w:rPr>
          <w:rFonts w:ascii="Times New Roman" w:hAnsi="Times New Roman" w:cs="Times New Roman"/>
          <w:sz w:val="24"/>
          <w:szCs w:val="24"/>
        </w:rPr>
        <w:t xml:space="preserve"> exclusively by seed </w:t>
      </w:r>
      <w:r w:rsidR="000D4872">
        <w:rPr>
          <w:rFonts w:ascii="Times New Roman" w:hAnsi="Times New Roman" w:cs="Times New Roman"/>
          <w:sz w:val="24"/>
          <w:szCs w:val="24"/>
        </w:rPr>
        <w:t>under</w:t>
      </w:r>
      <w:r w:rsidR="00023951">
        <w:rPr>
          <w:rFonts w:ascii="Times New Roman" w:hAnsi="Times New Roman" w:cs="Times New Roman"/>
          <w:sz w:val="24"/>
          <w:szCs w:val="24"/>
        </w:rPr>
        <w:t xml:space="preserve"> a</w:t>
      </w:r>
      <w:r w:rsidR="00D326A4">
        <w:rPr>
          <w:rFonts w:ascii="Times New Roman" w:hAnsi="Times New Roman" w:cs="Times New Roman"/>
          <w:sz w:val="24"/>
          <w:szCs w:val="24"/>
        </w:rPr>
        <w:t xml:space="preserve"> monocarpic perennial life</w:t>
      </w:r>
      <w:r w:rsidR="00810AB6">
        <w:rPr>
          <w:rFonts w:ascii="Times New Roman" w:hAnsi="Times New Roman" w:cs="Times New Roman"/>
          <w:sz w:val="24"/>
          <w:szCs w:val="24"/>
        </w:rPr>
        <w:t xml:space="preserve"> </w:t>
      </w:r>
      <w:r w:rsidR="00D326A4">
        <w:rPr>
          <w:rFonts w:ascii="Times New Roman" w:hAnsi="Times New Roman" w:cs="Times New Roman"/>
          <w:sz w:val="24"/>
          <w:szCs w:val="24"/>
        </w:rPr>
        <w:t xml:space="preserve">cycle; </w:t>
      </w:r>
      <w:r w:rsidR="00D326A4" w:rsidRPr="00283B6D">
        <w:rPr>
          <w:rFonts w:ascii="Times New Roman" w:hAnsi="Times New Roman" w:cs="Times New Roman"/>
          <w:sz w:val="24"/>
          <w:szCs w:val="24"/>
        </w:rPr>
        <w:t>bolt</w:t>
      </w:r>
      <w:r w:rsidR="00D326A4">
        <w:rPr>
          <w:rFonts w:ascii="Times New Roman" w:hAnsi="Times New Roman" w:cs="Times New Roman"/>
          <w:sz w:val="24"/>
          <w:szCs w:val="24"/>
        </w:rPr>
        <w:t>ing</w:t>
      </w:r>
      <w:r w:rsidR="00D326A4" w:rsidRPr="00283B6D">
        <w:rPr>
          <w:rFonts w:ascii="Times New Roman" w:hAnsi="Times New Roman" w:cs="Times New Roman"/>
          <w:sz w:val="24"/>
          <w:szCs w:val="24"/>
        </w:rPr>
        <w:t xml:space="preserve"> </w:t>
      </w:r>
      <w:r w:rsidR="00D326A4">
        <w:rPr>
          <w:rFonts w:ascii="Times New Roman" w:hAnsi="Times New Roman" w:cs="Times New Roman"/>
          <w:sz w:val="24"/>
          <w:szCs w:val="24"/>
        </w:rPr>
        <w:t xml:space="preserve">tends to occur </w:t>
      </w:r>
      <w:r w:rsidR="00D326A4" w:rsidRPr="00283B6D">
        <w:rPr>
          <w:rFonts w:ascii="Times New Roman" w:hAnsi="Times New Roman" w:cs="Times New Roman"/>
          <w:sz w:val="24"/>
          <w:szCs w:val="24"/>
        </w:rPr>
        <w:t>in the early summer</w:t>
      </w:r>
      <w:r w:rsidR="00D326A4">
        <w:rPr>
          <w:rFonts w:ascii="Times New Roman" w:hAnsi="Times New Roman" w:cs="Times New Roman"/>
          <w:sz w:val="24"/>
          <w:szCs w:val="24"/>
        </w:rPr>
        <w:t xml:space="preserve"> with reproduction later in the season</w:t>
      </w:r>
      <w:r w:rsidR="00D326A4" w:rsidRPr="00283B6D">
        <w:rPr>
          <w:rFonts w:ascii="Times New Roman" w:hAnsi="Times New Roman" w:cs="Times New Roman"/>
          <w:sz w:val="24"/>
          <w:szCs w:val="24"/>
        </w:rPr>
        <w:t xml:space="preserve"> (Zhang </w:t>
      </w:r>
      <w:r w:rsidR="00D326A4" w:rsidRPr="00283B6D">
        <w:rPr>
          <w:rFonts w:ascii="Times New Roman" w:hAnsi="Times New Roman" w:cs="Times New Roman"/>
          <w:i/>
          <w:iCs/>
          <w:sz w:val="24"/>
          <w:szCs w:val="24"/>
        </w:rPr>
        <w:t>et al</w:t>
      </w:r>
      <w:r w:rsidR="00D326A4" w:rsidRPr="00283B6D">
        <w:rPr>
          <w:rFonts w:ascii="Times New Roman" w:hAnsi="Times New Roman" w:cs="Times New Roman"/>
          <w:sz w:val="24"/>
          <w:szCs w:val="24"/>
        </w:rPr>
        <w:t>. 2012)</w:t>
      </w:r>
      <w:r w:rsidR="000D4872">
        <w:rPr>
          <w:rFonts w:ascii="Times New Roman" w:hAnsi="Times New Roman" w:cs="Times New Roman"/>
          <w:sz w:val="24"/>
          <w:szCs w:val="24"/>
        </w:rPr>
        <w:t>,</w:t>
      </w:r>
      <w:r>
        <w:rPr>
          <w:rFonts w:ascii="Times New Roman" w:hAnsi="Times New Roman" w:cs="Times New Roman"/>
          <w:sz w:val="24"/>
          <w:szCs w:val="24"/>
        </w:rPr>
        <w:t xml:space="preserve"> </w:t>
      </w:r>
      <w:r w:rsidR="00D326A4">
        <w:rPr>
          <w:rFonts w:ascii="Times New Roman" w:hAnsi="Times New Roman" w:cs="Times New Roman"/>
          <w:sz w:val="24"/>
          <w:szCs w:val="24"/>
        </w:rPr>
        <w:t xml:space="preserve">and </w:t>
      </w:r>
      <w:r w:rsidR="00810AB6">
        <w:rPr>
          <w:rFonts w:ascii="Times New Roman" w:hAnsi="Times New Roman" w:cs="Times New Roman"/>
          <w:sz w:val="24"/>
          <w:szCs w:val="24"/>
        </w:rPr>
        <w:t>while</w:t>
      </w:r>
      <w:r w:rsidR="00D326A4">
        <w:rPr>
          <w:rFonts w:ascii="Times New Roman" w:hAnsi="Times New Roman" w:cs="Times New Roman"/>
          <w:sz w:val="24"/>
          <w:szCs w:val="24"/>
        </w:rPr>
        <w:t xml:space="preserve"> individuals </w:t>
      </w:r>
      <w:r w:rsidR="00810AB6">
        <w:rPr>
          <w:rFonts w:ascii="Times New Roman" w:hAnsi="Times New Roman" w:cs="Times New Roman"/>
          <w:sz w:val="24"/>
          <w:szCs w:val="24"/>
        </w:rPr>
        <w:t xml:space="preserve">often </w:t>
      </w:r>
      <w:r w:rsidR="00D326A4">
        <w:rPr>
          <w:rFonts w:ascii="Times New Roman" w:hAnsi="Times New Roman" w:cs="Times New Roman"/>
          <w:sz w:val="24"/>
          <w:szCs w:val="24"/>
        </w:rPr>
        <w:t xml:space="preserve">complete </w:t>
      </w:r>
      <w:r w:rsidR="00810AB6">
        <w:rPr>
          <w:rFonts w:ascii="Times New Roman" w:hAnsi="Times New Roman" w:cs="Times New Roman"/>
          <w:sz w:val="24"/>
          <w:szCs w:val="24"/>
        </w:rPr>
        <w:t>this cycle</w:t>
      </w:r>
      <w:r w:rsidR="00D326A4">
        <w:rPr>
          <w:rFonts w:ascii="Times New Roman" w:hAnsi="Times New Roman" w:cs="Times New Roman"/>
          <w:sz w:val="24"/>
          <w:szCs w:val="24"/>
        </w:rPr>
        <w:t xml:space="preserve"> in approximately two years, </w:t>
      </w:r>
      <w:r w:rsidR="00514CA6">
        <w:rPr>
          <w:rFonts w:ascii="Times New Roman" w:hAnsi="Times New Roman" w:cs="Times New Roman"/>
          <w:sz w:val="24"/>
          <w:szCs w:val="24"/>
        </w:rPr>
        <w:t xml:space="preserve">germination and reproduction are </w:t>
      </w:r>
      <w:r w:rsidR="00100B76">
        <w:rPr>
          <w:rFonts w:ascii="Times New Roman" w:hAnsi="Times New Roman" w:cs="Times New Roman"/>
          <w:sz w:val="24"/>
          <w:szCs w:val="24"/>
        </w:rPr>
        <w:t xml:space="preserve">more likely </w:t>
      </w:r>
      <w:r w:rsidR="00514CA6">
        <w:rPr>
          <w:rFonts w:ascii="Times New Roman" w:hAnsi="Times New Roman" w:cs="Times New Roman"/>
          <w:sz w:val="24"/>
          <w:szCs w:val="24"/>
        </w:rPr>
        <w:t>in a</w:t>
      </w:r>
      <w:r w:rsidR="00D326A4">
        <w:rPr>
          <w:rFonts w:ascii="Times New Roman" w:hAnsi="Times New Roman" w:cs="Times New Roman"/>
          <w:sz w:val="24"/>
          <w:szCs w:val="24"/>
        </w:rPr>
        <w:t xml:space="preserve"> single year under </w:t>
      </w:r>
      <w:r w:rsidR="00100B76">
        <w:rPr>
          <w:rFonts w:ascii="Times New Roman" w:hAnsi="Times New Roman" w:cs="Times New Roman"/>
          <w:sz w:val="24"/>
          <w:szCs w:val="24"/>
        </w:rPr>
        <w:t xml:space="preserve">warmed </w:t>
      </w:r>
      <w:r w:rsidR="00D326A4">
        <w:rPr>
          <w:rFonts w:ascii="Times New Roman" w:hAnsi="Times New Roman" w:cs="Times New Roman"/>
          <w:sz w:val="24"/>
          <w:szCs w:val="24"/>
        </w:rPr>
        <w:t xml:space="preserve">conditions </w:t>
      </w:r>
      <w:r w:rsidRPr="00283B6D">
        <w:rPr>
          <w:rFonts w:ascii="Times New Roman" w:hAnsi="Times New Roman" w:cs="Times New Roman"/>
          <w:sz w:val="24"/>
          <w:szCs w:val="24"/>
        </w:rPr>
        <w:t xml:space="preserve">(Keller and Shea </w:t>
      </w:r>
      <w:r w:rsidR="00D966EB" w:rsidRPr="00D966EB">
        <w:rPr>
          <w:rFonts w:ascii="Times New Roman" w:hAnsi="Times New Roman" w:cs="Times New Roman"/>
          <w:sz w:val="24"/>
          <w:szCs w:val="24"/>
        </w:rPr>
        <w:t>2021</w:t>
      </w:r>
      <w:r w:rsidRPr="00283B6D">
        <w:rPr>
          <w:rFonts w:ascii="Times New Roman" w:hAnsi="Times New Roman" w:cs="Times New Roman"/>
          <w:sz w:val="24"/>
          <w:szCs w:val="24"/>
        </w:rPr>
        <w:t>).</w:t>
      </w:r>
      <w:r w:rsidR="002467C6">
        <w:rPr>
          <w:rFonts w:ascii="Times New Roman" w:hAnsi="Times New Roman" w:cs="Times New Roman"/>
          <w:sz w:val="24"/>
          <w:szCs w:val="24"/>
        </w:rPr>
        <w:t xml:space="preserve"> Seeds are primarily dispersed by wind, made possible by a lightweight pappus attached to the distal end of the seed achene</w:t>
      </w:r>
      <w:r w:rsidR="00514CA6">
        <w:rPr>
          <w:rFonts w:ascii="Times New Roman" w:hAnsi="Times New Roman" w:cs="Times New Roman"/>
          <w:sz w:val="24"/>
          <w:szCs w:val="24"/>
        </w:rPr>
        <w:t xml:space="preserve">; this pappus allows wind to carry the seeds </w:t>
      </w:r>
      <w:r w:rsidR="004C7C86">
        <w:rPr>
          <w:rFonts w:ascii="Times New Roman" w:hAnsi="Times New Roman" w:cs="Times New Roman"/>
          <w:sz w:val="24"/>
          <w:szCs w:val="24"/>
        </w:rPr>
        <w:t>over long distances</w:t>
      </w:r>
      <w:r w:rsidR="00514CA6">
        <w:rPr>
          <w:rFonts w:ascii="Times New Roman" w:hAnsi="Times New Roman" w:cs="Times New Roman"/>
          <w:sz w:val="24"/>
          <w:szCs w:val="24"/>
        </w:rPr>
        <w:t xml:space="preserve">, with seeds of </w:t>
      </w:r>
      <w:r w:rsidR="00514CA6">
        <w:rPr>
          <w:rFonts w:ascii="Times New Roman" w:hAnsi="Times New Roman" w:cs="Times New Roman"/>
          <w:i/>
          <w:iCs/>
          <w:sz w:val="24"/>
          <w:szCs w:val="24"/>
        </w:rPr>
        <w:t>C. nutans</w:t>
      </w:r>
      <w:r w:rsidR="00514CA6">
        <w:rPr>
          <w:rFonts w:ascii="Times New Roman" w:hAnsi="Times New Roman" w:cs="Times New Roman"/>
          <w:sz w:val="24"/>
          <w:szCs w:val="24"/>
        </w:rPr>
        <w:t xml:space="preserve"> </w:t>
      </w:r>
      <w:r w:rsidR="008C0BFA">
        <w:rPr>
          <w:rFonts w:ascii="Times New Roman" w:hAnsi="Times New Roman" w:cs="Times New Roman"/>
          <w:sz w:val="24"/>
          <w:szCs w:val="24"/>
        </w:rPr>
        <w:t xml:space="preserve">having been </w:t>
      </w:r>
      <w:r w:rsidR="00514CA6">
        <w:rPr>
          <w:rFonts w:ascii="Times New Roman" w:hAnsi="Times New Roman" w:cs="Times New Roman"/>
          <w:sz w:val="24"/>
          <w:szCs w:val="24"/>
        </w:rPr>
        <w:t xml:space="preserve">detected </w:t>
      </w:r>
      <w:r w:rsidR="008C0BFA">
        <w:rPr>
          <w:rFonts w:ascii="Times New Roman" w:hAnsi="Times New Roman" w:cs="Times New Roman"/>
          <w:sz w:val="24"/>
          <w:szCs w:val="24"/>
        </w:rPr>
        <w:t>up to 96 m</w:t>
      </w:r>
      <w:r w:rsidR="00514CA6">
        <w:rPr>
          <w:rFonts w:ascii="Times New Roman" w:hAnsi="Times New Roman" w:cs="Times New Roman"/>
          <w:sz w:val="24"/>
          <w:szCs w:val="24"/>
        </w:rPr>
        <w:t xml:space="preserve"> from the parent plant (</w:t>
      </w:r>
      <w:r w:rsidR="00514CA6" w:rsidRPr="00283B6D">
        <w:rPr>
          <w:rFonts w:ascii="Times New Roman" w:hAnsi="Times New Roman" w:cs="Times New Roman"/>
          <w:sz w:val="24"/>
          <w:szCs w:val="24"/>
        </w:rPr>
        <w:t>Skarpaas and Shea</w:t>
      </w:r>
      <w:r w:rsidR="00514CA6">
        <w:rPr>
          <w:rFonts w:ascii="Times New Roman" w:hAnsi="Times New Roman" w:cs="Times New Roman"/>
          <w:sz w:val="24"/>
          <w:szCs w:val="24"/>
        </w:rPr>
        <w:t xml:space="preserve"> </w:t>
      </w:r>
      <w:r w:rsidR="00514CA6" w:rsidRPr="00283B6D">
        <w:rPr>
          <w:rFonts w:ascii="Times New Roman" w:hAnsi="Times New Roman" w:cs="Times New Roman"/>
          <w:sz w:val="24"/>
          <w:szCs w:val="24"/>
        </w:rPr>
        <w:t>2007)</w:t>
      </w:r>
      <w:r w:rsidR="00514CA6">
        <w:rPr>
          <w:rFonts w:ascii="Times New Roman" w:hAnsi="Times New Roman" w:cs="Times New Roman"/>
          <w:sz w:val="24"/>
          <w:szCs w:val="24"/>
        </w:rPr>
        <w:t xml:space="preserve"> and higher distances possible under extreme</w:t>
      </w:r>
      <w:r w:rsidR="00C9167F">
        <w:rPr>
          <w:rFonts w:ascii="Times New Roman" w:hAnsi="Times New Roman" w:cs="Times New Roman"/>
          <w:sz w:val="24"/>
          <w:szCs w:val="24"/>
        </w:rPr>
        <w:t xml:space="preserve"> wind</w:t>
      </w:r>
      <w:r w:rsidR="00514CA6">
        <w:rPr>
          <w:rFonts w:ascii="Times New Roman" w:hAnsi="Times New Roman" w:cs="Times New Roman"/>
          <w:sz w:val="24"/>
          <w:szCs w:val="24"/>
        </w:rPr>
        <w:t xml:space="preserve"> conditions.</w:t>
      </w:r>
      <w:r w:rsidR="002467C6">
        <w:rPr>
          <w:rFonts w:ascii="Times New Roman" w:hAnsi="Times New Roman" w:cs="Times New Roman"/>
          <w:sz w:val="24"/>
          <w:szCs w:val="24"/>
        </w:rPr>
        <w:t xml:space="preserve"> </w:t>
      </w:r>
      <w:r w:rsidR="00514CA6">
        <w:rPr>
          <w:rFonts w:ascii="Times New Roman" w:hAnsi="Times New Roman" w:cs="Times New Roman"/>
          <w:sz w:val="24"/>
          <w:szCs w:val="24"/>
        </w:rPr>
        <w:t xml:space="preserve">Evidence of secondary dispersal also exists </w:t>
      </w:r>
      <w:r w:rsidR="004C7C86">
        <w:rPr>
          <w:rFonts w:ascii="Times New Roman" w:hAnsi="Times New Roman" w:cs="Times New Roman"/>
          <w:sz w:val="24"/>
          <w:szCs w:val="24"/>
        </w:rPr>
        <w:t>in this species</w:t>
      </w:r>
      <w:r w:rsidR="00514CA6">
        <w:rPr>
          <w:rFonts w:ascii="Times New Roman" w:hAnsi="Times New Roman" w:cs="Times New Roman"/>
          <w:sz w:val="24"/>
          <w:szCs w:val="24"/>
        </w:rPr>
        <w:t>, as</w:t>
      </w:r>
      <w:r w:rsidR="002467C6">
        <w:rPr>
          <w:rFonts w:ascii="Times New Roman" w:hAnsi="Times New Roman" w:cs="Times New Roman"/>
          <w:sz w:val="24"/>
          <w:szCs w:val="24"/>
        </w:rPr>
        <w:t xml:space="preserve"> seeds contain nutrient-rich elaiosomes thought to play a </w:t>
      </w:r>
      <w:r w:rsidR="002467C6">
        <w:rPr>
          <w:rFonts w:ascii="Times New Roman" w:hAnsi="Times New Roman" w:cs="Times New Roman"/>
          <w:sz w:val="24"/>
          <w:szCs w:val="24"/>
        </w:rPr>
        <w:lastRenderedPageBreak/>
        <w:t>role in</w:t>
      </w:r>
      <w:r w:rsidR="00592812">
        <w:rPr>
          <w:rFonts w:ascii="Times New Roman" w:hAnsi="Times New Roman" w:cs="Times New Roman"/>
          <w:sz w:val="24"/>
          <w:szCs w:val="24"/>
        </w:rPr>
        <w:t xml:space="preserve"> facilitating</w:t>
      </w:r>
      <w:r w:rsidR="002467C6">
        <w:rPr>
          <w:rFonts w:ascii="Times New Roman" w:hAnsi="Times New Roman" w:cs="Times New Roman"/>
          <w:sz w:val="24"/>
          <w:szCs w:val="24"/>
        </w:rPr>
        <w:t xml:space="preserve"> ant-mediated </w:t>
      </w:r>
      <w:r w:rsidR="00514CA6">
        <w:rPr>
          <w:rFonts w:ascii="Times New Roman" w:hAnsi="Times New Roman" w:cs="Times New Roman"/>
          <w:sz w:val="24"/>
          <w:szCs w:val="24"/>
        </w:rPr>
        <w:t>movement</w:t>
      </w:r>
      <w:r w:rsidR="002467C6" w:rsidRPr="007C1F05">
        <w:rPr>
          <w:rFonts w:ascii="Times New Roman" w:hAnsi="Times New Roman" w:cs="Times New Roman"/>
          <w:sz w:val="24"/>
          <w:szCs w:val="24"/>
        </w:rPr>
        <w:t xml:space="preserve"> (Pemberton and Irving 1990),</w:t>
      </w:r>
      <w:r w:rsidR="002467C6">
        <w:rPr>
          <w:rFonts w:ascii="Times New Roman" w:hAnsi="Times New Roman" w:cs="Times New Roman"/>
          <w:sz w:val="24"/>
          <w:szCs w:val="24"/>
        </w:rPr>
        <w:t xml:space="preserve"> with previous studies </w:t>
      </w:r>
      <w:r w:rsidR="00514CA6">
        <w:rPr>
          <w:rFonts w:ascii="Times New Roman" w:hAnsi="Times New Roman" w:cs="Times New Roman"/>
          <w:sz w:val="24"/>
          <w:szCs w:val="24"/>
        </w:rPr>
        <w:t>demonstrating</w:t>
      </w:r>
      <w:r w:rsidR="002467C6">
        <w:rPr>
          <w:rFonts w:ascii="Times New Roman" w:hAnsi="Times New Roman" w:cs="Times New Roman"/>
          <w:sz w:val="24"/>
          <w:szCs w:val="24"/>
        </w:rPr>
        <w:t xml:space="preserve"> that ants </w:t>
      </w:r>
      <w:r w:rsidR="00514CA6">
        <w:rPr>
          <w:rFonts w:ascii="Times New Roman" w:hAnsi="Times New Roman" w:cs="Times New Roman"/>
          <w:sz w:val="24"/>
          <w:szCs w:val="24"/>
        </w:rPr>
        <w:t>transport</w:t>
      </w:r>
      <w:r w:rsidR="002467C6">
        <w:rPr>
          <w:rFonts w:ascii="Times New Roman" w:hAnsi="Times New Roman" w:cs="Times New Roman"/>
          <w:sz w:val="24"/>
          <w:szCs w:val="24"/>
        </w:rPr>
        <w:t xml:space="preserve"> these seeds (</w:t>
      </w:r>
      <w:r w:rsidR="002467C6" w:rsidRPr="007C1F05">
        <w:rPr>
          <w:rFonts w:ascii="Times New Roman" w:hAnsi="Times New Roman" w:cs="Times New Roman"/>
          <w:sz w:val="24"/>
          <w:szCs w:val="24"/>
        </w:rPr>
        <w:t xml:space="preserve">Jongejans </w:t>
      </w:r>
      <w:r w:rsidR="002467C6" w:rsidRPr="00B8674C">
        <w:rPr>
          <w:rFonts w:ascii="Times New Roman" w:hAnsi="Times New Roman" w:cs="Times New Roman"/>
          <w:i/>
          <w:iCs/>
          <w:sz w:val="24"/>
          <w:szCs w:val="24"/>
        </w:rPr>
        <w:t>et al</w:t>
      </w:r>
      <w:r w:rsidR="002467C6" w:rsidRPr="007C1F05">
        <w:rPr>
          <w:rFonts w:ascii="Times New Roman" w:hAnsi="Times New Roman" w:cs="Times New Roman"/>
          <w:sz w:val="24"/>
          <w:szCs w:val="24"/>
        </w:rPr>
        <w:t>. 2015</w:t>
      </w:r>
      <w:r w:rsidR="00BC24F3">
        <w:rPr>
          <w:rFonts w:ascii="Times New Roman" w:hAnsi="Times New Roman" w:cs="Times New Roman"/>
          <w:sz w:val="24"/>
          <w:szCs w:val="24"/>
        </w:rPr>
        <w:t>,</w:t>
      </w:r>
      <w:r w:rsidR="002467C6">
        <w:rPr>
          <w:rFonts w:ascii="Times New Roman" w:hAnsi="Times New Roman" w:cs="Times New Roman"/>
          <w:sz w:val="24"/>
          <w:szCs w:val="24"/>
        </w:rPr>
        <w:t xml:space="preserve"> Drees and Shea </w:t>
      </w:r>
      <w:r w:rsidR="00485FA9" w:rsidRPr="00485FA9">
        <w:rPr>
          <w:rFonts w:ascii="Times New Roman" w:hAnsi="Times New Roman" w:cs="Times New Roman"/>
          <w:sz w:val="24"/>
          <w:szCs w:val="24"/>
        </w:rPr>
        <w:t>2024a</w:t>
      </w:r>
      <w:r w:rsidR="002467C6">
        <w:rPr>
          <w:rFonts w:ascii="Times New Roman" w:hAnsi="Times New Roman" w:cs="Times New Roman"/>
          <w:sz w:val="24"/>
          <w:szCs w:val="24"/>
        </w:rPr>
        <w:t>).</w:t>
      </w:r>
    </w:p>
    <w:p w14:paraId="69D21105" w14:textId="4C3C7C16" w:rsidR="00CC7C15" w:rsidRDefault="00CC7C15" w:rsidP="004C2241">
      <w:pPr>
        <w:spacing w:after="0" w:line="480" w:lineRule="auto"/>
        <w:rPr>
          <w:rFonts w:ascii="Times New Roman" w:hAnsi="Times New Roman" w:cs="Times New Roman"/>
          <w:b/>
          <w:bCs/>
          <w:i/>
          <w:iCs/>
          <w:sz w:val="24"/>
          <w:szCs w:val="24"/>
        </w:rPr>
      </w:pPr>
      <w:r w:rsidRPr="00B512F8">
        <w:rPr>
          <w:rFonts w:ascii="Times New Roman" w:hAnsi="Times New Roman" w:cs="Times New Roman"/>
          <w:b/>
          <w:bCs/>
          <w:i/>
          <w:iCs/>
          <w:sz w:val="24"/>
          <w:szCs w:val="24"/>
        </w:rPr>
        <w:t xml:space="preserve">Demographic </w:t>
      </w:r>
      <w:r w:rsidR="00CC0BE4" w:rsidRPr="00B512F8">
        <w:rPr>
          <w:rFonts w:ascii="Times New Roman" w:hAnsi="Times New Roman" w:cs="Times New Roman"/>
          <w:b/>
          <w:bCs/>
          <w:i/>
          <w:iCs/>
          <w:sz w:val="24"/>
          <w:szCs w:val="24"/>
        </w:rPr>
        <w:t xml:space="preserve">data and </w:t>
      </w:r>
      <w:r w:rsidRPr="00B512F8">
        <w:rPr>
          <w:rFonts w:ascii="Times New Roman" w:hAnsi="Times New Roman" w:cs="Times New Roman"/>
          <w:b/>
          <w:bCs/>
          <w:i/>
          <w:iCs/>
          <w:sz w:val="24"/>
          <w:szCs w:val="24"/>
        </w:rPr>
        <w:t>models</w:t>
      </w:r>
    </w:p>
    <w:p w14:paraId="1EF1C1CB" w14:textId="22417339" w:rsidR="00CC0BE4" w:rsidRDefault="00CC0BE4" w:rsidP="004C2241">
      <w:pPr>
        <w:spacing w:after="0" w:line="480" w:lineRule="auto"/>
        <w:ind w:firstLine="284"/>
        <w:rPr>
          <w:rFonts w:ascii="Times New Roman" w:hAnsi="Times New Roman" w:cs="Times New Roman"/>
          <w:sz w:val="24"/>
          <w:szCs w:val="24"/>
        </w:rPr>
      </w:pPr>
      <w:r>
        <w:rPr>
          <w:rFonts w:ascii="Times New Roman" w:hAnsi="Times New Roman" w:cs="Times New Roman"/>
          <w:i/>
          <w:iCs/>
          <w:sz w:val="24"/>
          <w:szCs w:val="24"/>
        </w:rPr>
        <w:t xml:space="preserve">C. nutans </w:t>
      </w:r>
      <w:r>
        <w:rPr>
          <w:rFonts w:ascii="Times New Roman" w:hAnsi="Times New Roman" w:cs="Times New Roman"/>
          <w:sz w:val="24"/>
          <w:szCs w:val="24"/>
        </w:rPr>
        <w:t xml:space="preserve">demographic data were obtained from a population grown as part of a previous experiment by Drees and Shea (2024b), where the experimental setup is discussed in </w:t>
      </w:r>
      <w:r w:rsidR="00B72DCA">
        <w:rPr>
          <w:rFonts w:ascii="Times New Roman" w:hAnsi="Times New Roman" w:cs="Times New Roman"/>
          <w:sz w:val="24"/>
          <w:szCs w:val="24"/>
        </w:rPr>
        <w:t>more</w:t>
      </w:r>
      <w:r>
        <w:rPr>
          <w:rFonts w:ascii="Times New Roman" w:hAnsi="Times New Roman" w:cs="Times New Roman"/>
          <w:sz w:val="24"/>
          <w:szCs w:val="24"/>
        </w:rPr>
        <w:t xml:space="preserve"> detail. We repeat the salient details here for completeness. In this experiment, control and ambient warming treatments were applied to </w:t>
      </w:r>
      <w:r>
        <w:rPr>
          <w:rFonts w:ascii="Times New Roman" w:hAnsi="Times New Roman" w:cs="Times New Roman"/>
          <w:i/>
          <w:iCs/>
          <w:sz w:val="24"/>
          <w:szCs w:val="24"/>
        </w:rPr>
        <w:t>C. nutans</w:t>
      </w:r>
      <w:r>
        <w:rPr>
          <w:rFonts w:ascii="Times New Roman" w:hAnsi="Times New Roman" w:cs="Times New Roman"/>
          <w:sz w:val="24"/>
          <w:szCs w:val="24"/>
        </w:rPr>
        <w:t xml:space="preserve"> individuals to assess how increased growing temperatures approximately 0.6 </w:t>
      </w:r>
      <w:r>
        <w:rPr>
          <w:rFonts w:ascii="Calibri" w:hAnsi="Calibri" w:cs="Calibri"/>
          <w:sz w:val="24"/>
          <w:szCs w:val="24"/>
        </w:rPr>
        <w:t>°</w:t>
      </w:r>
      <w:r>
        <w:rPr>
          <w:rFonts w:ascii="Times New Roman" w:hAnsi="Times New Roman" w:cs="Times New Roman"/>
          <w:sz w:val="24"/>
          <w:szCs w:val="24"/>
        </w:rPr>
        <w:t>C above ambient affect the distribution of flower head heights. Individuals in this experiment were</w:t>
      </w:r>
      <w:r w:rsidR="005752F3">
        <w:rPr>
          <w:rFonts w:ascii="Times New Roman" w:hAnsi="Times New Roman" w:cs="Times New Roman"/>
          <w:sz w:val="24"/>
          <w:szCs w:val="24"/>
        </w:rPr>
        <w:t xml:space="preserve"> each</w:t>
      </w:r>
      <w:r>
        <w:rPr>
          <w:rFonts w:ascii="Times New Roman" w:hAnsi="Times New Roman" w:cs="Times New Roman"/>
          <w:sz w:val="24"/>
          <w:szCs w:val="24"/>
        </w:rPr>
        <w:t xml:space="preserve"> started from seeds, all of which were obtained from naturally</w:t>
      </w:r>
      <w:r w:rsidR="00551735">
        <w:rPr>
          <w:rFonts w:ascii="Times New Roman" w:hAnsi="Times New Roman" w:cs="Times New Roman"/>
          <w:sz w:val="24"/>
          <w:szCs w:val="24"/>
        </w:rPr>
        <w:t xml:space="preserve"> </w:t>
      </w:r>
      <w:r>
        <w:rPr>
          <w:rFonts w:ascii="Times New Roman" w:hAnsi="Times New Roman" w:cs="Times New Roman"/>
          <w:sz w:val="24"/>
          <w:szCs w:val="24"/>
        </w:rPr>
        <w:t xml:space="preserve">occurring </w:t>
      </w:r>
      <w:r w:rsidR="005752F3">
        <w:rPr>
          <w:rFonts w:ascii="Times New Roman" w:hAnsi="Times New Roman" w:cs="Times New Roman"/>
          <w:sz w:val="24"/>
          <w:szCs w:val="24"/>
        </w:rPr>
        <w:t>populations</w:t>
      </w:r>
      <w:r>
        <w:rPr>
          <w:rFonts w:ascii="Times New Roman" w:hAnsi="Times New Roman" w:cs="Times New Roman"/>
          <w:sz w:val="24"/>
          <w:szCs w:val="24"/>
        </w:rPr>
        <w:t xml:space="preserve">, in a greenhouse for approximately one month before transplant; after transplanting in the autumn, </w:t>
      </w:r>
      <w:r w:rsidR="00F54626">
        <w:rPr>
          <w:rFonts w:ascii="Times New Roman" w:hAnsi="Times New Roman" w:cs="Times New Roman"/>
          <w:sz w:val="24"/>
          <w:szCs w:val="24"/>
        </w:rPr>
        <w:t>measurements on</w:t>
      </w:r>
      <w:r w:rsidR="00F46AE3">
        <w:rPr>
          <w:rFonts w:ascii="Times New Roman" w:hAnsi="Times New Roman" w:cs="Times New Roman"/>
          <w:sz w:val="24"/>
          <w:szCs w:val="24"/>
        </w:rPr>
        <w:t xml:space="preserve"> survival status and</w:t>
      </w:r>
      <w:r w:rsidR="00F54626">
        <w:rPr>
          <w:rFonts w:ascii="Times New Roman" w:hAnsi="Times New Roman" w:cs="Times New Roman"/>
          <w:sz w:val="24"/>
          <w:szCs w:val="24"/>
        </w:rPr>
        <w:t xml:space="preserve"> initial rosette diameter were captured</w:t>
      </w:r>
      <w:r w:rsidR="0000648F">
        <w:rPr>
          <w:rFonts w:ascii="Times New Roman" w:hAnsi="Times New Roman" w:cs="Times New Roman"/>
          <w:sz w:val="24"/>
          <w:szCs w:val="24"/>
        </w:rPr>
        <w:t>, and were captured again in the spring</w:t>
      </w:r>
      <w:r>
        <w:rPr>
          <w:rFonts w:ascii="Times New Roman" w:hAnsi="Times New Roman" w:cs="Times New Roman"/>
          <w:sz w:val="24"/>
          <w:szCs w:val="24"/>
        </w:rPr>
        <w:t xml:space="preserve"> before individuals bolted</w:t>
      </w:r>
      <w:r w:rsidR="00F46AE3">
        <w:rPr>
          <w:rFonts w:ascii="Times New Roman" w:hAnsi="Times New Roman" w:cs="Times New Roman"/>
          <w:sz w:val="24"/>
          <w:szCs w:val="24"/>
        </w:rPr>
        <w:t xml:space="preserve">. </w:t>
      </w:r>
      <w:r>
        <w:rPr>
          <w:rFonts w:ascii="Times New Roman" w:hAnsi="Times New Roman" w:cs="Times New Roman"/>
          <w:sz w:val="24"/>
          <w:szCs w:val="24"/>
        </w:rPr>
        <w:t xml:space="preserve">During </w:t>
      </w:r>
      <w:r w:rsidR="00F54626">
        <w:rPr>
          <w:rFonts w:ascii="Times New Roman" w:hAnsi="Times New Roman" w:cs="Times New Roman"/>
          <w:sz w:val="24"/>
          <w:szCs w:val="24"/>
        </w:rPr>
        <w:t>the reproductive period</w:t>
      </w:r>
      <w:r>
        <w:rPr>
          <w:rFonts w:ascii="Times New Roman" w:hAnsi="Times New Roman" w:cs="Times New Roman"/>
          <w:sz w:val="24"/>
          <w:szCs w:val="24"/>
        </w:rPr>
        <w:t xml:space="preserve">, flowering status was recorded, as were the heights of </w:t>
      </w:r>
      <w:r w:rsidR="0000648F">
        <w:rPr>
          <w:rFonts w:ascii="Times New Roman" w:hAnsi="Times New Roman" w:cs="Times New Roman"/>
          <w:sz w:val="24"/>
          <w:szCs w:val="24"/>
        </w:rPr>
        <w:t>all</w:t>
      </w:r>
      <w:r>
        <w:rPr>
          <w:rFonts w:ascii="Times New Roman" w:hAnsi="Times New Roman" w:cs="Times New Roman"/>
          <w:sz w:val="24"/>
          <w:szCs w:val="24"/>
        </w:rPr>
        <w:t xml:space="preserve"> flower head</w:t>
      </w:r>
      <w:r w:rsidR="0000648F">
        <w:rPr>
          <w:rFonts w:ascii="Times New Roman" w:hAnsi="Times New Roman" w:cs="Times New Roman"/>
          <w:sz w:val="24"/>
          <w:szCs w:val="24"/>
        </w:rPr>
        <w:t>s</w:t>
      </w:r>
      <w:r>
        <w:rPr>
          <w:rFonts w:ascii="Times New Roman" w:hAnsi="Times New Roman" w:cs="Times New Roman"/>
          <w:sz w:val="24"/>
          <w:szCs w:val="24"/>
        </w:rPr>
        <w:t xml:space="preserve"> on each individual.</w:t>
      </w:r>
      <w:r w:rsidR="00413CE7">
        <w:rPr>
          <w:rFonts w:ascii="Times New Roman" w:hAnsi="Times New Roman" w:cs="Times New Roman"/>
          <w:sz w:val="24"/>
          <w:szCs w:val="24"/>
        </w:rPr>
        <w:t xml:space="preserve"> S</w:t>
      </w:r>
      <w:r>
        <w:rPr>
          <w:rFonts w:ascii="Times New Roman" w:hAnsi="Times New Roman" w:cs="Times New Roman"/>
          <w:sz w:val="24"/>
          <w:szCs w:val="24"/>
        </w:rPr>
        <w:t xml:space="preserve">ome parameters </w:t>
      </w:r>
      <w:r w:rsidR="005B0E2C">
        <w:rPr>
          <w:rFonts w:ascii="Times New Roman" w:hAnsi="Times New Roman" w:cs="Times New Roman"/>
          <w:sz w:val="24"/>
          <w:szCs w:val="24"/>
        </w:rPr>
        <w:t>including</w:t>
      </w:r>
      <w:r>
        <w:rPr>
          <w:rFonts w:ascii="Times New Roman" w:hAnsi="Times New Roman" w:cs="Times New Roman"/>
          <w:sz w:val="24"/>
          <w:szCs w:val="24"/>
        </w:rPr>
        <w:t xml:space="preserve"> seed production</w:t>
      </w:r>
      <w:r w:rsidR="00413CE7">
        <w:rPr>
          <w:rFonts w:ascii="Times New Roman" w:hAnsi="Times New Roman" w:cs="Times New Roman"/>
          <w:sz w:val="24"/>
          <w:szCs w:val="24"/>
        </w:rPr>
        <w:t>, establishment rate,</w:t>
      </w:r>
      <w:r>
        <w:rPr>
          <w:rFonts w:ascii="Times New Roman" w:hAnsi="Times New Roman" w:cs="Times New Roman"/>
          <w:sz w:val="24"/>
          <w:szCs w:val="24"/>
        </w:rPr>
        <w:t xml:space="preserve"> and </w:t>
      </w:r>
      <w:r w:rsidR="00413CE7">
        <w:rPr>
          <w:rFonts w:ascii="Times New Roman" w:hAnsi="Times New Roman" w:cs="Times New Roman"/>
          <w:sz w:val="24"/>
          <w:szCs w:val="24"/>
        </w:rPr>
        <w:t xml:space="preserve">several </w:t>
      </w:r>
      <w:r>
        <w:rPr>
          <w:rFonts w:ascii="Times New Roman" w:hAnsi="Times New Roman" w:cs="Times New Roman"/>
          <w:sz w:val="24"/>
          <w:szCs w:val="24"/>
        </w:rPr>
        <w:t xml:space="preserve">vital rates for seed bank dynamics were outside the scope of Drees and Shea (2024b) and could thus not be derived using </w:t>
      </w:r>
      <w:r w:rsidR="00413CE7">
        <w:rPr>
          <w:rFonts w:ascii="Times New Roman" w:hAnsi="Times New Roman" w:cs="Times New Roman"/>
          <w:sz w:val="24"/>
          <w:szCs w:val="24"/>
        </w:rPr>
        <w:t>the data therein</w:t>
      </w:r>
      <w:r w:rsidR="00A518DF">
        <w:rPr>
          <w:rFonts w:ascii="Times New Roman" w:hAnsi="Times New Roman" w:cs="Times New Roman"/>
          <w:sz w:val="24"/>
          <w:szCs w:val="24"/>
        </w:rPr>
        <w:t>; these parameters, necessary for constructing the population spread model,</w:t>
      </w:r>
      <w:r>
        <w:rPr>
          <w:rFonts w:ascii="Times New Roman" w:hAnsi="Times New Roman" w:cs="Times New Roman"/>
          <w:sz w:val="24"/>
          <w:szCs w:val="24"/>
        </w:rPr>
        <w:t xml:space="preserve"> were instead </w:t>
      </w:r>
      <w:r w:rsidR="00413CE7">
        <w:rPr>
          <w:rFonts w:ascii="Times New Roman" w:hAnsi="Times New Roman" w:cs="Times New Roman"/>
          <w:sz w:val="24"/>
          <w:szCs w:val="24"/>
        </w:rPr>
        <w:t>sourced</w:t>
      </w:r>
      <w:r>
        <w:rPr>
          <w:rFonts w:ascii="Times New Roman" w:hAnsi="Times New Roman" w:cs="Times New Roman"/>
          <w:sz w:val="24"/>
          <w:szCs w:val="24"/>
        </w:rPr>
        <w:t xml:space="preserve"> from similar experiments (</w:t>
      </w:r>
      <w:r>
        <w:rPr>
          <w:rFonts w:ascii="Times New Roman" w:hAnsi="Times New Roman" w:cs="Times New Roman"/>
          <w:color w:val="222222"/>
          <w:sz w:val="24"/>
          <w:szCs w:val="24"/>
          <w:shd w:val="clear" w:color="auto" w:fill="FFFFFF"/>
        </w:rPr>
        <w:t xml:space="preserve">Zhang </w:t>
      </w:r>
      <w:r>
        <w:rPr>
          <w:rFonts w:ascii="Times New Roman" w:hAnsi="Times New Roman" w:cs="Times New Roman"/>
          <w:i/>
          <w:iCs/>
          <w:color w:val="222222"/>
          <w:sz w:val="24"/>
          <w:szCs w:val="24"/>
          <w:shd w:val="clear" w:color="auto" w:fill="FFFFFF"/>
        </w:rPr>
        <w:t>et al</w:t>
      </w:r>
      <w:r>
        <w:rPr>
          <w:rFonts w:ascii="Times New Roman" w:hAnsi="Times New Roman" w:cs="Times New Roman"/>
          <w:color w:val="222222"/>
          <w:sz w:val="24"/>
          <w:szCs w:val="24"/>
          <w:shd w:val="clear" w:color="auto" w:fill="FFFFFF"/>
        </w:rPr>
        <w:t>. 2011</w:t>
      </w:r>
      <w:r>
        <w:rPr>
          <w:rFonts w:ascii="Times New Roman" w:hAnsi="Times New Roman" w:cs="Times New Roman"/>
          <w:sz w:val="24"/>
          <w:szCs w:val="24"/>
        </w:rPr>
        <w:t>).</w:t>
      </w:r>
    </w:p>
    <w:p w14:paraId="77947AFB" w14:textId="1D9B852E" w:rsidR="00A62C4A" w:rsidRPr="00A95848" w:rsidRDefault="007B0BE0" w:rsidP="004C2241">
      <w:pPr>
        <w:spacing w:after="0" w:line="480" w:lineRule="auto"/>
        <w:ind w:firstLine="284"/>
        <w:rPr>
          <w:rFonts w:ascii="Times New Roman" w:hAnsi="Times New Roman" w:cs="Times New Roman"/>
          <w:color w:val="222222"/>
          <w:sz w:val="24"/>
          <w:szCs w:val="24"/>
          <w:shd w:val="clear" w:color="auto" w:fill="FFFFFF"/>
        </w:rPr>
      </w:pPr>
      <w:r w:rsidRPr="00485FA9">
        <w:rPr>
          <w:rFonts w:ascii="Times New Roman" w:hAnsi="Times New Roman" w:cs="Times New Roman"/>
          <w:sz w:val="24"/>
          <w:szCs w:val="24"/>
        </w:rPr>
        <w:t>All analyses</w:t>
      </w:r>
      <w:r w:rsidR="006A6D70">
        <w:rPr>
          <w:rFonts w:ascii="Times New Roman" w:hAnsi="Times New Roman" w:cs="Times New Roman"/>
          <w:sz w:val="24"/>
          <w:szCs w:val="24"/>
        </w:rPr>
        <w:t xml:space="preserve"> </w:t>
      </w:r>
      <w:r w:rsidRPr="00485FA9">
        <w:rPr>
          <w:rFonts w:ascii="Times New Roman" w:hAnsi="Times New Roman" w:cs="Times New Roman"/>
          <w:sz w:val="24"/>
          <w:szCs w:val="24"/>
        </w:rPr>
        <w:t xml:space="preserve">were performed in </w:t>
      </w:r>
      <w:r w:rsidR="004C7605" w:rsidRPr="00485FA9">
        <w:rPr>
          <w:rFonts w:ascii="Times New Roman" w:hAnsi="Times New Roman" w:cs="Times New Roman"/>
          <w:sz w:val="24"/>
          <w:szCs w:val="24"/>
        </w:rPr>
        <w:t>R version 4.2.2 (R Development Core Team 2022)</w:t>
      </w:r>
      <w:r w:rsidR="003E3D53" w:rsidRPr="00485FA9">
        <w:rPr>
          <w:rFonts w:ascii="Times New Roman" w:hAnsi="Times New Roman" w:cs="Times New Roman"/>
          <w:sz w:val="24"/>
          <w:szCs w:val="24"/>
        </w:rPr>
        <w:t xml:space="preserve">. </w:t>
      </w:r>
      <w:r w:rsidR="006A6D70">
        <w:rPr>
          <w:rFonts w:ascii="Times New Roman" w:hAnsi="Times New Roman" w:cs="Times New Roman"/>
          <w:sz w:val="24"/>
          <w:szCs w:val="24"/>
        </w:rPr>
        <w:t>R</w:t>
      </w:r>
      <w:r w:rsidR="002B55B0">
        <w:rPr>
          <w:rFonts w:ascii="Times New Roman" w:hAnsi="Times New Roman" w:cs="Times New Roman"/>
          <w:sz w:val="24"/>
          <w:szCs w:val="24"/>
        </w:rPr>
        <w:t xml:space="preserve">osette size upon establishment, </w:t>
      </w:r>
      <w:r w:rsidR="00F66913">
        <w:rPr>
          <w:rFonts w:ascii="Times New Roman" w:hAnsi="Times New Roman" w:cs="Times New Roman"/>
          <w:sz w:val="24"/>
          <w:szCs w:val="24"/>
        </w:rPr>
        <w:t xml:space="preserve">rosette </w:t>
      </w:r>
      <w:r w:rsidR="002B55B0">
        <w:rPr>
          <w:rFonts w:ascii="Times New Roman" w:hAnsi="Times New Roman" w:cs="Times New Roman"/>
          <w:sz w:val="24"/>
          <w:szCs w:val="24"/>
        </w:rPr>
        <w:t>growth, flower head count, and flower head height</w:t>
      </w:r>
      <w:r w:rsidR="00962565">
        <w:rPr>
          <w:rFonts w:ascii="Times New Roman" w:hAnsi="Times New Roman" w:cs="Times New Roman"/>
          <w:sz w:val="24"/>
          <w:szCs w:val="24"/>
        </w:rPr>
        <w:t xml:space="preserve"> </w:t>
      </w:r>
      <w:r w:rsidR="00F66913">
        <w:rPr>
          <w:rFonts w:ascii="Times New Roman" w:hAnsi="Times New Roman" w:cs="Times New Roman"/>
          <w:sz w:val="24"/>
          <w:szCs w:val="24"/>
        </w:rPr>
        <w:t>were</w:t>
      </w:r>
      <w:r w:rsidR="00E3461B">
        <w:rPr>
          <w:rFonts w:ascii="Times New Roman" w:hAnsi="Times New Roman" w:cs="Times New Roman"/>
          <w:sz w:val="24"/>
          <w:szCs w:val="24"/>
        </w:rPr>
        <w:t xml:space="preserve"> </w:t>
      </w:r>
      <w:r w:rsidR="00D42050">
        <w:rPr>
          <w:rFonts w:ascii="Times New Roman" w:hAnsi="Times New Roman" w:cs="Times New Roman"/>
          <w:sz w:val="24"/>
          <w:szCs w:val="24"/>
        </w:rPr>
        <w:t xml:space="preserve">each </w:t>
      </w:r>
      <w:r w:rsidR="00F66913">
        <w:rPr>
          <w:rFonts w:ascii="Times New Roman" w:hAnsi="Times New Roman" w:cs="Times New Roman"/>
          <w:sz w:val="24"/>
          <w:szCs w:val="24"/>
        </w:rPr>
        <w:t>fit as</w:t>
      </w:r>
      <w:r w:rsidR="00962565">
        <w:rPr>
          <w:rFonts w:ascii="Times New Roman" w:hAnsi="Times New Roman" w:cs="Times New Roman"/>
          <w:sz w:val="24"/>
          <w:szCs w:val="24"/>
        </w:rPr>
        <w:t xml:space="preserve"> </w:t>
      </w:r>
      <w:r w:rsidR="00962565" w:rsidRPr="00485FA9">
        <w:rPr>
          <w:rFonts w:ascii="Times New Roman" w:hAnsi="Times New Roman" w:cs="Times New Roman"/>
          <w:sz w:val="24"/>
          <w:szCs w:val="24"/>
        </w:rPr>
        <w:t xml:space="preserve">linear mixed-effects models </w:t>
      </w:r>
      <w:r w:rsidR="00962565">
        <w:rPr>
          <w:rFonts w:ascii="Times New Roman" w:hAnsi="Times New Roman" w:cs="Times New Roman"/>
          <w:sz w:val="24"/>
          <w:szCs w:val="24"/>
        </w:rPr>
        <w:t xml:space="preserve">using </w:t>
      </w:r>
      <w:r w:rsidR="00962565" w:rsidRPr="00BD6B5B">
        <w:rPr>
          <w:rFonts w:ascii="Times New Roman" w:hAnsi="Times New Roman" w:cs="Times New Roman"/>
          <w:b/>
          <w:bCs/>
          <w:sz w:val="23"/>
          <w:szCs w:val="23"/>
        </w:rPr>
        <w:t>lmer</w:t>
      </w:r>
      <w:r w:rsidR="00962565" w:rsidRPr="00782253">
        <w:rPr>
          <w:rFonts w:ascii="Times New Roman" w:hAnsi="Times New Roman" w:cs="Times New Roman"/>
          <w:sz w:val="24"/>
          <w:szCs w:val="24"/>
        </w:rPr>
        <w:t xml:space="preserve"> from the package </w:t>
      </w:r>
      <w:r w:rsidR="00962565" w:rsidRPr="00BD6B5B">
        <w:rPr>
          <w:rFonts w:ascii="Times New Roman" w:hAnsi="Times New Roman" w:cs="Times New Roman"/>
          <w:b/>
          <w:bCs/>
          <w:sz w:val="23"/>
          <w:szCs w:val="23"/>
        </w:rPr>
        <w:t>lme4</w:t>
      </w:r>
      <w:r w:rsidR="00962565" w:rsidRPr="00485FA9">
        <w:rPr>
          <w:rFonts w:ascii="Times New Roman" w:hAnsi="Times New Roman" w:cs="Times New Roman"/>
          <w:sz w:val="24"/>
          <w:szCs w:val="24"/>
        </w:rPr>
        <w:t xml:space="preserve"> </w:t>
      </w:r>
      <w:r w:rsidR="00962565" w:rsidRPr="00485FA9">
        <w:rPr>
          <w:rFonts w:ascii="Times New Roman" w:hAnsi="Times New Roman" w:cs="Times New Roman"/>
          <w:sz w:val="24"/>
          <w:szCs w:val="24"/>
          <w:lang w:val="en-US"/>
        </w:rPr>
        <w:t>version 1.1-31</w:t>
      </w:r>
      <w:r w:rsidR="00962565">
        <w:rPr>
          <w:rFonts w:ascii="Times New Roman" w:hAnsi="Times New Roman" w:cs="Times New Roman"/>
          <w:sz w:val="24"/>
          <w:szCs w:val="24"/>
          <w:lang w:val="en-US"/>
        </w:rPr>
        <w:t xml:space="preserve"> (Bates </w:t>
      </w:r>
      <w:r w:rsidR="00962565">
        <w:rPr>
          <w:rFonts w:ascii="Times New Roman" w:hAnsi="Times New Roman" w:cs="Times New Roman"/>
          <w:i/>
          <w:iCs/>
          <w:sz w:val="24"/>
          <w:szCs w:val="24"/>
          <w:lang w:val="en-US"/>
        </w:rPr>
        <w:t>et al.</w:t>
      </w:r>
      <w:r w:rsidR="00962565" w:rsidRPr="00962565">
        <w:rPr>
          <w:rFonts w:ascii="Times New Roman" w:hAnsi="Times New Roman" w:cs="Times New Roman"/>
          <w:sz w:val="24"/>
          <w:szCs w:val="24"/>
          <w:lang w:val="en-US"/>
        </w:rPr>
        <w:t xml:space="preserve"> 2022</w:t>
      </w:r>
      <w:r w:rsidR="00962565">
        <w:rPr>
          <w:rFonts w:ascii="Times New Roman" w:hAnsi="Times New Roman" w:cs="Times New Roman"/>
          <w:sz w:val="24"/>
          <w:szCs w:val="24"/>
          <w:lang w:val="en-US"/>
        </w:rPr>
        <w:t>)</w:t>
      </w:r>
      <w:r w:rsidR="00962565">
        <w:rPr>
          <w:rFonts w:ascii="Times New Roman" w:hAnsi="Times New Roman" w:cs="Times New Roman"/>
          <w:sz w:val="24"/>
          <w:szCs w:val="24"/>
        </w:rPr>
        <w:t>;</w:t>
      </w:r>
      <w:r w:rsidR="00B512F8">
        <w:rPr>
          <w:rFonts w:ascii="Times New Roman" w:hAnsi="Times New Roman" w:cs="Times New Roman"/>
          <w:sz w:val="24"/>
          <w:szCs w:val="24"/>
        </w:rPr>
        <w:t xml:space="preserve"> these </w:t>
      </w:r>
      <w:r w:rsidR="00B512F8">
        <w:rPr>
          <w:rFonts w:ascii="Times New Roman" w:hAnsi="Times New Roman" w:cs="Times New Roman"/>
          <w:sz w:val="24"/>
          <w:szCs w:val="24"/>
          <w:lang w:val="en-US"/>
        </w:rPr>
        <w:t>models</w:t>
      </w:r>
      <w:r w:rsidR="00B512F8">
        <w:rPr>
          <w:rFonts w:ascii="Times New Roman" w:hAnsi="Times New Roman" w:cs="Times New Roman"/>
          <w:sz w:val="24"/>
          <w:szCs w:val="24"/>
        </w:rPr>
        <w:t xml:space="preserve"> are described in greater detail in Appendix S1, </w:t>
      </w:r>
      <w:r w:rsidR="00D42050">
        <w:rPr>
          <w:rFonts w:ascii="Times New Roman" w:hAnsi="Times New Roman" w:cs="Times New Roman"/>
          <w:sz w:val="24"/>
          <w:szCs w:val="24"/>
        </w:rPr>
        <w:t xml:space="preserve">with </w:t>
      </w:r>
      <w:r w:rsidR="00962565">
        <w:rPr>
          <w:rFonts w:ascii="Times New Roman" w:hAnsi="Times New Roman" w:cs="Times New Roman"/>
          <w:sz w:val="24"/>
          <w:szCs w:val="24"/>
        </w:rPr>
        <w:t>parameter estimates in Appendix S1, Table S1. For most of these models, a</w:t>
      </w:r>
      <w:r w:rsidR="00F46AE3">
        <w:rPr>
          <w:rFonts w:ascii="Times New Roman" w:hAnsi="Times New Roman" w:cs="Times New Roman"/>
          <w:sz w:val="24"/>
          <w:szCs w:val="24"/>
        </w:rPr>
        <w:t xml:space="preserve"> plot-averaged </w:t>
      </w:r>
      <w:r w:rsidR="00962565">
        <w:rPr>
          <w:rFonts w:ascii="Times New Roman" w:hAnsi="Times New Roman" w:cs="Times New Roman"/>
          <w:sz w:val="24"/>
          <w:szCs w:val="24"/>
        </w:rPr>
        <w:t xml:space="preserve">Gaussian response was </w:t>
      </w:r>
      <w:r w:rsidR="00F83E34">
        <w:rPr>
          <w:rFonts w:ascii="Times New Roman" w:hAnsi="Times New Roman" w:cs="Times New Roman"/>
          <w:sz w:val="24"/>
          <w:szCs w:val="24"/>
        </w:rPr>
        <w:t>fit using</w:t>
      </w:r>
      <w:r w:rsidR="00962565">
        <w:rPr>
          <w:rFonts w:ascii="Times New Roman" w:hAnsi="Times New Roman" w:cs="Times New Roman"/>
          <w:sz w:val="24"/>
          <w:szCs w:val="24"/>
        </w:rPr>
        <w:t xml:space="preserve"> warming treatment and rosette size as fixed effects</w:t>
      </w:r>
      <w:r w:rsidR="00D42050">
        <w:rPr>
          <w:rFonts w:ascii="Times New Roman" w:hAnsi="Times New Roman" w:cs="Times New Roman"/>
          <w:sz w:val="24"/>
          <w:szCs w:val="24"/>
        </w:rPr>
        <w:t xml:space="preserve"> (including an interaction between the </w:t>
      </w:r>
      <w:r w:rsidR="00D42050">
        <w:rPr>
          <w:rFonts w:ascii="Times New Roman" w:hAnsi="Times New Roman" w:cs="Times New Roman"/>
          <w:sz w:val="24"/>
          <w:szCs w:val="24"/>
        </w:rPr>
        <w:lastRenderedPageBreak/>
        <w:t>two)</w:t>
      </w:r>
      <w:r w:rsidR="00962565">
        <w:rPr>
          <w:rFonts w:ascii="Times New Roman" w:hAnsi="Times New Roman" w:cs="Times New Roman"/>
          <w:sz w:val="24"/>
          <w:szCs w:val="24"/>
        </w:rPr>
        <w:t xml:space="preserve"> and experimental block as a random effect.</w:t>
      </w:r>
      <w:r w:rsidR="006A6D70">
        <w:rPr>
          <w:rFonts w:ascii="Times New Roman" w:hAnsi="Times New Roman" w:cs="Times New Roman"/>
          <w:sz w:val="24"/>
          <w:szCs w:val="24"/>
        </w:rPr>
        <w:t xml:space="preserve"> </w:t>
      </w:r>
      <w:r w:rsidR="002D2395">
        <w:rPr>
          <w:rFonts w:ascii="Times New Roman" w:hAnsi="Times New Roman" w:cs="Times New Roman"/>
          <w:sz w:val="24"/>
          <w:szCs w:val="24"/>
        </w:rPr>
        <w:t>M</w:t>
      </w:r>
      <w:r w:rsidR="00962565" w:rsidRPr="00485FA9">
        <w:rPr>
          <w:rFonts w:ascii="Times New Roman" w:hAnsi="Times New Roman" w:cs="Times New Roman"/>
          <w:sz w:val="24"/>
          <w:szCs w:val="24"/>
        </w:rPr>
        <w:t>odel selection was</w:t>
      </w:r>
      <w:r w:rsidR="006A6D70">
        <w:rPr>
          <w:rFonts w:ascii="Times New Roman" w:hAnsi="Times New Roman" w:cs="Times New Roman"/>
          <w:sz w:val="24"/>
          <w:szCs w:val="24"/>
        </w:rPr>
        <w:t xml:space="preserve"> then</w:t>
      </w:r>
      <w:r w:rsidR="00962565" w:rsidRPr="00485FA9">
        <w:rPr>
          <w:rFonts w:ascii="Times New Roman" w:hAnsi="Times New Roman" w:cs="Times New Roman"/>
          <w:sz w:val="24"/>
          <w:szCs w:val="24"/>
        </w:rPr>
        <w:t xml:space="preserve"> performed</w:t>
      </w:r>
      <w:r w:rsidR="002D2395">
        <w:rPr>
          <w:rFonts w:ascii="Times New Roman" w:hAnsi="Times New Roman" w:cs="Times New Roman"/>
          <w:sz w:val="24"/>
          <w:szCs w:val="24"/>
        </w:rPr>
        <w:t xml:space="preserve"> for each model</w:t>
      </w:r>
      <w:r w:rsidR="00962565" w:rsidRPr="00485FA9">
        <w:rPr>
          <w:rFonts w:ascii="Times New Roman" w:hAnsi="Times New Roman" w:cs="Times New Roman"/>
          <w:sz w:val="24"/>
          <w:szCs w:val="24"/>
        </w:rPr>
        <w:t xml:space="preserve"> </w:t>
      </w:r>
      <w:r w:rsidR="00E3461B">
        <w:rPr>
          <w:rFonts w:ascii="Times New Roman" w:hAnsi="Times New Roman" w:cs="Times New Roman"/>
          <w:sz w:val="24"/>
          <w:szCs w:val="24"/>
        </w:rPr>
        <w:t>by</w:t>
      </w:r>
      <w:r w:rsidR="00F47AE2">
        <w:rPr>
          <w:rFonts w:ascii="Times New Roman" w:hAnsi="Times New Roman" w:cs="Times New Roman"/>
          <w:sz w:val="24"/>
          <w:szCs w:val="24"/>
        </w:rPr>
        <w:t xml:space="preserve"> removing terms to</w:t>
      </w:r>
      <w:r w:rsidR="00E3461B">
        <w:rPr>
          <w:rFonts w:ascii="Times New Roman" w:hAnsi="Times New Roman" w:cs="Times New Roman"/>
          <w:sz w:val="24"/>
          <w:szCs w:val="24"/>
        </w:rPr>
        <w:t xml:space="preserve"> minimis</w:t>
      </w:r>
      <w:r w:rsidR="00F47AE2">
        <w:rPr>
          <w:rFonts w:ascii="Times New Roman" w:hAnsi="Times New Roman" w:cs="Times New Roman"/>
          <w:sz w:val="24"/>
          <w:szCs w:val="24"/>
        </w:rPr>
        <w:t>e</w:t>
      </w:r>
      <w:r w:rsidR="00962565" w:rsidRPr="00485FA9">
        <w:rPr>
          <w:rFonts w:ascii="Times New Roman" w:hAnsi="Times New Roman" w:cs="Times New Roman"/>
          <w:sz w:val="24"/>
          <w:szCs w:val="24"/>
        </w:rPr>
        <w:t xml:space="preserve"> Akaike’s information criterion (AIC).</w:t>
      </w:r>
      <w:r w:rsidR="00F47AE2">
        <w:rPr>
          <w:rFonts w:ascii="Times New Roman" w:hAnsi="Times New Roman" w:cs="Times New Roman"/>
          <w:sz w:val="24"/>
          <w:szCs w:val="24"/>
        </w:rPr>
        <w:t xml:space="preserve"> </w:t>
      </w:r>
      <w:r w:rsidR="00E75202">
        <w:rPr>
          <w:rFonts w:ascii="Times New Roman" w:hAnsi="Times New Roman" w:cs="Times New Roman"/>
          <w:sz w:val="24"/>
          <w:szCs w:val="24"/>
        </w:rPr>
        <w:t>These</w:t>
      </w:r>
      <w:r w:rsidR="002D2395">
        <w:rPr>
          <w:rFonts w:ascii="Times New Roman" w:hAnsi="Times New Roman" w:cs="Times New Roman"/>
          <w:sz w:val="24"/>
          <w:szCs w:val="24"/>
        </w:rPr>
        <w:t xml:space="preserve"> models</w:t>
      </w:r>
      <w:r w:rsidR="00F47AE2">
        <w:rPr>
          <w:rFonts w:ascii="Times New Roman" w:hAnsi="Times New Roman" w:cs="Times New Roman"/>
          <w:sz w:val="24"/>
          <w:szCs w:val="24"/>
        </w:rPr>
        <w:t>,</w:t>
      </w:r>
      <w:r w:rsidR="0025381A">
        <w:rPr>
          <w:rFonts w:ascii="Times New Roman" w:hAnsi="Times New Roman" w:cs="Times New Roman"/>
          <w:sz w:val="24"/>
          <w:szCs w:val="24"/>
        </w:rPr>
        <w:t xml:space="preserve"> </w:t>
      </w:r>
      <w:r w:rsidR="00F47AE2">
        <w:rPr>
          <w:rFonts w:ascii="Times New Roman" w:hAnsi="Times New Roman" w:cs="Times New Roman"/>
          <w:sz w:val="24"/>
          <w:szCs w:val="24"/>
        </w:rPr>
        <w:t>w</w:t>
      </w:r>
      <w:r w:rsidR="0025381A">
        <w:rPr>
          <w:rFonts w:ascii="Times New Roman" w:hAnsi="Times New Roman" w:cs="Times New Roman"/>
          <w:sz w:val="24"/>
          <w:szCs w:val="24"/>
        </w:rPr>
        <w:t xml:space="preserve">hen used in </w:t>
      </w:r>
      <w:r w:rsidR="00B83832">
        <w:rPr>
          <w:rFonts w:ascii="Times New Roman" w:hAnsi="Times New Roman" w:cs="Times New Roman"/>
          <w:sz w:val="24"/>
          <w:szCs w:val="24"/>
        </w:rPr>
        <w:t>spread rate</w:t>
      </w:r>
      <w:r w:rsidR="0025381A">
        <w:rPr>
          <w:rFonts w:ascii="Times New Roman" w:hAnsi="Times New Roman" w:cs="Times New Roman"/>
          <w:sz w:val="24"/>
          <w:szCs w:val="24"/>
        </w:rPr>
        <w:t xml:space="preserve"> simulations</w:t>
      </w:r>
      <w:r w:rsidR="00F47AE2">
        <w:rPr>
          <w:rFonts w:ascii="Times New Roman" w:hAnsi="Times New Roman" w:cs="Times New Roman"/>
          <w:sz w:val="24"/>
          <w:szCs w:val="24"/>
        </w:rPr>
        <w:t>,</w:t>
      </w:r>
      <w:r w:rsidR="0025381A">
        <w:rPr>
          <w:rFonts w:ascii="Times New Roman" w:hAnsi="Times New Roman" w:cs="Times New Roman"/>
          <w:sz w:val="24"/>
          <w:szCs w:val="24"/>
        </w:rPr>
        <w:t xml:space="preserve"> had both deterministic and stochastic components; the former consisted of the model intercept and fixed effects (where applicable), and the latter of a normally distributed term with a mean of zero and standard deviation derived from model errors. </w:t>
      </w:r>
      <w:r w:rsidR="00CA267E">
        <w:rPr>
          <w:rFonts w:ascii="Times New Roman" w:hAnsi="Times New Roman" w:cs="Times New Roman"/>
          <w:sz w:val="24"/>
          <w:szCs w:val="24"/>
        </w:rPr>
        <w:t>Such</w:t>
      </w:r>
      <w:r w:rsidR="0025381A">
        <w:rPr>
          <w:rFonts w:ascii="Times New Roman" w:hAnsi="Times New Roman" w:cs="Times New Roman"/>
          <w:sz w:val="24"/>
          <w:szCs w:val="24"/>
        </w:rPr>
        <w:t xml:space="preserve"> stochastic term</w:t>
      </w:r>
      <w:r w:rsidR="00CA267E">
        <w:rPr>
          <w:rFonts w:ascii="Times New Roman" w:hAnsi="Times New Roman" w:cs="Times New Roman"/>
          <w:sz w:val="24"/>
          <w:szCs w:val="24"/>
        </w:rPr>
        <w:t>s</w:t>
      </w:r>
      <w:r w:rsidR="0025381A">
        <w:rPr>
          <w:rFonts w:ascii="Times New Roman" w:hAnsi="Times New Roman" w:cs="Times New Roman"/>
          <w:sz w:val="24"/>
          <w:szCs w:val="24"/>
        </w:rPr>
        <w:t xml:space="preserve"> allow</w:t>
      </w:r>
      <w:r w:rsidR="00F47AE2">
        <w:rPr>
          <w:rFonts w:ascii="Times New Roman" w:hAnsi="Times New Roman" w:cs="Times New Roman"/>
          <w:sz w:val="24"/>
          <w:szCs w:val="24"/>
        </w:rPr>
        <w:t>ed</w:t>
      </w:r>
      <w:r w:rsidR="0025381A">
        <w:rPr>
          <w:rFonts w:ascii="Times New Roman" w:hAnsi="Times New Roman" w:cs="Times New Roman"/>
          <w:sz w:val="24"/>
          <w:szCs w:val="24"/>
        </w:rPr>
        <w:t xml:space="preserve"> </w:t>
      </w:r>
      <w:r w:rsidR="000255A9">
        <w:rPr>
          <w:rFonts w:ascii="Times New Roman" w:hAnsi="Times New Roman" w:cs="Times New Roman"/>
          <w:sz w:val="24"/>
          <w:szCs w:val="24"/>
        </w:rPr>
        <w:t>us to</w:t>
      </w:r>
      <w:r w:rsidR="00CA267E">
        <w:rPr>
          <w:rFonts w:ascii="Times New Roman" w:hAnsi="Times New Roman" w:cs="Times New Roman"/>
          <w:sz w:val="24"/>
          <w:szCs w:val="24"/>
        </w:rPr>
        <w:t xml:space="preserve"> better</w:t>
      </w:r>
      <w:r w:rsidR="000255A9">
        <w:rPr>
          <w:rFonts w:ascii="Times New Roman" w:hAnsi="Times New Roman" w:cs="Times New Roman"/>
          <w:sz w:val="24"/>
          <w:szCs w:val="24"/>
        </w:rPr>
        <w:t xml:space="preserve"> capture</w:t>
      </w:r>
      <w:r w:rsidR="0025381A">
        <w:rPr>
          <w:rFonts w:ascii="Times New Roman" w:hAnsi="Times New Roman" w:cs="Times New Roman"/>
          <w:sz w:val="24"/>
          <w:szCs w:val="24"/>
        </w:rPr>
        <w:t xml:space="preserve"> demographic variation</w:t>
      </w:r>
      <w:r w:rsidR="000255A9">
        <w:rPr>
          <w:rFonts w:ascii="Times New Roman" w:hAnsi="Times New Roman" w:cs="Times New Roman"/>
          <w:sz w:val="24"/>
          <w:szCs w:val="24"/>
        </w:rPr>
        <w:t xml:space="preserve"> within our simulations</w:t>
      </w:r>
      <w:r w:rsidR="00CA267E">
        <w:rPr>
          <w:rFonts w:ascii="Times New Roman" w:hAnsi="Times New Roman" w:cs="Times New Roman"/>
          <w:sz w:val="24"/>
          <w:szCs w:val="24"/>
        </w:rPr>
        <w:t>.</w:t>
      </w:r>
      <w:r w:rsidR="00264E3D">
        <w:rPr>
          <w:rFonts w:ascii="Times New Roman" w:hAnsi="Times New Roman" w:cs="Times New Roman"/>
          <w:sz w:val="24"/>
          <w:szCs w:val="24"/>
        </w:rPr>
        <w:t xml:space="preserve"> </w:t>
      </w:r>
      <w:r w:rsidR="00BD6B5B">
        <w:rPr>
          <w:rFonts w:ascii="Times New Roman" w:hAnsi="Times New Roman" w:cs="Times New Roman"/>
          <w:sz w:val="24"/>
          <w:szCs w:val="24"/>
        </w:rPr>
        <w:t>P</w:t>
      </w:r>
      <w:r w:rsidR="00264E3D">
        <w:rPr>
          <w:rFonts w:ascii="Times New Roman" w:hAnsi="Times New Roman" w:cs="Times New Roman"/>
          <w:sz w:val="24"/>
          <w:szCs w:val="24"/>
        </w:rPr>
        <w:t>ost-establishment survival and bolting/flowering rates were estimated as flat rates</w:t>
      </w:r>
      <w:r w:rsidR="00F46AE3">
        <w:rPr>
          <w:rFonts w:ascii="Times New Roman" w:hAnsi="Times New Roman" w:cs="Times New Roman"/>
          <w:sz w:val="24"/>
          <w:szCs w:val="24"/>
        </w:rPr>
        <w:t xml:space="preserve"> since</w:t>
      </w:r>
      <w:r w:rsidR="00C65E07">
        <w:rPr>
          <w:rFonts w:ascii="Times New Roman" w:hAnsi="Times New Roman" w:cs="Times New Roman"/>
          <w:sz w:val="24"/>
          <w:szCs w:val="24"/>
        </w:rPr>
        <w:t xml:space="preserve"> almost all individuals survived and flowered</w:t>
      </w:r>
      <w:r w:rsidR="00F46AE3">
        <w:rPr>
          <w:rFonts w:ascii="Times New Roman" w:hAnsi="Times New Roman" w:cs="Times New Roman"/>
          <w:sz w:val="24"/>
          <w:szCs w:val="24"/>
        </w:rPr>
        <w:t>, reaching senescence at the end of the following summer</w:t>
      </w:r>
      <w:r w:rsidR="00C65E07">
        <w:rPr>
          <w:rFonts w:ascii="Times New Roman" w:hAnsi="Times New Roman" w:cs="Times New Roman"/>
          <w:sz w:val="24"/>
          <w:szCs w:val="24"/>
        </w:rPr>
        <w:t>. Other parameters such as</w:t>
      </w:r>
      <w:r w:rsidR="00264E3D">
        <w:rPr>
          <w:rFonts w:ascii="Times New Roman" w:hAnsi="Times New Roman" w:cs="Times New Roman"/>
          <w:sz w:val="24"/>
          <w:szCs w:val="24"/>
        </w:rPr>
        <w:t xml:space="preserve"> </w:t>
      </w:r>
      <w:r w:rsidR="00585BE9">
        <w:rPr>
          <w:rFonts w:ascii="Times New Roman" w:hAnsi="Times New Roman" w:cs="Times New Roman"/>
          <w:sz w:val="24"/>
          <w:szCs w:val="24"/>
        </w:rPr>
        <w:t xml:space="preserve">viable </w:t>
      </w:r>
      <w:r w:rsidR="00C65E07">
        <w:rPr>
          <w:rFonts w:ascii="Times New Roman" w:hAnsi="Times New Roman" w:cs="Times New Roman"/>
          <w:sz w:val="24"/>
          <w:szCs w:val="24"/>
        </w:rPr>
        <w:t xml:space="preserve">seed production per flower head, establishment from </w:t>
      </w:r>
      <w:r w:rsidR="00585BE9">
        <w:rPr>
          <w:rFonts w:ascii="Times New Roman" w:hAnsi="Times New Roman" w:cs="Times New Roman"/>
          <w:sz w:val="24"/>
          <w:szCs w:val="24"/>
        </w:rPr>
        <w:t>seed</w:t>
      </w:r>
      <w:r w:rsidR="00C65E07">
        <w:rPr>
          <w:rFonts w:ascii="Times New Roman" w:hAnsi="Times New Roman" w:cs="Times New Roman"/>
          <w:sz w:val="24"/>
          <w:szCs w:val="24"/>
        </w:rPr>
        <w:t xml:space="preserve">, seed survival in the seed bank, and entry into the seed bank were also modeled as flat rates, </w:t>
      </w:r>
      <w:r w:rsidR="00585BE9">
        <w:rPr>
          <w:rFonts w:ascii="Times New Roman" w:hAnsi="Times New Roman" w:cs="Times New Roman"/>
          <w:sz w:val="24"/>
          <w:szCs w:val="24"/>
        </w:rPr>
        <w:t>with most</w:t>
      </w:r>
      <w:r w:rsidR="00C65E07">
        <w:rPr>
          <w:rFonts w:ascii="Times New Roman" w:hAnsi="Times New Roman" w:cs="Times New Roman"/>
          <w:sz w:val="24"/>
          <w:szCs w:val="24"/>
        </w:rPr>
        <w:t xml:space="preserve"> expressed stochastically. </w:t>
      </w:r>
      <w:r w:rsidR="00551735">
        <w:rPr>
          <w:rFonts w:ascii="Times New Roman" w:hAnsi="Times New Roman" w:cs="Times New Roman"/>
          <w:color w:val="222222"/>
          <w:sz w:val="24"/>
          <w:szCs w:val="24"/>
          <w:shd w:val="clear" w:color="auto" w:fill="FFFFFF"/>
        </w:rPr>
        <w:t xml:space="preserve">These parameters, </w:t>
      </w:r>
      <w:r w:rsidR="00C65E07">
        <w:rPr>
          <w:rFonts w:ascii="Times New Roman" w:hAnsi="Times New Roman" w:cs="Times New Roman"/>
          <w:color w:val="222222"/>
          <w:sz w:val="24"/>
          <w:szCs w:val="24"/>
          <w:shd w:val="clear" w:color="auto" w:fill="FFFFFF"/>
        </w:rPr>
        <w:t xml:space="preserve">sourced from Zhang </w:t>
      </w:r>
      <w:r w:rsidR="00C65E07">
        <w:rPr>
          <w:rFonts w:ascii="Times New Roman" w:hAnsi="Times New Roman" w:cs="Times New Roman"/>
          <w:i/>
          <w:iCs/>
          <w:color w:val="222222"/>
          <w:sz w:val="24"/>
          <w:szCs w:val="24"/>
          <w:shd w:val="clear" w:color="auto" w:fill="FFFFFF"/>
        </w:rPr>
        <w:t>et al</w:t>
      </w:r>
      <w:r w:rsidR="00C65E07">
        <w:rPr>
          <w:rFonts w:ascii="Times New Roman" w:hAnsi="Times New Roman" w:cs="Times New Roman"/>
          <w:color w:val="222222"/>
          <w:sz w:val="24"/>
          <w:szCs w:val="24"/>
          <w:shd w:val="clear" w:color="auto" w:fill="FFFFFF"/>
        </w:rPr>
        <w:t>. (2011</w:t>
      </w:r>
      <w:r w:rsidR="00551735">
        <w:rPr>
          <w:rFonts w:ascii="Times New Roman" w:hAnsi="Times New Roman" w:cs="Times New Roman"/>
          <w:color w:val="222222"/>
          <w:sz w:val="24"/>
          <w:szCs w:val="24"/>
          <w:shd w:val="clear" w:color="auto" w:fill="FFFFFF"/>
        </w:rPr>
        <w:t>), are discussed in greater detail</w:t>
      </w:r>
      <w:r w:rsidR="00C65E07">
        <w:rPr>
          <w:rFonts w:ascii="Times New Roman" w:hAnsi="Times New Roman" w:cs="Times New Roman"/>
          <w:color w:val="222222"/>
          <w:sz w:val="24"/>
          <w:szCs w:val="24"/>
          <w:shd w:val="clear" w:color="auto" w:fill="FFFFFF"/>
        </w:rPr>
        <w:t xml:space="preserve"> in Appendix S1.</w:t>
      </w:r>
      <w:r w:rsidR="00C65E07">
        <w:rPr>
          <w:rFonts w:ascii="Times New Roman" w:hAnsi="Times New Roman" w:cs="Times New Roman"/>
          <w:sz w:val="24"/>
          <w:szCs w:val="24"/>
        </w:rPr>
        <w:t xml:space="preserve"> </w:t>
      </w:r>
    </w:p>
    <w:p w14:paraId="4567E2E7" w14:textId="2E5110AB" w:rsidR="001317F8" w:rsidRPr="004174DB" w:rsidRDefault="001317F8" w:rsidP="004C2241">
      <w:pPr>
        <w:spacing w:after="0" w:line="480" w:lineRule="auto"/>
        <w:rPr>
          <w:rFonts w:ascii="Times New Roman" w:hAnsi="Times New Roman" w:cs="Times New Roman"/>
          <w:b/>
          <w:bCs/>
          <w:i/>
          <w:iCs/>
          <w:sz w:val="24"/>
          <w:szCs w:val="24"/>
        </w:rPr>
      </w:pPr>
      <w:commentRangeStart w:id="4"/>
      <w:commentRangeStart w:id="5"/>
      <w:r w:rsidRPr="004174DB">
        <w:rPr>
          <w:rFonts w:ascii="Times New Roman" w:hAnsi="Times New Roman" w:cs="Times New Roman"/>
          <w:b/>
          <w:bCs/>
          <w:i/>
          <w:iCs/>
          <w:sz w:val="24"/>
          <w:szCs w:val="24"/>
        </w:rPr>
        <w:t>Dispersal</w:t>
      </w:r>
      <w:r w:rsidR="00CC0BE4" w:rsidRPr="004174DB">
        <w:rPr>
          <w:rFonts w:ascii="Times New Roman" w:hAnsi="Times New Roman" w:cs="Times New Roman"/>
          <w:b/>
          <w:bCs/>
          <w:i/>
          <w:iCs/>
          <w:sz w:val="24"/>
          <w:szCs w:val="24"/>
        </w:rPr>
        <w:t xml:space="preserve"> data and</w:t>
      </w:r>
      <w:r w:rsidRPr="004174DB">
        <w:rPr>
          <w:rFonts w:ascii="Times New Roman" w:hAnsi="Times New Roman" w:cs="Times New Roman"/>
          <w:b/>
          <w:bCs/>
          <w:i/>
          <w:iCs/>
          <w:sz w:val="24"/>
          <w:szCs w:val="24"/>
        </w:rPr>
        <w:t xml:space="preserve"> models</w:t>
      </w:r>
    </w:p>
    <w:p w14:paraId="3D78938E" w14:textId="7250ED74" w:rsidR="001317F8" w:rsidRPr="004174DB" w:rsidRDefault="00BC4231"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Only a proportion of seeds within each flower head were released for wind dispersal (</w:t>
      </w:r>
      <w:r w:rsidRPr="009B5233">
        <w:rPr>
          <w:rFonts w:ascii="Times New Roman" w:hAnsi="Times New Roman" w:cs="Times New Roman"/>
          <w:sz w:val="24"/>
          <w:szCs w:val="24"/>
        </w:rPr>
        <w:t xml:space="preserve">Teller </w:t>
      </w:r>
      <w:r w:rsidRPr="009B5233">
        <w:rPr>
          <w:rFonts w:ascii="Times New Roman" w:hAnsi="Times New Roman" w:cs="Times New Roman"/>
          <w:i/>
          <w:iCs/>
          <w:sz w:val="24"/>
          <w:szCs w:val="24"/>
        </w:rPr>
        <w:t>et al</w:t>
      </w:r>
      <w:r w:rsidRPr="009B5233">
        <w:rPr>
          <w:rFonts w:ascii="Times New Roman" w:hAnsi="Times New Roman" w:cs="Times New Roman"/>
          <w:sz w:val="24"/>
          <w:szCs w:val="24"/>
        </w:rPr>
        <w:t>. 2016</w:t>
      </w:r>
      <w:r>
        <w:rPr>
          <w:rFonts w:ascii="Times New Roman" w:hAnsi="Times New Roman" w:cs="Times New Roman"/>
          <w:sz w:val="24"/>
          <w:szCs w:val="24"/>
        </w:rPr>
        <w:t xml:space="preserve">); seeds not released </w:t>
      </w:r>
      <w:r w:rsidRPr="00755FFD">
        <w:rPr>
          <w:rFonts w:ascii="Times New Roman" w:hAnsi="Times New Roman" w:cs="Times New Roman"/>
          <w:sz w:val="24"/>
          <w:szCs w:val="24"/>
        </w:rPr>
        <w:t>were assumed to travel zero distance</w:t>
      </w:r>
      <w:r>
        <w:rPr>
          <w:rFonts w:ascii="Times New Roman" w:hAnsi="Times New Roman" w:cs="Times New Roman"/>
          <w:sz w:val="24"/>
          <w:szCs w:val="24"/>
        </w:rPr>
        <w:t xml:space="preserve">, </w:t>
      </w:r>
      <w:r w:rsidRPr="00755FFD">
        <w:rPr>
          <w:rFonts w:ascii="Times New Roman" w:hAnsi="Times New Roman" w:cs="Times New Roman"/>
          <w:sz w:val="24"/>
          <w:szCs w:val="24"/>
        </w:rPr>
        <w:t xml:space="preserve">representing </w:t>
      </w:r>
      <w:r w:rsidR="00574C67">
        <w:rPr>
          <w:rFonts w:ascii="Times New Roman" w:hAnsi="Times New Roman" w:cs="Times New Roman"/>
          <w:sz w:val="24"/>
          <w:szCs w:val="24"/>
        </w:rPr>
        <w:t xml:space="preserve">peduncle decay such that </w:t>
      </w:r>
      <w:r w:rsidR="00C517C3">
        <w:rPr>
          <w:rFonts w:ascii="Times New Roman" w:hAnsi="Times New Roman" w:cs="Times New Roman"/>
          <w:sz w:val="24"/>
          <w:szCs w:val="24"/>
        </w:rPr>
        <w:t xml:space="preserve">flower heads </w:t>
      </w:r>
      <w:r w:rsidR="00574C67">
        <w:rPr>
          <w:rFonts w:ascii="Times New Roman" w:hAnsi="Times New Roman" w:cs="Times New Roman"/>
          <w:sz w:val="24"/>
          <w:szCs w:val="24"/>
        </w:rPr>
        <w:t>drop to the ground</w:t>
      </w:r>
      <w:r w:rsidRPr="00755FFD">
        <w:rPr>
          <w:rFonts w:ascii="Times New Roman" w:hAnsi="Times New Roman" w:cs="Times New Roman"/>
          <w:sz w:val="24"/>
          <w:szCs w:val="24"/>
        </w:rPr>
        <w:t xml:space="preserve"> with remaining seeds intact</w:t>
      </w:r>
      <w:r>
        <w:rPr>
          <w:rFonts w:ascii="Times New Roman" w:hAnsi="Times New Roman" w:cs="Times New Roman"/>
          <w:sz w:val="24"/>
          <w:szCs w:val="24"/>
        </w:rPr>
        <w:t>.</w:t>
      </w:r>
      <w:r w:rsidRPr="004174DB">
        <w:rPr>
          <w:rFonts w:ascii="Times New Roman" w:hAnsi="Times New Roman" w:cs="Times New Roman"/>
          <w:sz w:val="24"/>
          <w:szCs w:val="24"/>
        </w:rPr>
        <w:t xml:space="preserve"> </w:t>
      </w:r>
      <w:r>
        <w:rPr>
          <w:rFonts w:ascii="Times New Roman" w:hAnsi="Times New Roman" w:cs="Times New Roman"/>
          <w:sz w:val="24"/>
          <w:szCs w:val="24"/>
        </w:rPr>
        <w:t xml:space="preserve">For the seeds that were released, </w:t>
      </w:r>
      <w:r w:rsidR="002C1AAB" w:rsidRPr="004174DB">
        <w:rPr>
          <w:rFonts w:ascii="Times New Roman" w:hAnsi="Times New Roman" w:cs="Times New Roman"/>
          <w:sz w:val="24"/>
          <w:szCs w:val="24"/>
        </w:rPr>
        <w:t>wind dispersal events were</w:t>
      </w:r>
      <w:r w:rsidR="001317F8" w:rsidRPr="004174DB">
        <w:rPr>
          <w:rFonts w:ascii="Times New Roman" w:hAnsi="Times New Roman" w:cs="Times New Roman"/>
          <w:sz w:val="24"/>
          <w:szCs w:val="24"/>
        </w:rPr>
        <w:t xml:space="preserve"> modeled using the Wald analytical long-distance dispersal (WALD) model</w:t>
      </w:r>
      <w:r w:rsidR="002C1AAB" w:rsidRPr="004174DB">
        <w:rPr>
          <w:rFonts w:ascii="Times New Roman" w:hAnsi="Times New Roman" w:cs="Times New Roman"/>
          <w:sz w:val="24"/>
          <w:szCs w:val="24"/>
        </w:rPr>
        <w:t>,</w:t>
      </w:r>
      <w:r w:rsidR="001317F8" w:rsidRPr="004174DB">
        <w:rPr>
          <w:rFonts w:ascii="Times New Roman" w:hAnsi="Times New Roman" w:cs="Times New Roman"/>
          <w:sz w:val="24"/>
          <w:szCs w:val="24"/>
        </w:rPr>
        <w:t xml:space="preserve"> </w:t>
      </w:r>
      <w:r w:rsidR="002C1AAB" w:rsidRPr="004174DB">
        <w:rPr>
          <w:rFonts w:ascii="Times New Roman" w:hAnsi="Times New Roman" w:cs="Times New Roman"/>
          <w:sz w:val="24"/>
          <w:szCs w:val="24"/>
        </w:rPr>
        <w:t>a</w:t>
      </w:r>
      <w:r w:rsidR="001317F8" w:rsidRPr="004174DB">
        <w:rPr>
          <w:rFonts w:ascii="Times New Roman" w:hAnsi="Times New Roman" w:cs="Times New Roman"/>
          <w:sz w:val="24"/>
          <w:szCs w:val="24"/>
        </w:rPr>
        <w:t xml:space="preserve"> mechanistic</w:t>
      </w:r>
      <w:r w:rsidR="002C1AAB" w:rsidRPr="004174DB">
        <w:rPr>
          <w:rFonts w:ascii="Times New Roman" w:hAnsi="Times New Roman" w:cs="Times New Roman"/>
          <w:sz w:val="24"/>
          <w:szCs w:val="24"/>
        </w:rPr>
        <w:t xml:space="preserve"> fluid dynamics</w:t>
      </w:r>
      <w:r w:rsidR="001317F8" w:rsidRPr="004174DB">
        <w:rPr>
          <w:rFonts w:ascii="Times New Roman" w:hAnsi="Times New Roman" w:cs="Times New Roman"/>
          <w:sz w:val="24"/>
          <w:szCs w:val="24"/>
        </w:rPr>
        <w:t xml:space="preserve"> model</w:t>
      </w:r>
      <w:r w:rsidR="002C1AAB" w:rsidRPr="004174DB">
        <w:rPr>
          <w:rFonts w:ascii="Times New Roman" w:hAnsi="Times New Roman" w:cs="Times New Roman"/>
          <w:sz w:val="24"/>
          <w:szCs w:val="24"/>
        </w:rPr>
        <w:t xml:space="preserve"> that uses </w:t>
      </w:r>
      <w:r w:rsidR="005F2F44">
        <w:rPr>
          <w:rFonts w:ascii="Times New Roman" w:hAnsi="Times New Roman" w:cs="Times New Roman"/>
          <w:sz w:val="24"/>
          <w:szCs w:val="24"/>
        </w:rPr>
        <w:t xml:space="preserve">various </w:t>
      </w:r>
      <w:r w:rsidR="002C1AAB" w:rsidRPr="004174DB">
        <w:rPr>
          <w:rFonts w:ascii="Times New Roman" w:hAnsi="Times New Roman" w:cs="Times New Roman"/>
          <w:sz w:val="24"/>
          <w:szCs w:val="24"/>
        </w:rPr>
        <w:t xml:space="preserve">factors such as wind speed and seed terminal velocity to quantify the </w:t>
      </w:r>
      <w:r w:rsidR="004174DB" w:rsidRPr="004174DB">
        <w:rPr>
          <w:rFonts w:ascii="Times New Roman" w:hAnsi="Times New Roman" w:cs="Times New Roman"/>
          <w:sz w:val="24"/>
          <w:szCs w:val="24"/>
        </w:rPr>
        <w:t xml:space="preserve">probability </w:t>
      </w:r>
      <w:r w:rsidR="002C1AAB" w:rsidRPr="004174DB">
        <w:rPr>
          <w:rFonts w:ascii="Times New Roman" w:hAnsi="Times New Roman" w:cs="Times New Roman"/>
          <w:sz w:val="24"/>
          <w:szCs w:val="24"/>
        </w:rPr>
        <w:t xml:space="preserve">distribution of propagule dispersal distances. Under several </w:t>
      </w:r>
      <w:r w:rsidR="004174DB" w:rsidRPr="004174DB">
        <w:rPr>
          <w:rFonts w:ascii="Times New Roman" w:hAnsi="Times New Roman" w:cs="Times New Roman"/>
          <w:sz w:val="24"/>
          <w:szCs w:val="24"/>
        </w:rPr>
        <w:t xml:space="preserve">simplifying </w:t>
      </w:r>
      <w:r w:rsidR="002C1AAB" w:rsidRPr="004174DB">
        <w:rPr>
          <w:rFonts w:ascii="Times New Roman" w:hAnsi="Times New Roman" w:cs="Times New Roman"/>
          <w:sz w:val="24"/>
          <w:szCs w:val="24"/>
        </w:rPr>
        <w:t xml:space="preserve">assumptions discussed in greater detail by Katul </w:t>
      </w:r>
      <w:r w:rsidR="002C1AAB" w:rsidRPr="004174DB">
        <w:rPr>
          <w:rFonts w:ascii="Times New Roman" w:hAnsi="Times New Roman" w:cs="Times New Roman"/>
          <w:i/>
          <w:iCs/>
          <w:sz w:val="24"/>
          <w:szCs w:val="24"/>
        </w:rPr>
        <w:t>et al</w:t>
      </w:r>
      <w:r w:rsidR="002C1AAB" w:rsidRPr="004174DB">
        <w:rPr>
          <w:rFonts w:ascii="Times New Roman" w:hAnsi="Times New Roman" w:cs="Times New Roman"/>
          <w:sz w:val="24"/>
          <w:szCs w:val="24"/>
        </w:rPr>
        <w:t xml:space="preserve">. (2005), this model </w:t>
      </w:r>
      <w:r w:rsidR="004174DB" w:rsidRPr="004174DB">
        <w:rPr>
          <w:rFonts w:ascii="Times New Roman" w:hAnsi="Times New Roman" w:cs="Times New Roman"/>
          <w:sz w:val="24"/>
          <w:szCs w:val="24"/>
        </w:rPr>
        <w:t>can be expressed as</w:t>
      </w:r>
      <w:r w:rsidR="002C1AAB" w:rsidRPr="004174DB">
        <w:rPr>
          <w:rFonts w:ascii="Times New Roman" w:hAnsi="Times New Roman" w:cs="Times New Roman"/>
          <w:sz w:val="24"/>
          <w:szCs w:val="24"/>
        </w:rPr>
        <w:t xml:space="preserve"> an inverse Gaussian dispersal kernel of the form</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4252"/>
        <w:gridCol w:w="2551"/>
      </w:tblGrid>
      <w:tr w:rsidR="008D796B" w:rsidRPr="004174DB" w14:paraId="22B32590" w14:textId="77777777" w:rsidTr="00B17AC6">
        <w:tc>
          <w:tcPr>
            <w:tcW w:w="2439" w:type="dxa"/>
          </w:tcPr>
          <w:p w14:paraId="1B53219B" w14:textId="77777777" w:rsidR="008D796B" w:rsidRPr="004174DB" w:rsidRDefault="008D796B" w:rsidP="004C2241">
            <w:pPr>
              <w:spacing w:after="120" w:line="480" w:lineRule="auto"/>
              <w:jc w:val="both"/>
              <w:rPr>
                <w:rFonts w:ascii="Times New Roman" w:eastAsiaTheme="minorEastAsia" w:hAnsi="Times New Roman" w:cs="Times New Roman"/>
                <w:sz w:val="24"/>
                <w:szCs w:val="24"/>
              </w:rPr>
            </w:pPr>
          </w:p>
        </w:tc>
        <w:tc>
          <w:tcPr>
            <w:tcW w:w="4252" w:type="dxa"/>
            <w:vAlign w:val="center"/>
          </w:tcPr>
          <w:p w14:paraId="5F3CFCB1" w14:textId="13AE9D57" w:rsidR="008D796B" w:rsidRPr="004174DB" w:rsidRDefault="008D796B" w:rsidP="004C2241">
            <w:pPr>
              <w:spacing w:after="120" w:line="48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r</m:t>
                    </m: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λ</m:t>
                                </m:r>
                              </m:e>
                              <m:sup>
                                <m:r>
                                  <w:rPr>
                                    <w:rFonts w:ascii="Cambria Math" w:hAnsi="Cambria Math" w:cs="Times New Roman"/>
                                    <w:sz w:val="24"/>
                                    <w:szCs w:val="24"/>
                                  </w:rPr>
                                  <m:t>'</m:t>
                                </m:r>
                              </m:sup>
                            </m:sSup>
                          </m:num>
                          <m:den>
                            <m:r>
                              <w:rPr>
                                <w:rFonts w:ascii="Cambria Math" w:hAnsi="Cambria Math" w:cs="Times New Roman"/>
                                <w:sz w:val="24"/>
                                <w:szCs w:val="24"/>
                              </w:rPr>
                              <m:t>2π</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3</m:t>
                                </m:r>
                              </m:sup>
                            </m:sSup>
                          </m:den>
                        </m:f>
                      </m:e>
                    </m:d>
                  </m:e>
                  <m:sup>
                    <m:r>
                      <w:rPr>
                        <w:rFonts w:ascii="Cambria Math" w:hAnsi="Cambria Math" w:cs="Times New Roman"/>
                        <w:sz w:val="24"/>
                        <w:szCs w:val="24"/>
                      </w:rPr>
                      <m:t>1/2</m:t>
                    </m:r>
                  </m:sup>
                </m:sSup>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d>
                      <m:dPr>
                        <m:begChr m:val="["/>
                        <m:endChr m:val="]"/>
                        <m:ctrlPr>
                          <w:rPr>
                            <w:rFonts w:ascii="Cambria Math" w:hAnsi="Cambria Math" w:cs="Times New Roman"/>
                            <w:i/>
                            <w:sz w:val="24"/>
                            <w:szCs w:val="24"/>
                          </w:rPr>
                        </m:ctrlPr>
                      </m:dPr>
                      <m:e>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λ</m:t>
                                </m:r>
                              </m:e>
                              <m:sup>
                                <m:r>
                                  <w:rPr>
                                    <w:rFonts w:ascii="Cambria Math" w:hAnsi="Cambria Math" w:cs="Times New Roman"/>
                                    <w:sz w:val="24"/>
                                    <w:szCs w:val="24"/>
                                  </w:rPr>
                                  <m:t>'</m:t>
                                </m:r>
                              </m:sup>
                            </m:sSup>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r-</m:t>
                                    </m:r>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e>
                                </m:d>
                              </m:e>
                              <m:sup>
                                <m:r>
                                  <w:rPr>
                                    <w:rFonts w:ascii="Cambria Math" w:hAnsi="Cambria Math" w:cs="Times New Roman"/>
                                    <w:sz w:val="24"/>
                                    <w:szCs w:val="24"/>
                                  </w:rPr>
                                  <m:t>2</m:t>
                                </m:r>
                              </m:sup>
                            </m:sSup>
                          </m:num>
                          <m:den>
                            <m:r>
                              <w:rPr>
                                <w:rFonts w:ascii="Cambria Math" w:hAnsi="Cambria Math" w:cs="Times New Roman"/>
                                <w:sz w:val="24"/>
                                <w:szCs w:val="24"/>
                              </w:rPr>
                              <m:t>2</m:t>
                            </m:r>
                            <m:sSup>
                              <m:sSupPr>
                                <m:ctrlPr>
                                  <w:rPr>
                                    <w:rFonts w:ascii="Cambria Math" w:hAnsi="Cambria Math" w:cs="Times New Roman"/>
                                    <w:i/>
                                    <w:sz w:val="24"/>
                                    <w:szCs w:val="24"/>
                                  </w:rPr>
                                </m:ctrlPr>
                              </m:sSupPr>
                              <m:e>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e>
                              <m:sup>
                                <m:r>
                                  <w:rPr>
                                    <w:rFonts w:ascii="Cambria Math" w:hAnsi="Cambria Math" w:cs="Times New Roman"/>
                                    <w:sz w:val="24"/>
                                    <w:szCs w:val="24"/>
                                  </w:rPr>
                                  <m:t>2</m:t>
                                </m:r>
                              </m:sup>
                            </m:sSup>
                            <m:r>
                              <m:rPr>
                                <m:sty m:val="p"/>
                              </m:rPr>
                              <w:rPr>
                                <w:rFonts w:ascii="Cambria Math" w:hAnsi="Cambria Math" w:cs="Times New Roman"/>
                                <w:sz w:val="24"/>
                                <w:szCs w:val="24"/>
                              </w:rPr>
                              <m:t>r</m:t>
                            </m:r>
                          </m:den>
                        </m:f>
                      </m:e>
                    </m:d>
                  </m:e>
                </m:func>
              </m:oMath>
            </m:oMathPara>
          </w:p>
        </w:tc>
        <w:tc>
          <w:tcPr>
            <w:tcW w:w="2551" w:type="dxa"/>
            <w:vAlign w:val="center"/>
          </w:tcPr>
          <w:p w14:paraId="41B6F3C8" w14:textId="6F0AF37C" w:rsidR="008D796B" w:rsidRPr="004174DB" w:rsidRDefault="008D796B" w:rsidP="004C2241">
            <w:pPr>
              <w:spacing w:after="120" w:line="480" w:lineRule="auto"/>
              <w:jc w:val="right"/>
              <w:rPr>
                <w:rFonts w:ascii="Times New Roman" w:eastAsiaTheme="minorEastAsia" w:hAnsi="Times New Roman" w:cs="Times New Roman"/>
                <w:sz w:val="24"/>
                <w:szCs w:val="24"/>
              </w:rPr>
            </w:pPr>
            <w:r w:rsidRPr="004174DB">
              <w:rPr>
                <w:rFonts w:ascii="Times New Roman" w:eastAsiaTheme="minorEastAsia" w:hAnsi="Times New Roman" w:cs="Times New Roman"/>
                <w:sz w:val="24"/>
                <w:szCs w:val="24"/>
              </w:rPr>
              <w:t>[1]</w:t>
            </w:r>
          </w:p>
        </w:tc>
      </w:tr>
    </w:tbl>
    <w:p w14:paraId="7D732591" w14:textId="4C01A767" w:rsidR="001317F8" w:rsidRPr="004174DB" w:rsidRDefault="001317F8" w:rsidP="004C2241">
      <w:pPr>
        <w:spacing w:after="0" w:line="480" w:lineRule="auto"/>
        <w:rPr>
          <w:rFonts w:ascii="Times New Roman" w:eastAsiaTheme="minorEastAsia" w:hAnsi="Times New Roman" w:cs="Times New Roman"/>
          <w:sz w:val="24"/>
          <w:szCs w:val="24"/>
        </w:rPr>
      </w:pPr>
      <w:r w:rsidRPr="004174DB">
        <w:rPr>
          <w:rFonts w:ascii="Times New Roman" w:eastAsiaTheme="minorEastAsia" w:hAnsi="Times New Roman" w:cs="Times New Roman"/>
          <w:sz w:val="24"/>
          <w:szCs w:val="24"/>
        </w:rPr>
        <w:lastRenderedPageBreak/>
        <w:t xml:space="preserve">where </w:t>
      </w:r>
      <m:oMath>
        <m:r>
          <w:rPr>
            <w:rFonts w:ascii="Cambria Math" w:eastAsiaTheme="minorEastAsia" w:hAnsi="Cambria Math" w:cs="Times New Roman"/>
            <w:sz w:val="24"/>
            <w:szCs w:val="24"/>
          </w:rPr>
          <m:t>r</m:t>
        </m:r>
      </m:oMath>
      <w:r w:rsidRPr="004174DB">
        <w:rPr>
          <w:rFonts w:ascii="Times New Roman" w:eastAsiaTheme="minorEastAsia" w:hAnsi="Times New Roman" w:cs="Times New Roman"/>
          <w:sz w:val="24"/>
          <w:szCs w:val="24"/>
        </w:rPr>
        <w:t xml:space="preserve"> denotes distance</w:t>
      </w:r>
      <w:r w:rsidR="002C1AAB" w:rsidRPr="004174DB">
        <w:rPr>
          <w:rFonts w:ascii="Times New Roman" w:eastAsiaTheme="minorEastAsia" w:hAnsi="Times New Roman" w:cs="Times New Roman"/>
          <w:sz w:val="24"/>
          <w:szCs w:val="24"/>
        </w:rPr>
        <w:t xml:space="preserve"> from the point of seed release</w:t>
      </w:r>
      <w:r w:rsidRPr="004174DB">
        <w:rPr>
          <w:rFonts w:ascii="Times New Roman" w:eastAsiaTheme="minorEastAsia" w:hAnsi="Times New Roman" w:cs="Times New Roman"/>
          <w:sz w:val="24"/>
          <w:szCs w:val="24"/>
        </w:rPr>
        <w:t xml:space="preserve">. The </w:t>
      </w:r>
      <w:r w:rsidR="002C1AAB" w:rsidRPr="004174DB">
        <w:rPr>
          <w:rFonts w:ascii="Times New Roman" w:eastAsiaTheme="minorEastAsia" w:hAnsi="Times New Roman" w:cs="Times New Roman"/>
          <w:sz w:val="24"/>
          <w:szCs w:val="24"/>
        </w:rPr>
        <w:t>quantity</w:t>
      </w:r>
      <w:r w:rsidRPr="004174DB">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(H/σ)</m:t>
            </m:r>
          </m:e>
          <m:sup>
            <m:r>
              <w:rPr>
                <w:rFonts w:ascii="Cambria Math" w:eastAsiaTheme="minorEastAsia" w:hAnsi="Cambria Math" w:cs="Times New Roman"/>
                <w:sz w:val="24"/>
                <w:szCs w:val="24"/>
              </w:rPr>
              <m:t>2</m:t>
            </m:r>
          </m:sup>
        </m:sSup>
      </m:oMath>
      <w:r w:rsidRPr="004174DB">
        <w:rPr>
          <w:rFonts w:ascii="Times New Roman" w:eastAsiaTheme="minorEastAsia" w:hAnsi="Times New Roman" w:cs="Times New Roman"/>
          <w:sz w:val="24"/>
          <w:szCs w:val="24"/>
        </w:rPr>
        <w:t xml:space="preserve"> </w:t>
      </w:r>
      <w:r w:rsidR="002C1AAB" w:rsidRPr="004174DB">
        <w:rPr>
          <w:rFonts w:ascii="Times New Roman" w:eastAsiaTheme="minorEastAsia" w:hAnsi="Times New Roman" w:cs="Times New Roman"/>
          <w:sz w:val="24"/>
          <w:szCs w:val="24"/>
        </w:rPr>
        <w:t xml:space="preserve">represents a location parameter while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μ</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=HU/F</m:t>
        </m:r>
      </m:oMath>
      <w:r w:rsidRPr="004174DB">
        <w:rPr>
          <w:rFonts w:ascii="Times New Roman" w:eastAsiaTheme="minorEastAsia" w:hAnsi="Times New Roman" w:cs="Times New Roman"/>
          <w:sz w:val="24"/>
          <w:szCs w:val="24"/>
        </w:rPr>
        <w:t xml:space="preserve"> </w:t>
      </w:r>
      <w:r w:rsidR="002C1AAB" w:rsidRPr="004174DB">
        <w:rPr>
          <w:rFonts w:ascii="Times New Roman" w:eastAsiaTheme="minorEastAsia" w:hAnsi="Times New Roman" w:cs="Times New Roman"/>
          <w:sz w:val="24"/>
          <w:szCs w:val="24"/>
        </w:rPr>
        <w:t>represents a scale parameter</w:t>
      </w:r>
      <w:r w:rsidR="00E6288D">
        <w:rPr>
          <w:rFonts w:ascii="Times New Roman" w:eastAsiaTheme="minorEastAsia" w:hAnsi="Times New Roman" w:cs="Times New Roman"/>
          <w:sz w:val="24"/>
          <w:szCs w:val="24"/>
        </w:rPr>
        <w:t>,</w:t>
      </w:r>
      <w:r w:rsidR="002C1AAB" w:rsidRPr="004174DB">
        <w:rPr>
          <w:rFonts w:ascii="Times New Roman" w:eastAsiaTheme="minorEastAsia" w:hAnsi="Times New Roman" w:cs="Times New Roman"/>
          <w:sz w:val="24"/>
          <w:szCs w:val="24"/>
        </w:rPr>
        <w:t xml:space="preserve"> calculated using</w:t>
      </w:r>
      <w:r w:rsidRPr="004174DB">
        <w:rPr>
          <w:rFonts w:ascii="Times New Roman" w:eastAsiaTheme="minorEastAsia" w:hAnsi="Times New Roman" w:cs="Times New Roman"/>
          <w:sz w:val="24"/>
          <w:szCs w:val="24"/>
        </w:rPr>
        <w:t xml:space="preserve"> functions of seed</w:t>
      </w:r>
      <w:r w:rsidR="002C1AAB" w:rsidRPr="004174DB">
        <w:rPr>
          <w:rFonts w:ascii="Times New Roman" w:eastAsiaTheme="minorEastAsia" w:hAnsi="Times New Roman" w:cs="Times New Roman"/>
          <w:sz w:val="24"/>
          <w:szCs w:val="24"/>
        </w:rPr>
        <w:t xml:space="preserve"> terminal velocity </w:t>
      </w:r>
      <m:oMath>
        <m:r>
          <w:rPr>
            <w:rFonts w:ascii="Cambria Math" w:eastAsiaTheme="minorEastAsia" w:hAnsi="Cambria Math" w:cs="Times New Roman"/>
            <w:sz w:val="24"/>
            <w:szCs w:val="24"/>
          </w:rPr>
          <m:t>F</m:t>
        </m:r>
      </m:oMath>
      <w:r w:rsidR="002C1AAB" w:rsidRPr="004174DB">
        <w:rPr>
          <w:rFonts w:ascii="Times New Roman" w:eastAsiaTheme="minorEastAsia" w:hAnsi="Times New Roman" w:cs="Times New Roman"/>
          <w:sz w:val="24"/>
          <w:szCs w:val="24"/>
        </w:rPr>
        <w:t xml:space="preserve"> and release height </w:t>
      </w:r>
      <m:oMath>
        <m:r>
          <w:rPr>
            <w:rFonts w:ascii="Cambria Math" w:eastAsiaTheme="minorEastAsia" w:hAnsi="Cambria Math" w:cs="Times New Roman"/>
            <w:sz w:val="24"/>
            <w:szCs w:val="24"/>
          </w:rPr>
          <m:t>H</m:t>
        </m:r>
      </m:oMath>
      <w:r w:rsidR="002C1AAB" w:rsidRPr="004174DB">
        <w:rPr>
          <w:rFonts w:ascii="Times New Roman" w:eastAsiaTheme="minorEastAsia" w:hAnsi="Times New Roman" w:cs="Times New Roman"/>
          <w:sz w:val="24"/>
          <w:szCs w:val="24"/>
        </w:rPr>
        <w:t>,</w:t>
      </w:r>
      <w:r w:rsidRPr="004174DB">
        <w:rPr>
          <w:rFonts w:ascii="Times New Roman" w:eastAsiaTheme="minorEastAsia" w:hAnsi="Times New Roman" w:cs="Times New Roman"/>
          <w:sz w:val="24"/>
          <w:szCs w:val="24"/>
        </w:rPr>
        <w:t xml:space="preserve"> wind speed </w:t>
      </w:r>
      <m:oMath>
        <m:r>
          <w:rPr>
            <w:rFonts w:ascii="Cambria Math" w:eastAsiaTheme="minorEastAsia" w:hAnsi="Cambria Math" w:cs="Times New Roman"/>
            <w:sz w:val="24"/>
            <w:szCs w:val="24"/>
          </w:rPr>
          <m:t>U</m:t>
        </m:r>
      </m:oMath>
      <w:r w:rsidRPr="004174DB">
        <w:rPr>
          <w:rFonts w:ascii="Times New Roman" w:eastAsiaTheme="minorEastAsia" w:hAnsi="Times New Roman" w:cs="Times New Roman"/>
          <w:sz w:val="24"/>
          <w:szCs w:val="24"/>
        </w:rPr>
        <w:t xml:space="preserve">, and turbulent flow parameter </w:t>
      </w:r>
      <m:oMath>
        <m:r>
          <w:rPr>
            <w:rFonts w:ascii="Cambria Math" w:eastAsiaTheme="minorEastAsia" w:hAnsi="Cambria Math" w:cs="Times New Roman"/>
            <w:sz w:val="24"/>
            <w:szCs w:val="24"/>
          </w:rPr>
          <m:t>σ</m:t>
        </m:r>
      </m:oMath>
      <w:r w:rsidRPr="004174DB">
        <w:rPr>
          <w:rFonts w:ascii="Times New Roman" w:eastAsiaTheme="minorEastAsia" w:hAnsi="Times New Roman" w:cs="Times New Roman"/>
          <w:sz w:val="24"/>
          <w:szCs w:val="24"/>
        </w:rPr>
        <w:t>.</w:t>
      </w:r>
      <w:r w:rsidR="002C1AAB" w:rsidRPr="004174DB">
        <w:rPr>
          <w:rFonts w:ascii="Times New Roman" w:eastAsiaTheme="minorEastAsia" w:hAnsi="Times New Roman" w:cs="Times New Roman"/>
          <w:sz w:val="24"/>
          <w:szCs w:val="24"/>
        </w:rPr>
        <w:t xml:space="preserve"> </w:t>
      </w:r>
      <w:r w:rsidR="0093143D" w:rsidRPr="004174DB">
        <w:rPr>
          <w:rFonts w:ascii="Times New Roman" w:eastAsiaTheme="minorEastAsia" w:hAnsi="Times New Roman" w:cs="Times New Roman"/>
          <w:sz w:val="24"/>
          <w:szCs w:val="24"/>
        </w:rPr>
        <w:t>Additional</w:t>
      </w:r>
      <w:r w:rsidR="002C1AAB" w:rsidRPr="004174DB">
        <w:rPr>
          <w:rFonts w:ascii="Times New Roman" w:eastAsiaTheme="minorEastAsia" w:hAnsi="Times New Roman" w:cs="Times New Roman"/>
          <w:sz w:val="24"/>
          <w:szCs w:val="24"/>
        </w:rPr>
        <w:t xml:space="preserve"> information on </w:t>
      </w:r>
      <w:r w:rsidR="0093143D" w:rsidRPr="004174DB">
        <w:rPr>
          <w:rFonts w:ascii="Times New Roman" w:eastAsiaTheme="minorEastAsia" w:hAnsi="Times New Roman" w:cs="Times New Roman"/>
          <w:sz w:val="24"/>
          <w:szCs w:val="24"/>
        </w:rPr>
        <w:t xml:space="preserve">how the WALD model can be used in </w:t>
      </w:r>
      <w:r w:rsidR="0093143D" w:rsidRPr="004174DB">
        <w:rPr>
          <w:rFonts w:ascii="Times New Roman" w:eastAsiaTheme="minorEastAsia" w:hAnsi="Times New Roman" w:cs="Times New Roman"/>
          <w:i/>
          <w:iCs/>
          <w:sz w:val="24"/>
          <w:szCs w:val="24"/>
        </w:rPr>
        <w:t>C. nutans</w:t>
      </w:r>
      <w:r w:rsidR="00514E10" w:rsidRPr="004174DB">
        <w:rPr>
          <w:rFonts w:ascii="Times New Roman" w:eastAsiaTheme="minorEastAsia" w:hAnsi="Times New Roman" w:cs="Times New Roman"/>
          <w:i/>
          <w:iCs/>
          <w:sz w:val="24"/>
          <w:szCs w:val="24"/>
        </w:rPr>
        <w:t xml:space="preserve">, </w:t>
      </w:r>
      <w:r w:rsidR="0093143D" w:rsidRPr="004174DB">
        <w:rPr>
          <w:rFonts w:ascii="Times New Roman" w:eastAsiaTheme="minorEastAsia" w:hAnsi="Times New Roman" w:cs="Times New Roman"/>
          <w:sz w:val="24"/>
          <w:szCs w:val="24"/>
        </w:rPr>
        <w:t xml:space="preserve">as well as necessary corrections for wind speed at different </w:t>
      </w:r>
      <w:r w:rsidR="00F4185A">
        <w:rPr>
          <w:rFonts w:ascii="Times New Roman" w:eastAsiaTheme="minorEastAsia" w:hAnsi="Times New Roman" w:cs="Times New Roman"/>
          <w:sz w:val="24"/>
          <w:szCs w:val="24"/>
        </w:rPr>
        <w:t xml:space="preserve">seed </w:t>
      </w:r>
      <w:r w:rsidR="0093143D" w:rsidRPr="004174DB">
        <w:rPr>
          <w:rFonts w:ascii="Times New Roman" w:eastAsiaTheme="minorEastAsia" w:hAnsi="Times New Roman" w:cs="Times New Roman"/>
          <w:sz w:val="24"/>
          <w:szCs w:val="24"/>
        </w:rPr>
        <w:t>release heights, can be found in</w:t>
      </w:r>
      <w:r w:rsidR="00CD7071" w:rsidRPr="004174DB">
        <w:rPr>
          <w:rFonts w:ascii="Times New Roman" w:eastAsiaTheme="minorEastAsia" w:hAnsi="Times New Roman" w:cs="Times New Roman"/>
          <w:sz w:val="24"/>
          <w:szCs w:val="24"/>
        </w:rPr>
        <w:t xml:space="preserve"> </w:t>
      </w:r>
      <w:r w:rsidR="00D4686A">
        <w:rPr>
          <w:rFonts w:ascii="Times New Roman" w:eastAsiaTheme="minorEastAsia" w:hAnsi="Times New Roman" w:cs="Times New Roman"/>
          <w:sz w:val="24"/>
          <w:szCs w:val="24"/>
        </w:rPr>
        <w:t>prior</w:t>
      </w:r>
      <w:r w:rsidR="00CD7071" w:rsidRPr="004174DB">
        <w:rPr>
          <w:rFonts w:ascii="Times New Roman" w:eastAsiaTheme="minorEastAsia" w:hAnsi="Times New Roman" w:cs="Times New Roman"/>
          <w:sz w:val="24"/>
          <w:szCs w:val="24"/>
        </w:rPr>
        <w:t xml:space="preserve"> publications (e.g. Skarpaas and Shea 2007</w:t>
      </w:r>
      <w:r w:rsidR="00BC24F3">
        <w:rPr>
          <w:rFonts w:ascii="Times New Roman" w:eastAsiaTheme="minorEastAsia" w:hAnsi="Times New Roman" w:cs="Times New Roman"/>
          <w:sz w:val="24"/>
          <w:szCs w:val="24"/>
        </w:rPr>
        <w:t xml:space="preserve">, </w:t>
      </w:r>
      <w:r w:rsidR="00E6288D">
        <w:rPr>
          <w:rFonts w:ascii="Times New Roman" w:eastAsiaTheme="minorEastAsia" w:hAnsi="Times New Roman" w:cs="Times New Roman"/>
          <w:sz w:val="24"/>
          <w:szCs w:val="24"/>
        </w:rPr>
        <w:t xml:space="preserve">Skarpaas </w:t>
      </w:r>
      <w:r w:rsidR="00E6288D">
        <w:rPr>
          <w:rFonts w:ascii="Times New Roman" w:eastAsiaTheme="minorEastAsia" w:hAnsi="Times New Roman" w:cs="Times New Roman"/>
          <w:i/>
          <w:iCs/>
          <w:sz w:val="24"/>
          <w:szCs w:val="24"/>
        </w:rPr>
        <w:t>et al</w:t>
      </w:r>
      <w:r w:rsidR="00E6288D">
        <w:rPr>
          <w:rFonts w:ascii="Times New Roman" w:eastAsiaTheme="minorEastAsia" w:hAnsi="Times New Roman" w:cs="Times New Roman"/>
          <w:sz w:val="24"/>
          <w:szCs w:val="24"/>
        </w:rPr>
        <w:t>. 2011</w:t>
      </w:r>
      <w:r w:rsidR="00BC24F3">
        <w:rPr>
          <w:rFonts w:ascii="Times New Roman" w:eastAsiaTheme="minorEastAsia" w:hAnsi="Times New Roman" w:cs="Times New Roman"/>
          <w:sz w:val="24"/>
          <w:szCs w:val="24"/>
        </w:rPr>
        <w:t>,</w:t>
      </w:r>
      <w:r w:rsidR="00CD7071" w:rsidRPr="004174DB">
        <w:rPr>
          <w:rFonts w:ascii="Times New Roman" w:eastAsiaTheme="minorEastAsia" w:hAnsi="Times New Roman" w:cs="Times New Roman"/>
          <w:sz w:val="24"/>
          <w:szCs w:val="24"/>
        </w:rPr>
        <w:t xml:space="preserve"> Drees and Shea 2024b).</w:t>
      </w:r>
      <w:r w:rsidR="00D4686A">
        <w:rPr>
          <w:rFonts w:ascii="Times New Roman" w:eastAsiaTheme="minorEastAsia" w:hAnsi="Times New Roman" w:cs="Times New Roman"/>
          <w:sz w:val="24"/>
          <w:szCs w:val="24"/>
        </w:rPr>
        <w:t xml:space="preserve"> </w:t>
      </w:r>
    </w:p>
    <w:p w14:paraId="7EC2E7E5" w14:textId="152659F9" w:rsidR="001317F8" w:rsidRPr="009A0457" w:rsidRDefault="0093143D" w:rsidP="004C2241">
      <w:pPr>
        <w:spacing w:after="0" w:line="480" w:lineRule="auto"/>
        <w:ind w:firstLine="284"/>
        <w:rPr>
          <w:rFonts w:ascii="Times New Roman" w:eastAsiaTheme="minorEastAsia" w:hAnsi="Times New Roman" w:cs="Times New Roman"/>
          <w:sz w:val="24"/>
          <w:szCs w:val="24"/>
        </w:rPr>
      </w:pPr>
      <w:r w:rsidRPr="009A0457">
        <w:rPr>
          <w:rFonts w:ascii="Times New Roman" w:eastAsiaTheme="minorEastAsia" w:hAnsi="Times New Roman" w:cs="Times New Roman"/>
          <w:sz w:val="24"/>
          <w:szCs w:val="24"/>
        </w:rPr>
        <w:t xml:space="preserve">Given the WALD model is typically evaluated using mean wind speed and terminal velocity, it may not capture the full range of possible dispersal distances in instances where variation in these parameters is </w:t>
      </w:r>
      <w:r w:rsidR="00592633">
        <w:rPr>
          <w:rFonts w:ascii="Times New Roman" w:eastAsiaTheme="minorEastAsia" w:hAnsi="Times New Roman" w:cs="Times New Roman"/>
          <w:sz w:val="24"/>
          <w:szCs w:val="24"/>
        </w:rPr>
        <w:t>substantial</w:t>
      </w:r>
      <w:r w:rsidRPr="009A0457">
        <w:rPr>
          <w:rFonts w:ascii="Times New Roman" w:eastAsiaTheme="minorEastAsia" w:hAnsi="Times New Roman" w:cs="Times New Roman"/>
          <w:sz w:val="24"/>
          <w:szCs w:val="24"/>
        </w:rPr>
        <w:t xml:space="preserve">. </w:t>
      </w:r>
      <w:r w:rsidR="009A0457">
        <w:rPr>
          <w:rFonts w:ascii="Times New Roman" w:eastAsiaTheme="minorEastAsia" w:hAnsi="Times New Roman" w:cs="Times New Roman"/>
          <w:sz w:val="24"/>
          <w:szCs w:val="24"/>
        </w:rPr>
        <w:t>As such,</w:t>
      </w:r>
      <w:r w:rsidRPr="009A0457">
        <w:rPr>
          <w:rFonts w:ascii="Times New Roman" w:eastAsiaTheme="minorEastAsia" w:hAnsi="Times New Roman" w:cs="Times New Roman"/>
          <w:sz w:val="24"/>
          <w:szCs w:val="24"/>
        </w:rPr>
        <w:t xml:space="preserve"> </w:t>
      </w:r>
      <w:r w:rsidR="009A0457">
        <w:rPr>
          <w:rFonts w:ascii="Times New Roman" w:eastAsiaTheme="minorEastAsia" w:hAnsi="Times New Roman" w:cs="Times New Roman"/>
          <w:sz w:val="24"/>
          <w:szCs w:val="24"/>
        </w:rPr>
        <w:t>we design</w:t>
      </w:r>
      <w:r w:rsidR="002F2DE7">
        <w:rPr>
          <w:rFonts w:ascii="Times New Roman" w:eastAsiaTheme="minorEastAsia" w:hAnsi="Times New Roman" w:cs="Times New Roman"/>
          <w:sz w:val="24"/>
          <w:szCs w:val="24"/>
        </w:rPr>
        <w:t>ed</w:t>
      </w:r>
      <w:r w:rsidR="009A0457">
        <w:rPr>
          <w:rFonts w:ascii="Times New Roman" w:eastAsiaTheme="minorEastAsia" w:hAnsi="Times New Roman" w:cs="Times New Roman"/>
          <w:sz w:val="24"/>
          <w:szCs w:val="24"/>
        </w:rPr>
        <w:t xml:space="preserve"> our</w:t>
      </w:r>
      <w:r w:rsidR="00C44915">
        <w:rPr>
          <w:rFonts w:ascii="Times New Roman" w:eastAsiaTheme="minorEastAsia" w:hAnsi="Times New Roman" w:cs="Times New Roman"/>
          <w:sz w:val="24"/>
          <w:szCs w:val="24"/>
        </w:rPr>
        <w:t xml:space="preserve"> dispersal</w:t>
      </w:r>
      <w:r w:rsidR="009A0457">
        <w:rPr>
          <w:rFonts w:ascii="Times New Roman" w:eastAsiaTheme="minorEastAsia" w:hAnsi="Times New Roman" w:cs="Times New Roman"/>
          <w:sz w:val="24"/>
          <w:szCs w:val="24"/>
        </w:rPr>
        <w:t xml:space="preserve"> models to capture variation</w:t>
      </w:r>
      <w:r w:rsidRPr="009A0457">
        <w:rPr>
          <w:rFonts w:ascii="Times New Roman" w:eastAsiaTheme="minorEastAsia" w:hAnsi="Times New Roman" w:cs="Times New Roman"/>
          <w:sz w:val="24"/>
          <w:szCs w:val="24"/>
        </w:rPr>
        <w:t xml:space="preserve"> </w:t>
      </w:r>
      <w:r w:rsidR="009A0457">
        <w:rPr>
          <w:rFonts w:ascii="Times New Roman" w:eastAsiaTheme="minorEastAsia" w:hAnsi="Times New Roman" w:cs="Times New Roman"/>
          <w:sz w:val="24"/>
          <w:szCs w:val="24"/>
        </w:rPr>
        <w:t>in</w:t>
      </w:r>
      <w:r w:rsidRPr="009A0457">
        <w:rPr>
          <w:rFonts w:ascii="Times New Roman" w:eastAsiaTheme="minorEastAsia" w:hAnsi="Times New Roman" w:cs="Times New Roman"/>
          <w:sz w:val="24"/>
          <w:szCs w:val="24"/>
        </w:rPr>
        <w:t xml:space="preserve"> wind speeds</w:t>
      </w:r>
      <w:r w:rsidR="00C44915">
        <w:rPr>
          <w:rFonts w:ascii="Times New Roman" w:eastAsiaTheme="minorEastAsia" w:hAnsi="Times New Roman" w:cs="Times New Roman"/>
          <w:sz w:val="24"/>
          <w:szCs w:val="24"/>
        </w:rPr>
        <w:t xml:space="preserve"> and</w:t>
      </w:r>
      <w:r w:rsidRPr="009A0457">
        <w:rPr>
          <w:rFonts w:ascii="Times New Roman" w:eastAsiaTheme="minorEastAsia" w:hAnsi="Times New Roman" w:cs="Times New Roman"/>
          <w:sz w:val="24"/>
          <w:szCs w:val="24"/>
        </w:rPr>
        <w:t xml:space="preserve"> seed terminal velocities</w:t>
      </w:r>
      <w:r w:rsidR="00C44915">
        <w:rPr>
          <w:rFonts w:ascii="Times New Roman" w:eastAsiaTheme="minorEastAsia" w:hAnsi="Times New Roman" w:cs="Times New Roman"/>
          <w:sz w:val="24"/>
          <w:szCs w:val="24"/>
        </w:rPr>
        <w:t xml:space="preserve"> </w:t>
      </w:r>
      <w:r w:rsidR="00440464">
        <w:rPr>
          <w:rFonts w:ascii="Times New Roman" w:eastAsiaTheme="minorEastAsia" w:hAnsi="Times New Roman" w:cs="Times New Roman"/>
          <w:sz w:val="24"/>
          <w:szCs w:val="24"/>
        </w:rPr>
        <w:t>so</w:t>
      </w:r>
      <w:r w:rsidR="00C44915">
        <w:rPr>
          <w:rFonts w:ascii="Times New Roman" w:eastAsiaTheme="minorEastAsia" w:hAnsi="Times New Roman" w:cs="Times New Roman"/>
          <w:sz w:val="24"/>
          <w:szCs w:val="24"/>
        </w:rPr>
        <w:t xml:space="preserve"> that for a given seed release height</w:t>
      </w:r>
      <w:r w:rsidR="009A0457">
        <w:rPr>
          <w:rFonts w:ascii="Times New Roman" w:eastAsiaTheme="minorEastAsia" w:hAnsi="Times New Roman" w:cs="Times New Roman"/>
          <w:sz w:val="24"/>
          <w:szCs w:val="24"/>
        </w:rPr>
        <w:t xml:space="preserve">, the distribution </w:t>
      </w:r>
      <w:r w:rsidR="00D4686A">
        <w:rPr>
          <w:rFonts w:ascii="Times New Roman" w:eastAsiaTheme="minorEastAsia" w:hAnsi="Times New Roman" w:cs="Times New Roman"/>
          <w:sz w:val="24"/>
          <w:szCs w:val="24"/>
        </w:rPr>
        <w:t xml:space="preserve">of </w:t>
      </w:r>
      <w:r w:rsidR="0039091F">
        <w:rPr>
          <w:rFonts w:ascii="Times New Roman" w:eastAsiaTheme="minorEastAsia" w:hAnsi="Times New Roman" w:cs="Times New Roman"/>
          <w:sz w:val="24"/>
          <w:szCs w:val="24"/>
        </w:rPr>
        <w:t xml:space="preserve">wind-driven </w:t>
      </w:r>
      <w:r w:rsidR="009A0457">
        <w:rPr>
          <w:rFonts w:ascii="Times New Roman" w:eastAsiaTheme="minorEastAsia" w:hAnsi="Times New Roman" w:cs="Times New Roman"/>
          <w:sz w:val="24"/>
          <w:szCs w:val="24"/>
        </w:rPr>
        <w:t>dispersal distances can be expressed</w:t>
      </w:r>
      <w:r w:rsidRPr="009A0457">
        <w:rPr>
          <w:rFonts w:ascii="Times New Roman" w:eastAsiaTheme="minorEastAsia" w:hAnsi="Times New Roman" w:cs="Times New Roman"/>
          <w:sz w:val="24"/>
          <w:szCs w:val="24"/>
        </w:rPr>
        <w:t xml:space="preserve"> </w:t>
      </w:r>
      <w:r w:rsidR="009A0457">
        <w:rPr>
          <w:rFonts w:ascii="Times New Roman" w:eastAsiaTheme="minorEastAsia" w:hAnsi="Times New Roman" w:cs="Times New Roman"/>
          <w:sz w:val="24"/>
          <w:szCs w:val="24"/>
        </w:rPr>
        <w:t>using the kernel</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8"/>
        <w:gridCol w:w="5367"/>
        <w:gridCol w:w="2057"/>
      </w:tblGrid>
      <w:tr w:rsidR="008D796B" w:rsidRPr="009A0457" w14:paraId="01CBE8B5" w14:textId="77777777" w:rsidTr="00B17AC6">
        <w:tc>
          <w:tcPr>
            <w:tcW w:w="1843" w:type="dxa"/>
          </w:tcPr>
          <w:p w14:paraId="1302B4DB" w14:textId="77777777" w:rsidR="008D796B" w:rsidRPr="009A0457" w:rsidRDefault="008D796B" w:rsidP="004C2241">
            <w:pPr>
              <w:spacing w:line="480" w:lineRule="auto"/>
              <w:jc w:val="both"/>
              <w:rPr>
                <w:rFonts w:ascii="Times New Roman" w:eastAsiaTheme="minorEastAsia" w:hAnsi="Times New Roman" w:cs="Times New Roman"/>
                <w:sz w:val="24"/>
                <w:szCs w:val="24"/>
              </w:rPr>
            </w:pPr>
          </w:p>
        </w:tc>
        <w:tc>
          <w:tcPr>
            <w:tcW w:w="5387" w:type="dxa"/>
            <w:vAlign w:val="center"/>
          </w:tcPr>
          <w:p w14:paraId="69E0FFCF" w14:textId="12F53151" w:rsidR="008D796B" w:rsidRPr="009A0457" w:rsidRDefault="008D796B" w:rsidP="004C2241">
            <w:pPr>
              <w:spacing w:line="48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K</m:t>
                </m:r>
                <m:d>
                  <m:dPr>
                    <m:ctrlPr>
                      <w:rPr>
                        <w:rFonts w:ascii="Cambria Math" w:hAnsi="Cambria Math" w:cs="Times New Roman"/>
                        <w:i/>
                        <w:sz w:val="24"/>
                        <w:szCs w:val="24"/>
                      </w:rPr>
                    </m:ctrlPr>
                  </m:dPr>
                  <m:e>
                    <m:r>
                      <w:rPr>
                        <w:rFonts w:ascii="Cambria Math" w:hAnsi="Cambria Math" w:cs="Times New Roman"/>
                        <w:sz w:val="24"/>
                        <w:szCs w:val="24"/>
                      </w:rPr>
                      <m:t>r</m:t>
                    </m:r>
                  </m:e>
                </m:d>
                <m:r>
                  <w:rPr>
                    <w:rFonts w:ascii="Cambria Math" w:hAnsi="Cambria Math" w:cs="Times New Roman"/>
                    <w:sz w:val="24"/>
                    <w:szCs w:val="24"/>
                  </w:rPr>
                  <m:t>=</m:t>
                </m:r>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F</m:t>
                        </m:r>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U</m:t>
                        </m:r>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r,F,U</m:t>
                        </m:r>
                      </m:e>
                    </m:d>
                    <m:r>
                      <w:rPr>
                        <w:rFonts w:ascii="Cambria Math" w:hAnsi="Cambria Math" w:cs="Times New Roman"/>
                        <w:sz w:val="24"/>
                        <w:szCs w:val="24"/>
                      </w:rPr>
                      <m:t xml:space="preserve"> dFdU</m:t>
                    </m:r>
                  </m:e>
                </m:nary>
              </m:oMath>
            </m:oMathPara>
          </w:p>
        </w:tc>
        <w:tc>
          <w:tcPr>
            <w:tcW w:w="2073" w:type="dxa"/>
            <w:vAlign w:val="center"/>
          </w:tcPr>
          <w:p w14:paraId="77C2A8A0" w14:textId="2FA4E3B9" w:rsidR="008D796B" w:rsidRPr="009A0457" w:rsidRDefault="008D796B" w:rsidP="004C2241">
            <w:pPr>
              <w:spacing w:line="480" w:lineRule="auto"/>
              <w:jc w:val="right"/>
              <w:rPr>
                <w:rFonts w:ascii="Times New Roman" w:eastAsiaTheme="minorEastAsia" w:hAnsi="Times New Roman" w:cs="Times New Roman"/>
                <w:sz w:val="24"/>
                <w:szCs w:val="24"/>
              </w:rPr>
            </w:pPr>
            <w:r w:rsidRPr="009A0457">
              <w:rPr>
                <w:rFonts w:ascii="Times New Roman" w:eastAsiaTheme="minorEastAsia" w:hAnsi="Times New Roman" w:cs="Times New Roman"/>
                <w:sz w:val="24"/>
                <w:szCs w:val="24"/>
              </w:rPr>
              <w:t>[2]</w:t>
            </w:r>
          </w:p>
        </w:tc>
      </w:tr>
    </w:tbl>
    <w:p w14:paraId="6E31BCD7" w14:textId="67634DFA" w:rsidR="0093143D" w:rsidRDefault="0093143D" w:rsidP="004C2241">
      <w:pPr>
        <w:spacing w:after="0" w:line="480" w:lineRule="auto"/>
        <w:rPr>
          <w:rFonts w:ascii="Times New Roman" w:eastAsiaTheme="minorEastAsia" w:hAnsi="Times New Roman" w:cs="Times New Roman"/>
          <w:sz w:val="24"/>
          <w:szCs w:val="24"/>
        </w:rPr>
      </w:pPr>
      <w:r w:rsidRPr="009A0457">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p(F)</m:t>
        </m:r>
      </m:oMath>
      <w:r w:rsidR="00C44915">
        <w:rPr>
          <w:rFonts w:ascii="Times New Roman" w:eastAsiaTheme="minorEastAsia" w:hAnsi="Times New Roman" w:cs="Times New Roman"/>
          <w:sz w:val="24"/>
          <w:szCs w:val="24"/>
        </w:rPr>
        <w:t xml:space="preserve"> and</w:t>
      </w:r>
      <w:r w:rsidR="00DB378F" w:rsidRPr="009A045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p(U)</m:t>
        </m:r>
      </m:oMath>
      <w:r w:rsidRPr="009A0457">
        <w:rPr>
          <w:rFonts w:ascii="Times New Roman" w:eastAsiaTheme="minorEastAsia" w:hAnsi="Times New Roman" w:cs="Times New Roman"/>
          <w:sz w:val="24"/>
          <w:szCs w:val="24"/>
        </w:rPr>
        <w:t xml:space="preserve"> are the probability density functions for seed terminal velocity</w:t>
      </w:r>
      <w:r w:rsidR="00C44915">
        <w:rPr>
          <w:rFonts w:ascii="Times New Roman" w:eastAsiaTheme="minorEastAsia" w:hAnsi="Times New Roman" w:cs="Times New Roman"/>
          <w:sz w:val="24"/>
          <w:szCs w:val="24"/>
        </w:rPr>
        <w:t xml:space="preserve"> and</w:t>
      </w:r>
      <w:r w:rsidR="00DB378F" w:rsidRPr="009A0457">
        <w:rPr>
          <w:rFonts w:ascii="Times New Roman" w:eastAsiaTheme="minorEastAsia" w:hAnsi="Times New Roman" w:cs="Times New Roman"/>
          <w:sz w:val="24"/>
          <w:szCs w:val="24"/>
        </w:rPr>
        <w:t xml:space="preserve"> </w:t>
      </w:r>
      <w:r w:rsidRPr="009A0457">
        <w:rPr>
          <w:rFonts w:ascii="Times New Roman" w:eastAsiaTheme="minorEastAsia" w:hAnsi="Times New Roman" w:cs="Times New Roman"/>
          <w:sz w:val="24"/>
          <w:szCs w:val="24"/>
        </w:rPr>
        <w:t>wind speed</w:t>
      </w:r>
      <w:r w:rsidR="00DB378F" w:rsidRPr="009A0457">
        <w:rPr>
          <w:rFonts w:ascii="Times New Roman" w:eastAsiaTheme="minorEastAsia" w:hAnsi="Times New Roman" w:cs="Times New Roman"/>
          <w:sz w:val="24"/>
          <w:szCs w:val="24"/>
        </w:rPr>
        <w:t>,</w:t>
      </w:r>
      <w:r w:rsidRPr="009A0457">
        <w:rPr>
          <w:rFonts w:ascii="Times New Roman" w:eastAsiaTheme="minorEastAsia" w:hAnsi="Times New Roman" w:cs="Times New Roman"/>
          <w:sz w:val="24"/>
          <w:szCs w:val="24"/>
        </w:rPr>
        <w:t xml:space="preserve"> respectively</w:t>
      </w:r>
      <w:r w:rsidR="003534F4">
        <w:rPr>
          <w:rFonts w:ascii="Times New Roman" w:eastAsiaTheme="minorEastAsia" w:hAnsi="Times New Roman" w:cs="Times New Roman"/>
          <w:sz w:val="24"/>
          <w:szCs w:val="24"/>
        </w:rPr>
        <w:t xml:space="preserve">, </w:t>
      </w:r>
      <w:r w:rsidR="003534F4" w:rsidRPr="003534F4">
        <w:rPr>
          <w:rFonts w:ascii="Times New Roman" w:eastAsiaTheme="minorEastAsia" w:hAnsi="Times New Roman" w:cs="Times New Roman"/>
          <w:sz w:val="24"/>
          <w:szCs w:val="24"/>
        </w:rPr>
        <w:t xml:space="preserve">and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r,F,U</m:t>
            </m:r>
          </m:e>
        </m:d>
      </m:oMath>
      <w:r w:rsidR="003534F4">
        <w:rPr>
          <w:rFonts w:ascii="Times New Roman" w:eastAsiaTheme="minorEastAsia" w:hAnsi="Times New Roman" w:cs="Times New Roman"/>
          <w:sz w:val="24"/>
          <w:szCs w:val="24"/>
        </w:rPr>
        <w:t xml:space="preserve"> </w:t>
      </w:r>
      <w:r w:rsidR="003534F4" w:rsidRPr="003534F4">
        <w:rPr>
          <w:rFonts w:ascii="Times New Roman" w:eastAsiaTheme="minorEastAsia" w:hAnsi="Times New Roman" w:cs="Times New Roman"/>
          <w:sz w:val="24"/>
          <w:szCs w:val="24"/>
        </w:rPr>
        <w:t xml:space="preserve">is the dispersal kernel in Equation 1 </w:t>
      </w:r>
      <w:r w:rsidR="003534F4">
        <w:rPr>
          <w:rFonts w:ascii="Times New Roman" w:eastAsiaTheme="minorEastAsia" w:hAnsi="Times New Roman" w:cs="Times New Roman"/>
          <w:sz w:val="24"/>
          <w:szCs w:val="24"/>
        </w:rPr>
        <w:t xml:space="preserve">but </w:t>
      </w:r>
      <w:r w:rsidR="003534F4" w:rsidRPr="003534F4">
        <w:rPr>
          <w:rFonts w:ascii="Times New Roman" w:eastAsiaTheme="minorEastAsia" w:hAnsi="Times New Roman" w:cs="Times New Roman"/>
          <w:sz w:val="24"/>
          <w:szCs w:val="24"/>
        </w:rPr>
        <w:t>using variable wind speeds and terminal velocities rather than fixed values</w:t>
      </w:r>
      <w:r w:rsidR="00DB378F" w:rsidRPr="009A0457">
        <w:rPr>
          <w:rFonts w:ascii="Times New Roman" w:eastAsiaTheme="minorEastAsia" w:hAnsi="Times New Roman" w:cs="Times New Roman"/>
          <w:sz w:val="24"/>
          <w:szCs w:val="24"/>
        </w:rPr>
        <w:t>.</w:t>
      </w:r>
      <w:r w:rsidR="00C44915">
        <w:rPr>
          <w:rFonts w:ascii="Times New Roman" w:eastAsiaTheme="minorEastAsia" w:hAnsi="Times New Roman" w:cs="Times New Roman"/>
          <w:sz w:val="24"/>
          <w:szCs w:val="24"/>
        </w:rPr>
        <w:t xml:space="preserve"> </w:t>
      </w:r>
      <w:r w:rsidR="001B0285" w:rsidRPr="009A0457">
        <w:rPr>
          <w:rFonts w:ascii="Times New Roman" w:eastAsiaTheme="minorEastAsia" w:hAnsi="Times New Roman" w:cs="Times New Roman"/>
          <w:sz w:val="24"/>
          <w:szCs w:val="24"/>
        </w:rPr>
        <w:t xml:space="preserve">Wind speed data were obtained from a weather station a few </w:t>
      </w:r>
      <w:r w:rsidR="00551735">
        <w:rPr>
          <w:rFonts w:ascii="Times New Roman" w:eastAsiaTheme="minorEastAsia" w:hAnsi="Times New Roman" w:cs="Times New Roman"/>
          <w:sz w:val="24"/>
          <w:szCs w:val="24"/>
        </w:rPr>
        <w:t>kilometers</w:t>
      </w:r>
      <w:r w:rsidR="00551735" w:rsidRPr="009A0457">
        <w:rPr>
          <w:rFonts w:ascii="Times New Roman" w:eastAsiaTheme="minorEastAsia" w:hAnsi="Times New Roman" w:cs="Times New Roman"/>
          <w:sz w:val="24"/>
          <w:szCs w:val="24"/>
        </w:rPr>
        <w:t xml:space="preserve"> </w:t>
      </w:r>
      <w:r w:rsidR="001B0285" w:rsidRPr="009A0457">
        <w:rPr>
          <w:rFonts w:ascii="Times New Roman" w:eastAsiaTheme="minorEastAsia" w:hAnsi="Times New Roman" w:cs="Times New Roman"/>
          <w:sz w:val="24"/>
          <w:szCs w:val="24"/>
        </w:rPr>
        <w:t xml:space="preserve">from the study site, and terminal velocity data from </w:t>
      </w:r>
      <w:r w:rsidR="00810651">
        <w:rPr>
          <w:rFonts w:ascii="Times New Roman" w:eastAsiaTheme="minorEastAsia" w:hAnsi="Times New Roman" w:cs="Times New Roman"/>
          <w:sz w:val="24"/>
          <w:szCs w:val="24"/>
        </w:rPr>
        <w:t xml:space="preserve">laboratory </w:t>
      </w:r>
      <w:r w:rsidR="001B0285" w:rsidRPr="009A0457">
        <w:rPr>
          <w:rFonts w:ascii="Times New Roman" w:eastAsiaTheme="minorEastAsia" w:hAnsi="Times New Roman" w:cs="Times New Roman"/>
          <w:sz w:val="24"/>
          <w:szCs w:val="24"/>
        </w:rPr>
        <w:t>seed drop experiments</w:t>
      </w:r>
      <w:r w:rsidR="004F6724">
        <w:rPr>
          <w:rFonts w:ascii="Times New Roman" w:eastAsiaTheme="minorEastAsia" w:hAnsi="Times New Roman" w:cs="Times New Roman"/>
          <w:sz w:val="24"/>
          <w:szCs w:val="24"/>
        </w:rPr>
        <w:t>.</w:t>
      </w:r>
      <w:r w:rsidR="001B0285" w:rsidRPr="009A0457">
        <w:rPr>
          <w:rFonts w:ascii="Times New Roman" w:eastAsiaTheme="minorEastAsia" w:hAnsi="Times New Roman" w:cs="Times New Roman"/>
          <w:sz w:val="24"/>
          <w:szCs w:val="24"/>
        </w:rPr>
        <w:t xml:space="preserve"> </w:t>
      </w:r>
      <w:r w:rsidR="00C44915">
        <w:rPr>
          <w:rFonts w:ascii="Times New Roman" w:eastAsiaTheme="minorEastAsia" w:hAnsi="Times New Roman" w:cs="Times New Roman"/>
          <w:sz w:val="24"/>
          <w:szCs w:val="24"/>
        </w:rPr>
        <w:t>In addition</w:t>
      </w:r>
      <w:r w:rsidR="003534F4">
        <w:rPr>
          <w:rFonts w:ascii="Times New Roman" w:eastAsiaTheme="minorEastAsia" w:hAnsi="Times New Roman" w:cs="Times New Roman"/>
          <w:sz w:val="24"/>
          <w:szCs w:val="24"/>
        </w:rPr>
        <w:t xml:space="preserve"> to the variation in wind speed and seed terminal velocity</w:t>
      </w:r>
      <w:r w:rsidR="00C44915">
        <w:rPr>
          <w:rFonts w:ascii="Times New Roman" w:eastAsiaTheme="minorEastAsia" w:hAnsi="Times New Roman" w:cs="Times New Roman"/>
          <w:sz w:val="24"/>
          <w:szCs w:val="24"/>
        </w:rPr>
        <w:t xml:space="preserve">, </w:t>
      </w:r>
      <w:r w:rsidR="003534F4">
        <w:rPr>
          <w:rFonts w:ascii="Times New Roman" w:eastAsiaTheme="minorEastAsia" w:hAnsi="Times New Roman" w:cs="Times New Roman"/>
          <w:sz w:val="24"/>
          <w:szCs w:val="24"/>
        </w:rPr>
        <w:t xml:space="preserve">we also </w:t>
      </w:r>
      <w:r w:rsidR="007F3BEA">
        <w:rPr>
          <w:rFonts w:ascii="Times New Roman" w:eastAsiaTheme="minorEastAsia" w:hAnsi="Times New Roman" w:cs="Times New Roman"/>
          <w:sz w:val="24"/>
          <w:szCs w:val="24"/>
        </w:rPr>
        <w:t xml:space="preserve">capture variation in seed release height, another key determinant of dispersal distance, </w:t>
      </w:r>
      <w:r w:rsidR="00B86240">
        <w:rPr>
          <w:rFonts w:ascii="Times New Roman" w:eastAsiaTheme="minorEastAsia" w:hAnsi="Times New Roman" w:cs="Times New Roman"/>
          <w:sz w:val="24"/>
          <w:szCs w:val="24"/>
        </w:rPr>
        <w:t>through</w:t>
      </w:r>
      <w:r w:rsidR="007F3BEA">
        <w:rPr>
          <w:rFonts w:ascii="Times New Roman" w:eastAsiaTheme="minorEastAsia" w:hAnsi="Times New Roman" w:cs="Times New Roman"/>
          <w:sz w:val="24"/>
          <w:szCs w:val="24"/>
        </w:rPr>
        <w:t xml:space="preserve"> the</w:t>
      </w:r>
      <w:r w:rsidR="003534F4">
        <w:rPr>
          <w:rFonts w:ascii="Times New Roman" w:eastAsiaTheme="minorEastAsia" w:hAnsi="Times New Roman" w:cs="Times New Roman"/>
          <w:sz w:val="24"/>
          <w:szCs w:val="24"/>
        </w:rPr>
        <w:t xml:space="preserve"> stochastic component of our </w:t>
      </w:r>
      <w:r w:rsidR="00903C07">
        <w:rPr>
          <w:rFonts w:ascii="Times New Roman" w:eastAsiaTheme="minorEastAsia" w:hAnsi="Times New Roman" w:cs="Times New Roman"/>
          <w:sz w:val="24"/>
          <w:szCs w:val="24"/>
        </w:rPr>
        <w:t>flower head</w:t>
      </w:r>
      <w:r w:rsidR="003534F4">
        <w:rPr>
          <w:rFonts w:ascii="Times New Roman" w:eastAsiaTheme="minorEastAsia" w:hAnsi="Times New Roman" w:cs="Times New Roman"/>
          <w:sz w:val="24"/>
          <w:szCs w:val="24"/>
        </w:rPr>
        <w:t xml:space="preserve"> height demographic model</w:t>
      </w:r>
      <w:r w:rsidR="007F3BEA">
        <w:rPr>
          <w:rFonts w:ascii="Times New Roman" w:eastAsiaTheme="minorEastAsia" w:hAnsi="Times New Roman" w:cs="Times New Roman"/>
          <w:sz w:val="24"/>
          <w:szCs w:val="24"/>
        </w:rPr>
        <w:t>. A</w:t>
      </w:r>
      <w:r w:rsidR="00C44915">
        <w:rPr>
          <w:rFonts w:ascii="Times New Roman" w:eastAsiaTheme="minorEastAsia" w:hAnsi="Times New Roman" w:cs="Times New Roman"/>
          <w:sz w:val="24"/>
          <w:szCs w:val="24"/>
        </w:rPr>
        <w:t xml:space="preserve">ccounting for variation in </w:t>
      </w:r>
      <w:r w:rsidR="003534F4">
        <w:rPr>
          <w:rFonts w:ascii="Times New Roman" w:eastAsiaTheme="minorEastAsia" w:hAnsi="Times New Roman" w:cs="Times New Roman"/>
          <w:sz w:val="24"/>
          <w:szCs w:val="24"/>
        </w:rPr>
        <w:t xml:space="preserve">seed </w:t>
      </w:r>
      <w:r w:rsidR="00C44915">
        <w:rPr>
          <w:rFonts w:ascii="Times New Roman" w:eastAsiaTheme="minorEastAsia" w:hAnsi="Times New Roman" w:cs="Times New Roman"/>
          <w:sz w:val="24"/>
          <w:szCs w:val="24"/>
        </w:rPr>
        <w:t xml:space="preserve">release heights can result in more representative </w:t>
      </w:r>
      <w:r w:rsidR="000339AE">
        <w:rPr>
          <w:rFonts w:ascii="Times New Roman" w:eastAsiaTheme="minorEastAsia" w:hAnsi="Times New Roman" w:cs="Times New Roman"/>
          <w:sz w:val="24"/>
          <w:szCs w:val="24"/>
        </w:rPr>
        <w:t xml:space="preserve">dispersal </w:t>
      </w:r>
      <w:r w:rsidR="00C44915">
        <w:rPr>
          <w:rFonts w:ascii="Times New Roman" w:eastAsiaTheme="minorEastAsia" w:hAnsi="Times New Roman" w:cs="Times New Roman"/>
          <w:sz w:val="24"/>
          <w:szCs w:val="24"/>
        </w:rPr>
        <w:t xml:space="preserve">estimates than </w:t>
      </w:r>
      <w:r w:rsidR="000339AE">
        <w:rPr>
          <w:rFonts w:ascii="Times New Roman" w:eastAsiaTheme="minorEastAsia" w:hAnsi="Times New Roman" w:cs="Times New Roman"/>
          <w:sz w:val="24"/>
          <w:szCs w:val="24"/>
        </w:rPr>
        <w:t xml:space="preserve">those made using </w:t>
      </w:r>
      <w:r w:rsidR="00C44915">
        <w:rPr>
          <w:rFonts w:ascii="Times New Roman" w:eastAsiaTheme="minorEastAsia" w:hAnsi="Times New Roman" w:cs="Times New Roman"/>
          <w:sz w:val="24"/>
          <w:szCs w:val="24"/>
        </w:rPr>
        <w:t>simplifying assumptions</w:t>
      </w:r>
      <w:r w:rsidR="003534F4">
        <w:rPr>
          <w:rFonts w:ascii="Times New Roman" w:eastAsiaTheme="minorEastAsia" w:hAnsi="Times New Roman" w:cs="Times New Roman"/>
          <w:sz w:val="24"/>
          <w:szCs w:val="24"/>
        </w:rPr>
        <w:t>, such as using the maximum release height,</w:t>
      </w:r>
      <w:r w:rsidR="00C44915">
        <w:rPr>
          <w:rFonts w:ascii="Times New Roman" w:eastAsiaTheme="minorEastAsia" w:hAnsi="Times New Roman" w:cs="Times New Roman"/>
          <w:sz w:val="24"/>
          <w:szCs w:val="24"/>
        </w:rPr>
        <w:t xml:space="preserve"> </w:t>
      </w:r>
      <w:r w:rsidR="003534F4">
        <w:rPr>
          <w:rFonts w:ascii="Times New Roman" w:eastAsiaTheme="minorEastAsia" w:hAnsi="Times New Roman" w:cs="Times New Roman"/>
          <w:sz w:val="24"/>
          <w:szCs w:val="24"/>
        </w:rPr>
        <w:t xml:space="preserve">that are commonly </w:t>
      </w:r>
      <w:r w:rsidR="007F3BEA">
        <w:rPr>
          <w:rFonts w:ascii="Times New Roman" w:eastAsiaTheme="minorEastAsia" w:hAnsi="Times New Roman" w:cs="Times New Roman"/>
          <w:sz w:val="24"/>
          <w:szCs w:val="24"/>
        </w:rPr>
        <w:t>employed</w:t>
      </w:r>
      <w:r w:rsidR="003534F4">
        <w:rPr>
          <w:rFonts w:ascii="Times New Roman" w:eastAsiaTheme="minorEastAsia" w:hAnsi="Times New Roman" w:cs="Times New Roman"/>
          <w:sz w:val="24"/>
          <w:szCs w:val="24"/>
        </w:rPr>
        <w:t xml:space="preserve"> in</w:t>
      </w:r>
      <w:r w:rsidR="00C44915">
        <w:rPr>
          <w:rFonts w:ascii="Times New Roman" w:eastAsiaTheme="minorEastAsia" w:hAnsi="Times New Roman" w:cs="Times New Roman"/>
          <w:sz w:val="24"/>
          <w:szCs w:val="24"/>
        </w:rPr>
        <w:t xml:space="preserve"> previous studies</w:t>
      </w:r>
      <w:r w:rsidR="003534F4">
        <w:rPr>
          <w:rFonts w:ascii="Times New Roman" w:eastAsiaTheme="minorEastAsia" w:hAnsi="Times New Roman" w:cs="Times New Roman"/>
          <w:sz w:val="24"/>
          <w:szCs w:val="24"/>
        </w:rPr>
        <w:t xml:space="preserve"> on </w:t>
      </w:r>
      <w:r w:rsidR="003534F4">
        <w:rPr>
          <w:rFonts w:ascii="Times New Roman" w:eastAsiaTheme="minorEastAsia" w:hAnsi="Times New Roman" w:cs="Times New Roman"/>
          <w:i/>
          <w:iCs/>
          <w:sz w:val="24"/>
          <w:szCs w:val="24"/>
        </w:rPr>
        <w:t>C. nutans</w:t>
      </w:r>
      <w:r w:rsidR="003534F4">
        <w:rPr>
          <w:rFonts w:ascii="Times New Roman" w:eastAsiaTheme="minorEastAsia" w:hAnsi="Times New Roman" w:cs="Times New Roman"/>
          <w:sz w:val="24"/>
          <w:szCs w:val="24"/>
        </w:rPr>
        <w:t xml:space="preserve"> dispersal</w:t>
      </w:r>
      <w:r w:rsidR="00C44915">
        <w:rPr>
          <w:rFonts w:ascii="Times New Roman" w:eastAsiaTheme="minorEastAsia" w:hAnsi="Times New Roman" w:cs="Times New Roman"/>
          <w:sz w:val="24"/>
          <w:szCs w:val="24"/>
        </w:rPr>
        <w:t xml:space="preserve"> (</w:t>
      </w:r>
      <w:r w:rsidR="00C44915" w:rsidRPr="004174DB">
        <w:rPr>
          <w:rFonts w:ascii="Times New Roman" w:eastAsiaTheme="minorEastAsia" w:hAnsi="Times New Roman" w:cs="Times New Roman"/>
          <w:sz w:val="24"/>
          <w:szCs w:val="24"/>
        </w:rPr>
        <w:t>Drees and Shea 2024b</w:t>
      </w:r>
      <w:r w:rsidR="00C44915">
        <w:rPr>
          <w:rFonts w:ascii="Times New Roman" w:eastAsiaTheme="minorEastAsia" w:hAnsi="Times New Roman" w:cs="Times New Roman"/>
          <w:sz w:val="24"/>
          <w:szCs w:val="24"/>
        </w:rPr>
        <w:t>)</w:t>
      </w:r>
      <w:r w:rsidR="00C44915" w:rsidRPr="009A0457">
        <w:rPr>
          <w:rFonts w:ascii="Times New Roman" w:eastAsiaTheme="minorEastAsia" w:hAnsi="Times New Roman" w:cs="Times New Roman"/>
          <w:sz w:val="24"/>
          <w:szCs w:val="24"/>
        </w:rPr>
        <w:t>.</w:t>
      </w:r>
      <w:commentRangeEnd w:id="4"/>
      <w:r w:rsidR="003D7406">
        <w:rPr>
          <w:rStyle w:val="CommentReference"/>
        </w:rPr>
        <w:commentReference w:id="4"/>
      </w:r>
      <w:commentRangeEnd w:id="5"/>
      <w:r w:rsidR="002E561C">
        <w:rPr>
          <w:rStyle w:val="CommentReference"/>
        </w:rPr>
        <w:commentReference w:id="5"/>
      </w:r>
    </w:p>
    <w:p w14:paraId="1B8FD215" w14:textId="646E2671" w:rsidR="004526D2" w:rsidRPr="007B0BE0" w:rsidRDefault="007B0BE0" w:rsidP="00701774">
      <w:pPr>
        <w:spacing w:after="0" w:line="480" w:lineRule="auto"/>
        <w:ind w:firstLine="284"/>
        <w:rPr>
          <w:rFonts w:ascii="Times New Roman" w:eastAsiaTheme="minorEastAsia" w:hAnsi="Times New Roman" w:cs="Times New Roman"/>
          <w:sz w:val="24"/>
          <w:szCs w:val="24"/>
        </w:rPr>
      </w:pPr>
      <w:r w:rsidRPr="00504DC2">
        <w:rPr>
          <w:rFonts w:ascii="Times New Roman" w:eastAsiaTheme="minorEastAsia" w:hAnsi="Times New Roman" w:cs="Times New Roman"/>
          <w:sz w:val="24"/>
          <w:szCs w:val="24"/>
        </w:rPr>
        <w:lastRenderedPageBreak/>
        <w:t xml:space="preserve">Though models of wind dispersal like the WALD model have been tested on </w:t>
      </w:r>
      <w:r w:rsidRPr="00504DC2">
        <w:rPr>
          <w:rFonts w:ascii="Times New Roman" w:eastAsiaTheme="minorEastAsia" w:hAnsi="Times New Roman" w:cs="Times New Roman"/>
          <w:i/>
          <w:iCs/>
          <w:sz w:val="24"/>
          <w:szCs w:val="24"/>
        </w:rPr>
        <w:t>C. nutans</w:t>
      </w:r>
      <w:r w:rsidRPr="00504DC2">
        <w:rPr>
          <w:rFonts w:ascii="Times New Roman" w:eastAsiaTheme="minorEastAsia" w:hAnsi="Times New Roman" w:cs="Times New Roman"/>
          <w:sz w:val="24"/>
          <w:szCs w:val="24"/>
        </w:rPr>
        <w:t>, there are so far no models</w:t>
      </w:r>
      <w:r w:rsidR="00D33D8A">
        <w:rPr>
          <w:rFonts w:ascii="Times New Roman" w:eastAsiaTheme="minorEastAsia" w:hAnsi="Times New Roman" w:cs="Times New Roman"/>
          <w:sz w:val="24"/>
          <w:szCs w:val="24"/>
        </w:rPr>
        <w:t xml:space="preserve"> for this species</w:t>
      </w:r>
      <w:r w:rsidRPr="00504DC2">
        <w:rPr>
          <w:rFonts w:ascii="Times New Roman" w:eastAsiaTheme="minorEastAsia" w:hAnsi="Times New Roman" w:cs="Times New Roman"/>
          <w:sz w:val="24"/>
          <w:szCs w:val="24"/>
        </w:rPr>
        <w:t xml:space="preserve"> </w:t>
      </w:r>
      <w:r w:rsidR="00D33D8A">
        <w:rPr>
          <w:rFonts w:ascii="Times New Roman" w:eastAsiaTheme="minorEastAsia" w:hAnsi="Times New Roman" w:cs="Times New Roman"/>
          <w:sz w:val="24"/>
          <w:szCs w:val="24"/>
        </w:rPr>
        <w:t>that quantify dispersal distances via ants</w:t>
      </w:r>
      <w:r w:rsidRPr="00504DC2">
        <w:rPr>
          <w:rFonts w:ascii="Times New Roman" w:eastAsiaTheme="minorEastAsia" w:hAnsi="Times New Roman" w:cs="Times New Roman"/>
          <w:sz w:val="24"/>
          <w:szCs w:val="24"/>
        </w:rPr>
        <w:t xml:space="preserve">. </w:t>
      </w:r>
      <w:r w:rsidR="00AA7387">
        <w:rPr>
          <w:rFonts w:ascii="Times New Roman" w:eastAsiaTheme="minorEastAsia" w:hAnsi="Times New Roman" w:cs="Times New Roman"/>
          <w:sz w:val="24"/>
          <w:szCs w:val="24"/>
        </w:rPr>
        <w:t>Some</w:t>
      </w:r>
      <w:r w:rsidRPr="00504DC2">
        <w:rPr>
          <w:rFonts w:ascii="Times New Roman" w:eastAsiaTheme="minorEastAsia" w:hAnsi="Times New Roman" w:cs="Times New Roman"/>
          <w:sz w:val="24"/>
          <w:szCs w:val="24"/>
        </w:rPr>
        <w:t xml:space="preserve"> studies </w:t>
      </w:r>
      <w:r w:rsidR="00F22637">
        <w:rPr>
          <w:rFonts w:ascii="Times New Roman" w:eastAsiaTheme="minorEastAsia" w:hAnsi="Times New Roman" w:cs="Times New Roman"/>
          <w:sz w:val="24"/>
          <w:szCs w:val="24"/>
        </w:rPr>
        <w:t xml:space="preserve">have </w:t>
      </w:r>
      <w:r w:rsidRPr="00504DC2">
        <w:rPr>
          <w:rFonts w:ascii="Times New Roman" w:eastAsiaTheme="minorEastAsia" w:hAnsi="Times New Roman" w:cs="Times New Roman"/>
          <w:sz w:val="24"/>
          <w:szCs w:val="24"/>
        </w:rPr>
        <w:t>quantif</w:t>
      </w:r>
      <w:r w:rsidR="00F22637">
        <w:rPr>
          <w:rFonts w:ascii="Times New Roman" w:eastAsiaTheme="minorEastAsia" w:hAnsi="Times New Roman" w:cs="Times New Roman"/>
          <w:sz w:val="24"/>
          <w:szCs w:val="24"/>
        </w:rPr>
        <w:t>ied</w:t>
      </w:r>
      <w:r w:rsidRPr="00504DC2">
        <w:rPr>
          <w:rFonts w:ascii="Times New Roman" w:eastAsiaTheme="minorEastAsia" w:hAnsi="Times New Roman" w:cs="Times New Roman"/>
          <w:sz w:val="24"/>
          <w:szCs w:val="24"/>
        </w:rPr>
        <w:t xml:space="preserve"> ant-mediated dispersal distances for </w:t>
      </w:r>
      <w:r w:rsidR="00D200B8">
        <w:rPr>
          <w:rFonts w:ascii="Times New Roman" w:eastAsiaTheme="minorEastAsia" w:hAnsi="Times New Roman" w:cs="Times New Roman"/>
          <w:sz w:val="24"/>
          <w:szCs w:val="24"/>
        </w:rPr>
        <w:t>other</w:t>
      </w:r>
      <w:r w:rsidRPr="00504DC2">
        <w:rPr>
          <w:rFonts w:ascii="Times New Roman" w:eastAsiaTheme="minorEastAsia" w:hAnsi="Times New Roman" w:cs="Times New Roman"/>
          <w:sz w:val="24"/>
          <w:szCs w:val="24"/>
        </w:rPr>
        <w:t xml:space="preserve"> plant species (e.g. Gómez and Espadaler 1998</w:t>
      </w:r>
      <w:r w:rsidR="00BC24F3">
        <w:rPr>
          <w:rFonts w:ascii="Times New Roman" w:eastAsiaTheme="minorEastAsia" w:hAnsi="Times New Roman" w:cs="Times New Roman"/>
          <w:sz w:val="24"/>
          <w:szCs w:val="24"/>
        </w:rPr>
        <w:t>,</w:t>
      </w:r>
      <w:r w:rsidR="00BC24F3" w:rsidRPr="00504DC2">
        <w:rPr>
          <w:rFonts w:ascii="Times New Roman" w:eastAsiaTheme="minorEastAsia" w:hAnsi="Times New Roman" w:cs="Times New Roman"/>
          <w:sz w:val="24"/>
          <w:szCs w:val="24"/>
        </w:rPr>
        <w:t xml:space="preserve"> </w:t>
      </w:r>
      <w:r w:rsidRPr="00504DC2">
        <w:rPr>
          <w:rFonts w:ascii="Times New Roman" w:eastAsiaTheme="minorEastAsia" w:hAnsi="Times New Roman" w:cs="Times New Roman"/>
          <w:sz w:val="24"/>
          <w:szCs w:val="24"/>
        </w:rPr>
        <w:t xml:space="preserve">Hughes and Westoby 1992), </w:t>
      </w:r>
      <w:r w:rsidR="00AA7387">
        <w:rPr>
          <w:rFonts w:ascii="Times New Roman" w:eastAsiaTheme="minorEastAsia" w:hAnsi="Times New Roman" w:cs="Times New Roman"/>
          <w:sz w:val="24"/>
          <w:szCs w:val="24"/>
        </w:rPr>
        <w:t>but</w:t>
      </w:r>
      <w:r w:rsidRPr="00504DC2">
        <w:rPr>
          <w:rFonts w:ascii="Times New Roman" w:eastAsiaTheme="minorEastAsia" w:hAnsi="Times New Roman" w:cs="Times New Roman"/>
          <w:sz w:val="24"/>
          <w:szCs w:val="24"/>
        </w:rPr>
        <w:t xml:space="preserve"> look</w:t>
      </w:r>
      <w:r w:rsidR="00F22637">
        <w:rPr>
          <w:rFonts w:ascii="Times New Roman" w:eastAsiaTheme="minorEastAsia" w:hAnsi="Times New Roman" w:cs="Times New Roman"/>
          <w:sz w:val="24"/>
          <w:szCs w:val="24"/>
        </w:rPr>
        <w:t>ed</w:t>
      </w:r>
      <w:r w:rsidRPr="00504DC2">
        <w:rPr>
          <w:rFonts w:ascii="Times New Roman" w:eastAsiaTheme="minorEastAsia" w:hAnsi="Times New Roman" w:cs="Times New Roman"/>
          <w:sz w:val="24"/>
          <w:szCs w:val="24"/>
        </w:rPr>
        <w:t xml:space="preserve"> at frequency of dispersal distances for all nests in a given study area</w:t>
      </w:r>
      <w:r w:rsidR="00AA7387">
        <w:rPr>
          <w:rFonts w:ascii="Times New Roman" w:eastAsiaTheme="minorEastAsia" w:hAnsi="Times New Roman" w:cs="Times New Roman"/>
          <w:sz w:val="24"/>
          <w:szCs w:val="24"/>
        </w:rPr>
        <w:t xml:space="preserve">, </w:t>
      </w:r>
      <w:r w:rsidR="00F22637">
        <w:rPr>
          <w:rFonts w:ascii="Times New Roman" w:eastAsiaTheme="minorEastAsia" w:hAnsi="Times New Roman" w:cs="Times New Roman"/>
          <w:sz w:val="24"/>
          <w:szCs w:val="24"/>
        </w:rPr>
        <w:t>which</w:t>
      </w:r>
      <w:r w:rsidR="00AA7387">
        <w:rPr>
          <w:rFonts w:ascii="Times New Roman" w:eastAsiaTheme="minorEastAsia" w:hAnsi="Times New Roman" w:cs="Times New Roman"/>
          <w:sz w:val="24"/>
          <w:szCs w:val="24"/>
        </w:rPr>
        <w:t xml:space="preserve"> may not be helpful when dispersal distance or probability needs to be tied to a specific nest location.</w:t>
      </w:r>
      <w:r w:rsidR="00504DC2">
        <w:rPr>
          <w:rFonts w:ascii="Times New Roman" w:eastAsiaTheme="minorEastAsia" w:hAnsi="Times New Roman" w:cs="Times New Roman"/>
          <w:sz w:val="24"/>
          <w:szCs w:val="24"/>
        </w:rPr>
        <w:t xml:space="preserve"> </w:t>
      </w:r>
      <w:r w:rsidR="00AA7387">
        <w:rPr>
          <w:rFonts w:ascii="Times New Roman" w:eastAsiaTheme="minorEastAsia" w:hAnsi="Times New Roman" w:cs="Times New Roman"/>
          <w:sz w:val="24"/>
          <w:szCs w:val="24"/>
        </w:rPr>
        <w:t xml:space="preserve">Other studies (e.g. </w:t>
      </w:r>
      <w:r w:rsidR="00AA7387" w:rsidRPr="00504DC2">
        <w:rPr>
          <w:rFonts w:ascii="Times New Roman" w:eastAsiaTheme="minorEastAsia" w:hAnsi="Times New Roman" w:cs="Times New Roman"/>
          <w:sz w:val="24"/>
          <w:szCs w:val="24"/>
        </w:rPr>
        <w:t xml:space="preserve">Higashi </w:t>
      </w:r>
      <w:r w:rsidR="00AA7387" w:rsidRPr="00504DC2">
        <w:rPr>
          <w:rFonts w:ascii="Times New Roman" w:eastAsiaTheme="minorEastAsia" w:hAnsi="Times New Roman" w:cs="Times New Roman"/>
          <w:i/>
          <w:iCs/>
          <w:sz w:val="24"/>
          <w:szCs w:val="24"/>
        </w:rPr>
        <w:t>et al.</w:t>
      </w:r>
      <w:r w:rsidR="00AA7387" w:rsidRPr="00504DC2">
        <w:rPr>
          <w:rFonts w:ascii="Times New Roman" w:eastAsiaTheme="minorEastAsia" w:hAnsi="Times New Roman" w:cs="Times New Roman"/>
          <w:sz w:val="24"/>
          <w:szCs w:val="24"/>
        </w:rPr>
        <w:t xml:space="preserve"> </w:t>
      </w:r>
      <w:r w:rsidR="00AA7387">
        <w:rPr>
          <w:rFonts w:ascii="Times New Roman" w:eastAsiaTheme="minorEastAsia" w:hAnsi="Times New Roman" w:cs="Times New Roman"/>
          <w:sz w:val="24"/>
          <w:szCs w:val="24"/>
        </w:rPr>
        <w:t>1989</w:t>
      </w:r>
      <w:r w:rsidR="00BC24F3">
        <w:rPr>
          <w:rFonts w:ascii="Times New Roman" w:eastAsiaTheme="minorEastAsia" w:hAnsi="Times New Roman" w:cs="Times New Roman"/>
          <w:sz w:val="24"/>
          <w:szCs w:val="24"/>
        </w:rPr>
        <w:t xml:space="preserve">, </w:t>
      </w:r>
      <w:r w:rsidR="00AA7387" w:rsidRPr="00504DC2">
        <w:rPr>
          <w:rFonts w:ascii="Times New Roman" w:eastAsiaTheme="minorEastAsia" w:hAnsi="Times New Roman" w:cs="Times New Roman"/>
          <w:sz w:val="24"/>
          <w:szCs w:val="24"/>
        </w:rPr>
        <w:t xml:space="preserve">Rabelo </w:t>
      </w:r>
      <w:r w:rsidR="00AA7387" w:rsidRPr="00504DC2">
        <w:rPr>
          <w:rFonts w:ascii="Times New Roman" w:eastAsiaTheme="minorEastAsia" w:hAnsi="Times New Roman" w:cs="Times New Roman"/>
          <w:i/>
          <w:iCs/>
          <w:sz w:val="24"/>
          <w:szCs w:val="24"/>
        </w:rPr>
        <w:t>et al.</w:t>
      </w:r>
      <w:r w:rsidR="00AA7387">
        <w:rPr>
          <w:rFonts w:ascii="Times New Roman" w:eastAsiaTheme="minorEastAsia" w:hAnsi="Times New Roman" w:cs="Times New Roman"/>
          <w:i/>
          <w:iCs/>
          <w:sz w:val="24"/>
          <w:szCs w:val="24"/>
        </w:rPr>
        <w:t xml:space="preserve"> </w:t>
      </w:r>
      <w:r w:rsidR="00AA7387">
        <w:rPr>
          <w:rFonts w:ascii="Times New Roman" w:eastAsiaTheme="minorEastAsia" w:hAnsi="Times New Roman" w:cs="Times New Roman"/>
          <w:sz w:val="24"/>
          <w:szCs w:val="24"/>
        </w:rPr>
        <w:t>2021) have been able to quantify</w:t>
      </w:r>
      <w:r w:rsidR="00504DC2" w:rsidRPr="00504DC2">
        <w:rPr>
          <w:rFonts w:ascii="Times New Roman" w:eastAsiaTheme="minorEastAsia" w:hAnsi="Times New Roman" w:cs="Times New Roman"/>
          <w:sz w:val="24"/>
          <w:szCs w:val="24"/>
        </w:rPr>
        <w:t xml:space="preserve"> the relationship between rate of seed removal by ants and distance from</w:t>
      </w:r>
      <w:r w:rsidR="00AA7387">
        <w:rPr>
          <w:rFonts w:ascii="Times New Roman" w:eastAsiaTheme="minorEastAsia" w:hAnsi="Times New Roman" w:cs="Times New Roman"/>
          <w:sz w:val="24"/>
          <w:szCs w:val="24"/>
        </w:rPr>
        <w:t xml:space="preserve"> a given nest, usually the nearest</w:t>
      </w:r>
      <w:r w:rsidR="00504DC2" w:rsidRPr="00504DC2">
        <w:rPr>
          <w:rFonts w:ascii="Times New Roman" w:eastAsiaTheme="minorEastAsia" w:hAnsi="Times New Roman" w:cs="Times New Roman"/>
          <w:sz w:val="24"/>
          <w:szCs w:val="24"/>
        </w:rPr>
        <w:t xml:space="preserve">. However, no such data exist for </w:t>
      </w:r>
      <w:r w:rsidR="00504DC2" w:rsidRPr="00504DC2">
        <w:rPr>
          <w:rFonts w:ascii="Times New Roman" w:eastAsiaTheme="minorEastAsia" w:hAnsi="Times New Roman" w:cs="Times New Roman"/>
          <w:i/>
          <w:iCs/>
          <w:sz w:val="24"/>
          <w:szCs w:val="24"/>
        </w:rPr>
        <w:t>C. nutans</w:t>
      </w:r>
      <w:r w:rsidR="00504DC2" w:rsidRPr="00504DC2">
        <w:rPr>
          <w:rFonts w:ascii="Times New Roman" w:eastAsiaTheme="minorEastAsia" w:hAnsi="Times New Roman" w:cs="Times New Roman"/>
          <w:sz w:val="24"/>
          <w:szCs w:val="24"/>
        </w:rPr>
        <w:t xml:space="preserve">, </w:t>
      </w:r>
      <w:r w:rsidR="00504DC2">
        <w:rPr>
          <w:rFonts w:ascii="Times New Roman" w:eastAsiaTheme="minorEastAsia" w:hAnsi="Times New Roman" w:cs="Times New Roman"/>
          <w:sz w:val="24"/>
          <w:szCs w:val="24"/>
        </w:rPr>
        <w:t>so</w:t>
      </w:r>
      <w:r w:rsidR="00504DC2" w:rsidRPr="00504DC2">
        <w:rPr>
          <w:rFonts w:ascii="Times New Roman" w:eastAsiaTheme="minorEastAsia" w:hAnsi="Times New Roman" w:cs="Times New Roman"/>
          <w:sz w:val="24"/>
          <w:szCs w:val="24"/>
        </w:rPr>
        <w:t xml:space="preserve"> we thus </w:t>
      </w:r>
      <w:r w:rsidR="00504DC2">
        <w:rPr>
          <w:rFonts w:ascii="Times New Roman" w:eastAsiaTheme="minorEastAsia" w:hAnsi="Times New Roman" w:cs="Times New Roman"/>
          <w:sz w:val="24"/>
          <w:szCs w:val="24"/>
        </w:rPr>
        <w:t>make the</w:t>
      </w:r>
      <w:r w:rsidR="00504DC2" w:rsidRPr="00504DC2">
        <w:rPr>
          <w:rFonts w:ascii="Times New Roman" w:eastAsiaTheme="minorEastAsia" w:hAnsi="Times New Roman" w:cs="Times New Roman"/>
          <w:sz w:val="24"/>
          <w:szCs w:val="24"/>
        </w:rPr>
        <w:t xml:space="preserve"> simplifying assumption that probability of seed removal is a flat rate independent of location</w:t>
      </w:r>
      <w:r w:rsidR="00D32433">
        <w:rPr>
          <w:rFonts w:ascii="Times New Roman" w:eastAsiaTheme="minorEastAsia" w:hAnsi="Times New Roman" w:cs="Times New Roman"/>
          <w:sz w:val="24"/>
          <w:szCs w:val="24"/>
        </w:rPr>
        <w:t xml:space="preserve"> within the territory of an ant nest</w:t>
      </w:r>
      <w:r w:rsidR="00504DC2" w:rsidRPr="00504DC2">
        <w:rPr>
          <w:rFonts w:ascii="Times New Roman" w:eastAsiaTheme="minorEastAsia" w:hAnsi="Times New Roman" w:cs="Times New Roman"/>
          <w:sz w:val="24"/>
          <w:szCs w:val="24"/>
        </w:rPr>
        <w:t>; here, we use data from Drees and Shea (2024a), wh</w:t>
      </w:r>
      <w:r w:rsidR="00DC2A92">
        <w:rPr>
          <w:rFonts w:ascii="Times New Roman" w:eastAsiaTheme="minorEastAsia" w:hAnsi="Times New Roman" w:cs="Times New Roman"/>
          <w:sz w:val="24"/>
          <w:szCs w:val="24"/>
        </w:rPr>
        <w:t>ich</w:t>
      </w:r>
      <w:r w:rsidR="00504DC2" w:rsidRPr="00504DC2">
        <w:rPr>
          <w:rFonts w:ascii="Times New Roman" w:eastAsiaTheme="minorEastAsia" w:hAnsi="Times New Roman" w:cs="Times New Roman"/>
          <w:sz w:val="24"/>
          <w:szCs w:val="24"/>
        </w:rPr>
        <w:t xml:space="preserve"> found that 94.8% of </w:t>
      </w:r>
      <w:r w:rsidR="00504DC2" w:rsidRPr="00504DC2">
        <w:rPr>
          <w:rFonts w:ascii="Times New Roman" w:eastAsiaTheme="minorEastAsia" w:hAnsi="Times New Roman" w:cs="Times New Roman"/>
          <w:i/>
          <w:iCs/>
          <w:sz w:val="24"/>
          <w:szCs w:val="24"/>
        </w:rPr>
        <w:t>C. nutans</w:t>
      </w:r>
      <w:r w:rsidR="00504DC2" w:rsidRPr="00504DC2">
        <w:rPr>
          <w:rFonts w:ascii="Times New Roman" w:eastAsiaTheme="minorEastAsia" w:hAnsi="Times New Roman" w:cs="Times New Roman"/>
          <w:sz w:val="24"/>
          <w:szCs w:val="24"/>
        </w:rPr>
        <w:t xml:space="preserve"> seeds were removed after 48 hours. For seeds removed by ants, we </w:t>
      </w:r>
      <w:r w:rsidR="00E32EB4">
        <w:rPr>
          <w:rFonts w:ascii="Times New Roman" w:eastAsiaTheme="minorEastAsia" w:hAnsi="Times New Roman" w:cs="Times New Roman"/>
          <w:sz w:val="24"/>
          <w:szCs w:val="24"/>
        </w:rPr>
        <w:t>assume</w:t>
      </w:r>
      <w:r w:rsidR="00504DC2" w:rsidRPr="00504DC2">
        <w:rPr>
          <w:rFonts w:ascii="Times New Roman" w:eastAsiaTheme="minorEastAsia" w:hAnsi="Times New Roman" w:cs="Times New Roman"/>
          <w:sz w:val="24"/>
          <w:szCs w:val="24"/>
        </w:rPr>
        <w:t xml:space="preserve"> that </w:t>
      </w:r>
      <w:r w:rsidR="00D32433">
        <w:rPr>
          <w:rFonts w:ascii="Times New Roman" w:eastAsiaTheme="minorEastAsia" w:hAnsi="Times New Roman" w:cs="Times New Roman"/>
          <w:sz w:val="24"/>
          <w:szCs w:val="24"/>
        </w:rPr>
        <w:t xml:space="preserve">these </w:t>
      </w:r>
      <w:r w:rsidR="00504DC2" w:rsidRPr="00504DC2">
        <w:rPr>
          <w:rFonts w:ascii="Times New Roman" w:eastAsiaTheme="minorEastAsia" w:hAnsi="Times New Roman" w:cs="Times New Roman"/>
          <w:sz w:val="24"/>
          <w:szCs w:val="24"/>
        </w:rPr>
        <w:t>seeds are</w:t>
      </w:r>
      <w:r w:rsidR="00D32433">
        <w:rPr>
          <w:rFonts w:ascii="Times New Roman" w:eastAsiaTheme="minorEastAsia" w:hAnsi="Times New Roman" w:cs="Times New Roman"/>
          <w:sz w:val="24"/>
          <w:szCs w:val="24"/>
        </w:rPr>
        <w:t xml:space="preserve"> always</w:t>
      </w:r>
      <w:r w:rsidR="00504DC2" w:rsidRPr="00504DC2">
        <w:rPr>
          <w:rFonts w:ascii="Times New Roman" w:eastAsiaTheme="minorEastAsia" w:hAnsi="Times New Roman" w:cs="Times New Roman"/>
          <w:sz w:val="24"/>
          <w:szCs w:val="24"/>
        </w:rPr>
        <w:t xml:space="preserve"> taken to the nearest nest</w:t>
      </w:r>
      <w:r w:rsidR="0095584B">
        <w:rPr>
          <w:rFonts w:ascii="Times New Roman" w:eastAsiaTheme="minorEastAsia" w:hAnsi="Times New Roman" w:cs="Times New Roman"/>
          <w:sz w:val="24"/>
          <w:szCs w:val="24"/>
        </w:rPr>
        <w:t>, as nest-building ants are generally central place foragers</w:t>
      </w:r>
      <w:r w:rsidR="00504DC2" w:rsidRPr="00504DC2">
        <w:rPr>
          <w:rFonts w:ascii="Times New Roman" w:eastAsiaTheme="minorEastAsia" w:hAnsi="Times New Roman" w:cs="Times New Roman"/>
          <w:sz w:val="24"/>
          <w:szCs w:val="24"/>
        </w:rPr>
        <w:t xml:space="preserve">. </w:t>
      </w:r>
      <w:r w:rsidR="00D32433">
        <w:rPr>
          <w:rFonts w:ascii="Times New Roman" w:eastAsiaTheme="minorEastAsia" w:hAnsi="Times New Roman" w:cs="Times New Roman"/>
          <w:sz w:val="24"/>
          <w:szCs w:val="24"/>
        </w:rPr>
        <w:t xml:space="preserve">In the absence of any data on ant nest density </w:t>
      </w:r>
      <w:r w:rsidR="00E32EB4">
        <w:rPr>
          <w:rFonts w:ascii="Times New Roman" w:eastAsiaTheme="minorEastAsia" w:hAnsi="Times New Roman" w:cs="Times New Roman"/>
          <w:sz w:val="24"/>
          <w:szCs w:val="24"/>
        </w:rPr>
        <w:t>or</w:t>
      </w:r>
      <w:r w:rsidR="00D32433">
        <w:rPr>
          <w:rFonts w:ascii="Times New Roman" w:eastAsiaTheme="minorEastAsia" w:hAnsi="Times New Roman" w:cs="Times New Roman"/>
          <w:sz w:val="24"/>
          <w:szCs w:val="24"/>
        </w:rPr>
        <w:t xml:space="preserve"> maximum foraging distance for ants at the study site, we assume a mean nest density of 1 per 5 met</w:t>
      </w:r>
      <w:r w:rsidR="007B6893">
        <w:rPr>
          <w:rFonts w:ascii="Times New Roman" w:eastAsiaTheme="minorEastAsia" w:hAnsi="Times New Roman" w:cs="Times New Roman"/>
          <w:sz w:val="24"/>
          <w:szCs w:val="24"/>
        </w:rPr>
        <w:t>ers</w:t>
      </w:r>
      <w:r w:rsidR="00D32433">
        <w:rPr>
          <w:rFonts w:ascii="Times New Roman" w:eastAsiaTheme="minorEastAsia" w:hAnsi="Times New Roman" w:cs="Times New Roman"/>
          <w:sz w:val="24"/>
          <w:szCs w:val="24"/>
        </w:rPr>
        <w:t xml:space="preserve"> and a </w:t>
      </w:r>
      <w:r w:rsidR="00D32433" w:rsidRPr="00504DC2">
        <w:rPr>
          <w:rFonts w:ascii="Times New Roman" w:eastAsiaTheme="minorEastAsia" w:hAnsi="Times New Roman" w:cs="Times New Roman"/>
          <w:sz w:val="24"/>
          <w:szCs w:val="24"/>
        </w:rPr>
        <w:t xml:space="preserve">maximum </w:t>
      </w:r>
      <w:r w:rsidR="00D32433">
        <w:rPr>
          <w:rFonts w:ascii="Times New Roman" w:eastAsiaTheme="minorEastAsia" w:hAnsi="Times New Roman" w:cs="Times New Roman"/>
          <w:sz w:val="24"/>
          <w:szCs w:val="24"/>
        </w:rPr>
        <w:t>foraging</w:t>
      </w:r>
      <w:r w:rsidR="00D32433" w:rsidRPr="00504DC2">
        <w:rPr>
          <w:rFonts w:ascii="Times New Roman" w:eastAsiaTheme="minorEastAsia" w:hAnsi="Times New Roman" w:cs="Times New Roman"/>
          <w:sz w:val="24"/>
          <w:szCs w:val="24"/>
        </w:rPr>
        <w:t xml:space="preserve"> distance of 25 m</w:t>
      </w:r>
      <w:r w:rsidR="00D32433">
        <w:rPr>
          <w:rFonts w:ascii="Times New Roman" w:eastAsiaTheme="minorEastAsia" w:hAnsi="Times New Roman" w:cs="Times New Roman"/>
          <w:sz w:val="24"/>
          <w:szCs w:val="24"/>
        </w:rPr>
        <w:t>. W</w:t>
      </w:r>
      <w:r w:rsidR="00D32433" w:rsidRPr="00D51E97">
        <w:rPr>
          <w:rFonts w:ascii="Times New Roman" w:eastAsiaTheme="minorEastAsia" w:hAnsi="Times New Roman" w:cs="Times New Roman"/>
          <w:sz w:val="24"/>
          <w:szCs w:val="24"/>
        </w:rPr>
        <w:t xml:space="preserve">e then subject these parameters to sensitivity analyses to </w:t>
      </w:r>
      <w:r w:rsidR="00D32433">
        <w:rPr>
          <w:rFonts w:ascii="Times New Roman" w:eastAsiaTheme="minorEastAsia" w:hAnsi="Times New Roman" w:cs="Times New Roman"/>
          <w:sz w:val="24"/>
          <w:szCs w:val="24"/>
        </w:rPr>
        <w:t>examine</w:t>
      </w:r>
      <w:r w:rsidR="007F155D">
        <w:rPr>
          <w:rFonts w:ascii="Times New Roman" w:eastAsiaTheme="minorEastAsia" w:hAnsi="Times New Roman" w:cs="Times New Roman"/>
          <w:sz w:val="24"/>
          <w:szCs w:val="24"/>
        </w:rPr>
        <w:t xml:space="preserve"> both</w:t>
      </w:r>
      <w:r w:rsidR="00D32433" w:rsidRPr="00D51E97">
        <w:rPr>
          <w:rFonts w:ascii="Times New Roman" w:eastAsiaTheme="minorEastAsia" w:hAnsi="Times New Roman" w:cs="Times New Roman"/>
          <w:sz w:val="24"/>
          <w:szCs w:val="24"/>
        </w:rPr>
        <w:t xml:space="preserve"> the magnitude and direction of </w:t>
      </w:r>
      <w:r w:rsidR="00D32433">
        <w:rPr>
          <w:rFonts w:ascii="Times New Roman" w:eastAsiaTheme="minorEastAsia" w:hAnsi="Times New Roman" w:cs="Times New Roman"/>
          <w:sz w:val="24"/>
          <w:szCs w:val="24"/>
        </w:rPr>
        <w:t>changes</w:t>
      </w:r>
      <w:r w:rsidR="00D32433" w:rsidRPr="00D51E97">
        <w:rPr>
          <w:rFonts w:ascii="Times New Roman" w:eastAsiaTheme="minorEastAsia" w:hAnsi="Times New Roman" w:cs="Times New Roman"/>
          <w:sz w:val="24"/>
          <w:szCs w:val="24"/>
        </w:rPr>
        <w:t xml:space="preserve"> </w:t>
      </w:r>
      <w:r w:rsidR="007F155D">
        <w:rPr>
          <w:rFonts w:ascii="Times New Roman" w:eastAsiaTheme="minorEastAsia" w:hAnsi="Times New Roman" w:cs="Times New Roman"/>
          <w:sz w:val="24"/>
          <w:szCs w:val="24"/>
        </w:rPr>
        <w:t xml:space="preserve">in spread rate </w:t>
      </w:r>
      <w:r w:rsidR="00D32433" w:rsidRPr="00D51E97">
        <w:rPr>
          <w:rFonts w:ascii="Times New Roman" w:eastAsiaTheme="minorEastAsia" w:hAnsi="Times New Roman" w:cs="Times New Roman"/>
          <w:sz w:val="24"/>
          <w:szCs w:val="24"/>
        </w:rPr>
        <w:t>when these</w:t>
      </w:r>
      <w:r w:rsidR="007F155D">
        <w:rPr>
          <w:rFonts w:ascii="Times New Roman" w:eastAsiaTheme="minorEastAsia" w:hAnsi="Times New Roman" w:cs="Times New Roman"/>
          <w:sz w:val="24"/>
          <w:szCs w:val="24"/>
        </w:rPr>
        <w:t xml:space="preserve"> </w:t>
      </w:r>
      <w:r w:rsidR="00D32433" w:rsidRPr="00D51E97">
        <w:rPr>
          <w:rFonts w:ascii="Times New Roman" w:eastAsiaTheme="minorEastAsia" w:hAnsi="Times New Roman" w:cs="Times New Roman"/>
          <w:sz w:val="24"/>
          <w:szCs w:val="24"/>
        </w:rPr>
        <w:t xml:space="preserve">parameters are </w:t>
      </w:r>
      <w:r w:rsidR="007F155D">
        <w:rPr>
          <w:rFonts w:ascii="Times New Roman" w:eastAsiaTheme="minorEastAsia" w:hAnsi="Times New Roman" w:cs="Times New Roman"/>
          <w:sz w:val="24"/>
          <w:szCs w:val="24"/>
        </w:rPr>
        <w:t>perturbed</w:t>
      </w:r>
      <w:r w:rsidR="00D32433" w:rsidRPr="00D51E97">
        <w:rPr>
          <w:rFonts w:ascii="Times New Roman" w:eastAsiaTheme="minorEastAsia" w:hAnsi="Times New Roman" w:cs="Times New Roman"/>
          <w:sz w:val="24"/>
          <w:szCs w:val="24"/>
        </w:rPr>
        <w:t xml:space="preserve">. Should </w:t>
      </w:r>
      <w:r w:rsidR="00EA2882">
        <w:rPr>
          <w:rFonts w:ascii="Times New Roman" w:eastAsiaTheme="minorEastAsia" w:hAnsi="Times New Roman" w:cs="Times New Roman"/>
          <w:sz w:val="24"/>
          <w:szCs w:val="24"/>
        </w:rPr>
        <w:t>these</w:t>
      </w:r>
      <w:r w:rsidR="00D32433" w:rsidRPr="00D51E97">
        <w:rPr>
          <w:rFonts w:ascii="Times New Roman" w:eastAsiaTheme="minorEastAsia" w:hAnsi="Times New Roman" w:cs="Times New Roman"/>
          <w:sz w:val="24"/>
          <w:szCs w:val="24"/>
        </w:rPr>
        <w:t xml:space="preserve"> analyses </w:t>
      </w:r>
      <w:r w:rsidR="00D32433">
        <w:rPr>
          <w:rFonts w:ascii="Times New Roman" w:eastAsiaTheme="minorEastAsia" w:hAnsi="Times New Roman" w:cs="Times New Roman"/>
          <w:sz w:val="24"/>
          <w:szCs w:val="24"/>
        </w:rPr>
        <w:t xml:space="preserve">sufficiently </w:t>
      </w:r>
      <w:r w:rsidR="00D32433" w:rsidRPr="00D51E97">
        <w:rPr>
          <w:rFonts w:ascii="Times New Roman" w:eastAsiaTheme="minorEastAsia" w:hAnsi="Times New Roman" w:cs="Times New Roman"/>
          <w:sz w:val="24"/>
          <w:szCs w:val="24"/>
        </w:rPr>
        <w:t xml:space="preserve">demonstrate that seed predation and/or ant nest density </w:t>
      </w:r>
      <w:r w:rsidR="00D32433">
        <w:rPr>
          <w:rFonts w:ascii="Times New Roman" w:eastAsiaTheme="minorEastAsia" w:hAnsi="Times New Roman" w:cs="Times New Roman"/>
          <w:sz w:val="24"/>
          <w:szCs w:val="24"/>
        </w:rPr>
        <w:t>have strong effects on</w:t>
      </w:r>
      <w:r w:rsidR="00D32433" w:rsidRPr="00D51E97">
        <w:rPr>
          <w:rFonts w:ascii="Times New Roman" w:eastAsiaTheme="minorEastAsia" w:hAnsi="Times New Roman" w:cs="Times New Roman"/>
          <w:sz w:val="24"/>
          <w:szCs w:val="24"/>
        </w:rPr>
        <w:t xml:space="preserve"> </w:t>
      </w:r>
      <w:r w:rsidR="00B83832">
        <w:rPr>
          <w:rFonts w:ascii="Times New Roman" w:eastAsiaTheme="minorEastAsia" w:hAnsi="Times New Roman" w:cs="Times New Roman"/>
          <w:sz w:val="24"/>
          <w:szCs w:val="24"/>
        </w:rPr>
        <w:t>spread rates</w:t>
      </w:r>
      <w:r w:rsidR="00D32433" w:rsidRPr="00D51E97">
        <w:rPr>
          <w:rFonts w:ascii="Times New Roman" w:eastAsiaTheme="minorEastAsia" w:hAnsi="Times New Roman" w:cs="Times New Roman"/>
          <w:sz w:val="24"/>
          <w:szCs w:val="24"/>
        </w:rPr>
        <w:t xml:space="preserve">, then these parameters are critical for </w:t>
      </w:r>
      <w:r w:rsidR="00B83832">
        <w:rPr>
          <w:rFonts w:ascii="Times New Roman" w:eastAsiaTheme="minorEastAsia" w:hAnsi="Times New Roman" w:cs="Times New Roman"/>
          <w:sz w:val="24"/>
          <w:szCs w:val="24"/>
        </w:rPr>
        <w:t xml:space="preserve">spread rate </w:t>
      </w:r>
      <w:r w:rsidR="00D32433" w:rsidRPr="00D51E97">
        <w:rPr>
          <w:rFonts w:ascii="Times New Roman" w:eastAsiaTheme="minorEastAsia" w:hAnsi="Times New Roman" w:cs="Times New Roman"/>
          <w:sz w:val="24"/>
          <w:szCs w:val="24"/>
        </w:rPr>
        <w:t xml:space="preserve">estimation and </w:t>
      </w:r>
      <w:r w:rsidR="00D32433">
        <w:rPr>
          <w:rFonts w:ascii="Times New Roman" w:eastAsiaTheme="minorEastAsia" w:hAnsi="Times New Roman" w:cs="Times New Roman"/>
          <w:sz w:val="24"/>
          <w:szCs w:val="24"/>
        </w:rPr>
        <w:t>should be</w:t>
      </w:r>
      <w:r w:rsidR="00D32433" w:rsidRPr="00D51E97">
        <w:rPr>
          <w:rFonts w:ascii="Times New Roman" w:eastAsiaTheme="minorEastAsia" w:hAnsi="Times New Roman" w:cs="Times New Roman"/>
          <w:sz w:val="24"/>
          <w:szCs w:val="24"/>
        </w:rPr>
        <w:t xml:space="preserve"> foci for future research; if </w:t>
      </w:r>
      <w:r w:rsidR="007F155D">
        <w:rPr>
          <w:rFonts w:ascii="Times New Roman" w:eastAsiaTheme="minorEastAsia" w:hAnsi="Times New Roman" w:cs="Times New Roman"/>
          <w:sz w:val="24"/>
          <w:szCs w:val="24"/>
        </w:rPr>
        <w:t>not</w:t>
      </w:r>
      <w:r w:rsidR="00D32433" w:rsidRPr="00D51E97">
        <w:rPr>
          <w:rFonts w:ascii="Times New Roman" w:eastAsiaTheme="minorEastAsia" w:hAnsi="Times New Roman" w:cs="Times New Roman"/>
          <w:sz w:val="24"/>
          <w:szCs w:val="24"/>
        </w:rPr>
        <w:t xml:space="preserve">, then obtaining accurate estimates for these parameters may not be </w:t>
      </w:r>
      <w:r w:rsidR="00D32433">
        <w:rPr>
          <w:rFonts w:ascii="Times New Roman" w:eastAsiaTheme="minorEastAsia" w:hAnsi="Times New Roman" w:cs="Times New Roman"/>
          <w:sz w:val="24"/>
          <w:szCs w:val="24"/>
        </w:rPr>
        <w:t>necessary when building dispersal models in the future</w:t>
      </w:r>
      <w:r w:rsidR="00D32433" w:rsidRPr="00D51E97">
        <w:rPr>
          <w:rFonts w:ascii="Times New Roman" w:eastAsiaTheme="minorEastAsia" w:hAnsi="Times New Roman" w:cs="Times New Roman"/>
          <w:sz w:val="24"/>
          <w:szCs w:val="24"/>
        </w:rPr>
        <w:t>.</w:t>
      </w:r>
    </w:p>
    <w:p w14:paraId="28E6C95D" w14:textId="70C5BC80" w:rsidR="00D7434F" w:rsidRDefault="007B0BE0" w:rsidP="00DB47AD">
      <w:pPr>
        <w:spacing w:after="0" w:line="480" w:lineRule="auto"/>
        <w:ind w:firstLine="284"/>
        <w:rPr>
          <w:rFonts w:ascii="Times New Roman" w:hAnsi="Times New Roman" w:cs="Times New Roman"/>
          <w:sz w:val="24"/>
          <w:szCs w:val="24"/>
        </w:rPr>
      </w:pPr>
      <w:r w:rsidRPr="00D51E97">
        <w:rPr>
          <w:rFonts w:ascii="Times New Roman" w:eastAsiaTheme="minorEastAsia" w:hAnsi="Times New Roman" w:cs="Times New Roman"/>
          <w:sz w:val="24"/>
          <w:szCs w:val="24"/>
        </w:rPr>
        <w:t xml:space="preserve">In addition to </w:t>
      </w:r>
      <w:r w:rsidR="00151AFF">
        <w:rPr>
          <w:rFonts w:ascii="Times New Roman" w:eastAsiaTheme="minorEastAsia" w:hAnsi="Times New Roman" w:cs="Times New Roman"/>
          <w:sz w:val="24"/>
          <w:szCs w:val="24"/>
        </w:rPr>
        <w:t>a</w:t>
      </w:r>
      <w:r w:rsidRPr="00D51E97">
        <w:rPr>
          <w:rFonts w:ascii="Times New Roman" w:eastAsiaTheme="minorEastAsia" w:hAnsi="Times New Roman" w:cs="Times New Roman"/>
          <w:sz w:val="24"/>
          <w:szCs w:val="24"/>
        </w:rPr>
        <w:t xml:space="preserve"> lack of information </w:t>
      </w:r>
      <w:r w:rsidR="00151AFF">
        <w:rPr>
          <w:rFonts w:ascii="Times New Roman" w:eastAsiaTheme="minorEastAsia" w:hAnsi="Times New Roman" w:cs="Times New Roman"/>
          <w:sz w:val="24"/>
          <w:szCs w:val="24"/>
        </w:rPr>
        <w:t>on</w:t>
      </w:r>
      <w:r w:rsidRPr="00D51E97">
        <w:rPr>
          <w:rFonts w:ascii="Times New Roman" w:eastAsiaTheme="minorEastAsia" w:hAnsi="Times New Roman" w:cs="Times New Roman"/>
          <w:sz w:val="24"/>
          <w:szCs w:val="24"/>
        </w:rPr>
        <w:t xml:space="preserve"> ant nest densities</w:t>
      </w:r>
      <w:r w:rsidR="00D32433">
        <w:rPr>
          <w:rFonts w:ascii="Times New Roman" w:eastAsiaTheme="minorEastAsia" w:hAnsi="Times New Roman" w:cs="Times New Roman"/>
          <w:sz w:val="24"/>
          <w:szCs w:val="24"/>
        </w:rPr>
        <w:t xml:space="preserve"> and maximum foraging distance</w:t>
      </w:r>
      <w:r w:rsidR="00151AFF">
        <w:rPr>
          <w:rFonts w:ascii="Times New Roman" w:eastAsiaTheme="minorEastAsia" w:hAnsi="Times New Roman" w:cs="Times New Roman"/>
          <w:sz w:val="24"/>
          <w:szCs w:val="24"/>
        </w:rPr>
        <w:t xml:space="preserve"> at the study site</w:t>
      </w:r>
      <w:r w:rsidRPr="00D51E97">
        <w:rPr>
          <w:rFonts w:ascii="Times New Roman" w:eastAsiaTheme="minorEastAsia" w:hAnsi="Times New Roman" w:cs="Times New Roman"/>
          <w:sz w:val="24"/>
          <w:szCs w:val="24"/>
        </w:rPr>
        <w:t xml:space="preserve">, as well </w:t>
      </w:r>
      <w:r w:rsidR="00D32433">
        <w:rPr>
          <w:rFonts w:ascii="Times New Roman" w:eastAsiaTheme="minorEastAsia" w:hAnsi="Times New Roman" w:cs="Times New Roman"/>
          <w:sz w:val="24"/>
          <w:szCs w:val="24"/>
        </w:rPr>
        <w:t xml:space="preserve">as </w:t>
      </w:r>
      <w:r w:rsidRPr="00D51E97">
        <w:rPr>
          <w:rFonts w:ascii="Times New Roman" w:eastAsiaTheme="minorEastAsia" w:hAnsi="Times New Roman" w:cs="Times New Roman"/>
          <w:sz w:val="24"/>
          <w:szCs w:val="24"/>
        </w:rPr>
        <w:t xml:space="preserve">seed removal probability </w:t>
      </w:r>
      <w:r w:rsidR="00D32433">
        <w:rPr>
          <w:rFonts w:ascii="Times New Roman" w:eastAsiaTheme="minorEastAsia" w:hAnsi="Times New Roman" w:cs="Times New Roman"/>
          <w:sz w:val="24"/>
          <w:szCs w:val="24"/>
        </w:rPr>
        <w:t>as a function of</w:t>
      </w:r>
      <w:r w:rsidRPr="00D51E97">
        <w:rPr>
          <w:rFonts w:ascii="Times New Roman" w:eastAsiaTheme="minorEastAsia" w:hAnsi="Times New Roman" w:cs="Times New Roman"/>
          <w:sz w:val="24"/>
          <w:szCs w:val="24"/>
        </w:rPr>
        <w:t xml:space="preserve"> distance to the nearest ant nest, </w:t>
      </w:r>
      <w:r w:rsidR="00D83C43" w:rsidRPr="00D51E97">
        <w:rPr>
          <w:rFonts w:ascii="Times New Roman" w:eastAsiaTheme="minorEastAsia" w:hAnsi="Times New Roman" w:cs="Times New Roman"/>
          <w:sz w:val="24"/>
          <w:szCs w:val="24"/>
        </w:rPr>
        <w:t xml:space="preserve">there </w:t>
      </w:r>
      <w:r w:rsidR="00151AFF">
        <w:rPr>
          <w:rFonts w:ascii="Times New Roman" w:eastAsiaTheme="minorEastAsia" w:hAnsi="Times New Roman" w:cs="Times New Roman"/>
          <w:sz w:val="24"/>
          <w:szCs w:val="24"/>
        </w:rPr>
        <w:t>is</w:t>
      </w:r>
      <w:r w:rsidR="00D83C43" w:rsidRPr="00D51E97">
        <w:rPr>
          <w:rFonts w:ascii="Times New Roman" w:eastAsiaTheme="minorEastAsia" w:hAnsi="Times New Roman" w:cs="Times New Roman"/>
          <w:sz w:val="24"/>
          <w:szCs w:val="24"/>
        </w:rPr>
        <w:t xml:space="preserve"> also </w:t>
      </w:r>
      <w:r w:rsidR="00D32433">
        <w:rPr>
          <w:rFonts w:ascii="Times New Roman" w:eastAsiaTheme="minorEastAsia" w:hAnsi="Times New Roman" w:cs="Times New Roman"/>
          <w:sz w:val="24"/>
          <w:szCs w:val="24"/>
        </w:rPr>
        <w:t xml:space="preserve">a </w:t>
      </w:r>
      <w:r w:rsidR="009908AA" w:rsidRPr="00D51E97">
        <w:rPr>
          <w:rFonts w:ascii="Times New Roman" w:eastAsiaTheme="minorEastAsia" w:hAnsi="Times New Roman" w:cs="Times New Roman"/>
          <w:sz w:val="24"/>
          <w:szCs w:val="24"/>
        </w:rPr>
        <w:t>lack</w:t>
      </w:r>
      <w:r w:rsidR="00D83C43" w:rsidRPr="00D51E97">
        <w:rPr>
          <w:rFonts w:ascii="Times New Roman" w:eastAsiaTheme="minorEastAsia" w:hAnsi="Times New Roman" w:cs="Times New Roman"/>
          <w:sz w:val="24"/>
          <w:szCs w:val="24"/>
        </w:rPr>
        <w:t xml:space="preserve"> of</w:t>
      </w:r>
      <w:r w:rsidR="009908AA" w:rsidRPr="00D51E97">
        <w:rPr>
          <w:rFonts w:ascii="Times New Roman" w:eastAsiaTheme="minorEastAsia" w:hAnsi="Times New Roman" w:cs="Times New Roman"/>
          <w:sz w:val="24"/>
          <w:szCs w:val="24"/>
        </w:rPr>
        <w:t xml:space="preserve"> data on rates of </w:t>
      </w:r>
      <w:r w:rsidR="009908AA" w:rsidRPr="00D51E97">
        <w:rPr>
          <w:rFonts w:ascii="Times New Roman" w:eastAsiaTheme="minorEastAsia" w:hAnsi="Times New Roman" w:cs="Times New Roman"/>
          <w:i/>
          <w:iCs/>
          <w:sz w:val="24"/>
          <w:szCs w:val="24"/>
        </w:rPr>
        <w:t>C. nutans</w:t>
      </w:r>
      <w:r w:rsidR="009908AA" w:rsidRPr="00D51E97">
        <w:rPr>
          <w:rFonts w:ascii="Times New Roman" w:eastAsiaTheme="minorEastAsia" w:hAnsi="Times New Roman" w:cs="Times New Roman"/>
          <w:sz w:val="24"/>
          <w:szCs w:val="24"/>
        </w:rPr>
        <w:t xml:space="preserve"> seed predation after primary dispersal. Rates of </w:t>
      </w:r>
      <w:r w:rsidR="009908AA" w:rsidRPr="00D51E97">
        <w:rPr>
          <w:rFonts w:ascii="Times New Roman" w:eastAsiaTheme="minorEastAsia" w:hAnsi="Times New Roman" w:cs="Times New Roman"/>
          <w:sz w:val="24"/>
          <w:szCs w:val="24"/>
        </w:rPr>
        <w:lastRenderedPageBreak/>
        <w:t xml:space="preserve">seed predation in general are difficult to capture in a natural setting, and </w:t>
      </w:r>
      <w:r w:rsidR="00D83C43" w:rsidRPr="00D51E97">
        <w:rPr>
          <w:rFonts w:ascii="Times New Roman" w:eastAsiaTheme="minorEastAsia" w:hAnsi="Times New Roman" w:cs="Times New Roman"/>
          <w:sz w:val="24"/>
          <w:szCs w:val="24"/>
        </w:rPr>
        <w:t>though</w:t>
      </w:r>
      <w:r w:rsidR="009908AA" w:rsidRPr="00D51E97">
        <w:rPr>
          <w:rFonts w:ascii="Times New Roman" w:eastAsiaTheme="minorEastAsia" w:hAnsi="Times New Roman" w:cs="Times New Roman"/>
          <w:sz w:val="24"/>
          <w:szCs w:val="24"/>
        </w:rPr>
        <w:t xml:space="preserve"> experiments on seed removal are easier to conduct, studies</w:t>
      </w:r>
      <w:r w:rsidR="00D83C43" w:rsidRPr="00D51E97">
        <w:rPr>
          <w:rFonts w:ascii="Times New Roman" w:eastAsiaTheme="minorEastAsia" w:hAnsi="Times New Roman" w:cs="Times New Roman"/>
          <w:sz w:val="24"/>
          <w:szCs w:val="24"/>
        </w:rPr>
        <w:t xml:space="preserve"> doing so</w:t>
      </w:r>
      <w:r w:rsidR="009908AA" w:rsidRPr="00D51E97">
        <w:rPr>
          <w:rFonts w:ascii="Times New Roman" w:eastAsiaTheme="minorEastAsia" w:hAnsi="Times New Roman" w:cs="Times New Roman"/>
          <w:sz w:val="24"/>
          <w:szCs w:val="24"/>
        </w:rPr>
        <w:t xml:space="preserve"> often incorrectly assume that all removed seeds are</w:t>
      </w:r>
      <w:r w:rsidR="00151AFF">
        <w:rPr>
          <w:rFonts w:ascii="Times New Roman" w:eastAsiaTheme="minorEastAsia" w:hAnsi="Times New Roman" w:cs="Times New Roman"/>
          <w:sz w:val="24"/>
          <w:szCs w:val="24"/>
        </w:rPr>
        <w:t xml:space="preserve"> also</w:t>
      </w:r>
      <w:r w:rsidR="009908AA" w:rsidRPr="00D51E97">
        <w:rPr>
          <w:rFonts w:ascii="Times New Roman" w:eastAsiaTheme="minorEastAsia" w:hAnsi="Times New Roman" w:cs="Times New Roman"/>
          <w:sz w:val="24"/>
          <w:szCs w:val="24"/>
        </w:rPr>
        <w:t xml:space="preserve"> consumed (Vander Wall </w:t>
      </w:r>
      <w:r w:rsidR="009908AA" w:rsidRPr="00D51E97">
        <w:rPr>
          <w:rFonts w:ascii="Times New Roman" w:eastAsiaTheme="minorEastAsia" w:hAnsi="Times New Roman" w:cs="Times New Roman"/>
          <w:i/>
          <w:iCs/>
          <w:sz w:val="24"/>
          <w:szCs w:val="24"/>
        </w:rPr>
        <w:t>et al</w:t>
      </w:r>
      <w:r w:rsidR="009908AA" w:rsidRPr="00D51E97">
        <w:rPr>
          <w:rFonts w:ascii="Times New Roman" w:eastAsiaTheme="minorEastAsia" w:hAnsi="Times New Roman" w:cs="Times New Roman"/>
          <w:sz w:val="24"/>
          <w:szCs w:val="24"/>
        </w:rPr>
        <w:t>. 2005)</w:t>
      </w:r>
      <w:r w:rsidR="002B7317">
        <w:rPr>
          <w:rFonts w:ascii="Times New Roman" w:eastAsiaTheme="minorEastAsia" w:hAnsi="Times New Roman" w:cs="Times New Roman"/>
          <w:sz w:val="24"/>
          <w:szCs w:val="24"/>
        </w:rPr>
        <w:t xml:space="preserve"> and thus destroyed</w:t>
      </w:r>
      <w:r w:rsidR="0095584B">
        <w:rPr>
          <w:rFonts w:ascii="Times New Roman" w:eastAsiaTheme="minorEastAsia" w:hAnsi="Times New Roman" w:cs="Times New Roman"/>
          <w:sz w:val="24"/>
          <w:szCs w:val="24"/>
        </w:rPr>
        <w:t>, or conversely, that all seeds are dispersed and not eaten</w:t>
      </w:r>
      <w:r w:rsidR="009908AA" w:rsidRPr="00D51E97">
        <w:rPr>
          <w:rFonts w:ascii="Times New Roman" w:eastAsiaTheme="minorEastAsia" w:hAnsi="Times New Roman" w:cs="Times New Roman"/>
          <w:sz w:val="24"/>
          <w:szCs w:val="24"/>
        </w:rPr>
        <w:t xml:space="preserve">. While data on </w:t>
      </w:r>
      <w:r w:rsidR="009908AA" w:rsidRPr="00D51E97">
        <w:rPr>
          <w:rFonts w:ascii="Times New Roman" w:eastAsiaTheme="minorEastAsia" w:hAnsi="Times New Roman" w:cs="Times New Roman"/>
          <w:i/>
          <w:iCs/>
          <w:sz w:val="24"/>
          <w:szCs w:val="24"/>
        </w:rPr>
        <w:t>C. nutans</w:t>
      </w:r>
      <w:r w:rsidR="009908AA" w:rsidRPr="00D51E97">
        <w:rPr>
          <w:rFonts w:ascii="Times New Roman" w:eastAsiaTheme="minorEastAsia" w:hAnsi="Times New Roman" w:cs="Times New Roman"/>
          <w:sz w:val="24"/>
          <w:szCs w:val="24"/>
        </w:rPr>
        <w:t xml:space="preserve"> seed removal rates (Jongejans </w:t>
      </w:r>
      <w:r w:rsidR="009908AA" w:rsidRPr="00D51E97">
        <w:rPr>
          <w:rFonts w:ascii="Times New Roman" w:eastAsiaTheme="minorEastAsia" w:hAnsi="Times New Roman" w:cs="Times New Roman"/>
          <w:i/>
          <w:iCs/>
          <w:sz w:val="24"/>
          <w:szCs w:val="24"/>
        </w:rPr>
        <w:t>et al</w:t>
      </w:r>
      <w:r w:rsidR="009908AA" w:rsidRPr="00D51E97">
        <w:rPr>
          <w:rFonts w:ascii="Times New Roman" w:eastAsiaTheme="minorEastAsia" w:hAnsi="Times New Roman" w:cs="Times New Roman"/>
          <w:sz w:val="24"/>
          <w:szCs w:val="24"/>
        </w:rPr>
        <w:t>. 2015</w:t>
      </w:r>
      <w:r w:rsidR="00BC24F3">
        <w:rPr>
          <w:rFonts w:ascii="Times New Roman" w:eastAsiaTheme="minorEastAsia" w:hAnsi="Times New Roman" w:cs="Times New Roman"/>
          <w:sz w:val="24"/>
          <w:szCs w:val="24"/>
        </w:rPr>
        <w:t>,</w:t>
      </w:r>
      <w:r w:rsidR="00BC24F3" w:rsidRPr="00D51E97">
        <w:rPr>
          <w:rFonts w:ascii="Times New Roman" w:eastAsiaTheme="minorEastAsia" w:hAnsi="Times New Roman" w:cs="Times New Roman"/>
          <w:sz w:val="24"/>
          <w:szCs w:val="24"/>
        </w:rPr>
        <w:t xml:space="preserve"> </w:t>
      </w:r>
      <w:r w:rsidR="009908AA" w:rsidRPr="00D51E97">
        <w:rPr>
          <w:rFonts w:ascii="Times New Roman" w:eastAsiaTheme="minorEastAsia" w:hAnsi="Times New Roman" w:cs="Times New Roman"/>
          <w:sz w:val="24"/>
          <w:szCs w:val="24"/>
        </w:rPr>
        <w:t xml:space="preserve">Drees and Shea 2024a) indicate that the </w:t>
      </w:r>
      <w:r w:rsidR="007F155D">
        <w:rPr>
          <w:rFonts w:ascii="Times New Roman" w:eastAsiaTheme="minorEastAsia" w:hAnsi="Times New Roman" w:cs="Times New Roman"/>
          <w:sz w:val="24"/>
          <w:szCs w:val="24"/>
        </w:rPr>
        <w:t>vast</w:t>
      </w:r>
      <w:r w:rsidR="007F155D" w:rsidRPr="00D51E97">
        <w:rPr>
          <w:rFonts w:ascii="Times New Roman" w:eastAsiaTheme="minorEastAsia" w:hAnsi="Times New Roman" w:cs="Times New Roman"/>
          <w:sz w:val="24"/>
          <w:szCs w:val="24"/>
        </w:rPr>
        <w:t xml:space="preserve"> </w:t>
      </w:r>
      <w:r w:rsidR="009908AA" w:rsidRPr="00D51E97">
        <w:rPr>
          <w:rFonts w:ascii="Times New Roman" w:eastAsiaTheme="minorEastAsia" w:hAnsi="Times New Roman" w:cs="Times New Roman"/>
          <w:sz w:val="24"/>
          <w:szCs w:val="24"/>
        </w:rPr>
        <w:t>majority of seeds</w:t>
      </w:r>
      <w:r w:rsidR="00885262">
        <w:rPr>
          <w:rFonts w:ascii="Times New Roman" w:eastAsiaTheme="minorEastAsia" w:hAnsi="Times New Roman" w:cs="Times New Roman"/>
          <w:sz w:val="24"/>
          <w:szCs w:val="24"/>
        </w:rPr>
        <w:t xml:space="preserve"> experiencing primary dispersal via wind</w:t>
      </w:r>
      <w:r w:rsidR="009908AA" w:rsidRPr="00D51E97">
        <w:rPr>
          <w:rFonts w:ascii="Times New Roman" w:eastAsiaTheme="minorEastAsia" w:hAnsi="Times New Roman" w:cs="Times New Roman"/>
          <w:sz w:val="24"/>
          <w:szCs w:val="24"/>
        </w:rPr>
        <w:t xml:space="preserve"> are </w:t>
      </w:r>
      <w:r w:rsidR="002B7317">
        <w:rPr>
          <w:rFonts w:ascii="Times New Roman" w:eastAsiaTheme="minorEastAsia" w:hAnsi="Times New Roman" w:cs="Times New Roman"/>
          <w:sz w:val="24"/>
          <w:szCs w:val="24"/>
        </w:rPr>
        <w:t xml:space="preserve">also </w:t>
      </w:r>
      <w:r w:rsidR="009908AA" w:rsidRPr="00D51E97">
        <w:rPr>
          <w:rFonts w:ascii="Times New Roman" w:eastAsiaTheme="minorEastAsia" w:hAnsi="Times New Roman" w:cs="Times New Roman"/>
          <w:sz w:val="24"/>
          <w:szCs w:val="24"/>
        </w:rPr>
        <w:t>moved by secondary dispersal vectors,</w:t>
      </w:r>
      <w:r w:rsidR="00885262">
        <w:rPr>
          <w:rFonts w:ascii="Times New Roman" w:eastAsiaTheme="minorEastAsia" w:hAnsi="Times New Roman" w:cs="Times New Roman"/>
          <w:sz w:val="24"/>
          <w:szCs w:val="24"/>
        </w:rPr>
        <w:t xml:space="preserve"> namely ants,</w:t>
      </w:r>
      <w:r w:rsidR="009908AA" w:rsidRPr="00D51E97">
        <w:rPr>
          <w:rFonts w:ascii="Times New Roman" w:eastAsiaTheme="minorEastAsia" w:hAnsi="Times New Roman" w:cs="Times New Roman"/>
          <w:sz w:val="24"/>
          <w:szCs w:val="24"/>
        </w:rPr>
        <w:t xml:space="preserve"> rates of seed </w:t>
      </w:r>
      <w:r w:rsidR="00431FE4">
        <w:rPr>
          <w:rFonts w:ascii="Times New Roman" w:eastAsiaTheme="minorEastAsia" w:hAnsi="Times New Roman" w:cs="Times New Roman"/>
          <w:sz w:val="24"/>
          <w:szCs w:val="24"/>
        </w:rPr>
        <w:t>predation</w:t>
      </w:r>
      <w:r w:rsidR="009908AA" w:rsidRPr="00D51E97">
        <w:rPr>
          <w:rFonts w:ascii="Times New Roman" w:eastAsiaTheme="minorEastAsia" w:hAnsi="Times New Roman" w:cs="Times New Roman"/>
          <w:sz w:val="24"/>
          <w:szCs w:val="24"/>
        </w:rPr>
        <w:t xml:space="preserve"> are unknown</w:t>
      </w:r>
      <w:r w:rsidR="00885262">
        <w:rPr>
          <w:rFonts w:ascii="Times New Roman" w:eastAsiaTheme="minorEastAsia" w:hAnsi="Times New Roman" w:cs="Times New Roman"/>
          <w:sz w:val="24"/>
          <w:szCs w:val="24"/>
        </w:rPr>
        <w:t xml:space="preserve">. </w:t>
      </w:r>
      <w:r w:rsidR="009908AA" w:rsidRPr="00D51E97">
        <w:rPr>
          <w:rFonts w:ascii="Times New Roman" w:eastAsiaTheme="minorEastAsia" w:hAnsi="Times New Roman" w:cs="Times New Roman"/>
          <w:sz w:val="24"/>
          <w:szCs w:val="24"/>
        </w:rPr>
        <w:t xml:space="preserve">Thus, we </w:t>
      </w:r>
      <w:r w:rsidR="00D83C43" w:rsidRPr="00D51E97">
        <w:rPr>
          <w:rFonts w:ascii="Times New Roman" w:eastAsiaTheme="minorEastAsia" w:hAnsi="Times New Roman" w:cs="Times New Roman"/>
          <w:sz w:val="24"/>
          <w:szCs w:val="24"/>
        </w:rPr>
        <w:t>assume a</w:t>
      </w:r>
      <w:r w:rsidR="00885262">
        <w:rPr>
          <w:rFonts w:ascii="Times New Roman" w:eastAsiaTheme="minorEastAsia" w:hAnsi="Times New Roman" w:cs="Times New Roman"/>
          <w:sz w:val="24"/>
          <w:szCs w:val="24"/>
        </w:rPr>
        <w:t xml:space="preserve"> </w:t>
      </w:r>
      <w:r w:rsidR="00D83C43" w:rsidRPr="00D51E97">
        <w:rPr>
          <w:rFonts w:ascii="Times New Roman" w:eastAsiaTheme="minorEastAsia" w:hAnsi="Times New Roman" w:cs="Times New Roman"/>
          <w:sz w:val="24"/>
          <w:szCs w:val="24"/>
        </w:rPr>
        <w:t xml:space="preserve">post-dispersal predation rate of 0.9 for </w:t>
      </w:r>
      <w:r w:rsidR="00D51E97">
        <w:rPr>
          <w:rFonts w:ascii="Times New Roman" w:eastAsiaTheme="minorEastAsia" w:hAnsi="Times New Roman" w:cs="Times New Roman"/>
          <w:sz w:val="24"/>
          <w:szCs w:val="24"/>
        </w:rPr>
        <w:t>seeds moved by ants</w:t>
      </w:r>
      <w:r w:rsidR="00D83C43" w:rsidRPr="00D51E97">
        <w:rPr>
          <w:rFonts w:ascii="Times New Roman" w:eastAsiaTheme="minorEastAsia" w:hAnsi="Times New Roman" w:cs="Times New Roman"/>
          <w:sz w:val="24"/>
          <w:szCs w:val="24"/>
        </w:rPr>
        <w:t xml:space="preserve"> </w:t>
      </w:r>
      <w:r w:rsidR="00823D22">
        <w:rPr>
          <w:rFonts w:ascii="Times New Roman" w:eastAsiaTheme="minorEastAsia" w:hAnsi="Times New Roman" w:cs="Times New Roman"/>
          <w:sz w:val="24"/>
          <w:szCs w:val="24"/>
        </w:rPr>
        <w:t>using a similar rationale to our assumptions on ant nest density and foraging distance:</w:t>
      </w:r>
      <w:r w:rsidR="00EA2882">
        <w:rPr>
          <w:rFonts w:ascii="Times New Roman" w:eastAsiaTheme="minorEastAsia" w:hAnsi="Times New Roman" w:cs="Times New Roman"/>
          <w:sz w:val="24"/>
          <w:szCs w:val="24"/>
        </w:rPr>
        <w:t xml:space="preserve"> </w:t>
      </w:r>
      <w:r w:rsidR="00823D22" w:rsidRPr="00823D22">
        <w:rPr>
          <w:rFonts w:ascii="Times New Roman" w:eastAsiaTheme="minorEastAsia" w:hAnsi="Times New Roman" w:cs="Times New Roman"/>
          <w:sz w:val="24"/>
          <w:szCs w:val="24"/>
        </w:rPr>
        <w:t xml:space="preserve">sensitivity analyses </w:t>
      </w:r>
      <w:r w:rsidR="00823D22">
        <w:rPr>
          <w:rFonts w:ascii="Times New Roman" w:eastAsiaTheme="minorEastAsia" w:hAnsi="Times New Roman" w:cs="Times New Roman"/>
          <w:sz w:val="24"/>
          <w:szCs w:val="24"/>
        </w:rPr>
        <w:t xml:space="preserve">can determine </w:t>
      </w:r>
      <w:r w:rsidR="003F0B49">
        <w:rPr>
          <w:rFonts w:ascii="Times New Roman" w:eastAsiaTheme="minorEastAsia" w:hAnsi="Times New Roman" w:cs="Times New Roman"/>
          <w:sz w:val="24"/>
          <w:szCs w:val="24"/>
        </w:rPr>
        <w:t>if</w:t>
      </w:r>
      <w:r w:rsidR="00823D22">
        <w:rPr>
          <w:rFonts w:ascii="Times New Roman" w:eastAsiaTheme="minorEastAsia" w:hAnsi="Times New Roman" w:cs="Times New Roman"/>
          <w:sz w:val="24"/>
          <w:szCs w:val="24"/>
        </w:rPr>
        <w:t xml:space="preserve"> this parameter</w:t>
      </w:r>
      <w:r w:rsidR="00823D22" w:rsidRPr="00823D22">
        <w:rPr>
          <w:rFonts w:ascii="Times New Roman" w:eastAsiaTheme="minorEastAsia" w:hAnsi="Times New Roman" w:cs="Times New Roman"/>
          <w:sz w:val="24"/>
          <w:szCs w:val="24"/>
        </w:rPr>
        <w:t xml:space="preserve"> </w:t>
      </w:r>
      <w:r w:rsidR="00823D22">
        <w:rPr>
          <w:rFonts w:ascii="Times New Roman" w:eastAsiaTheme="minorEastAsia" w:hAnsi="Times New Roman" w:cs="Times New Roman"/>
          <w:sz w:val="24"/>
          <w:szCs w:val="24"/>
        </w:rPr>
        <w:t>is</w:t>
      </w:r>
      <w:r w:rsidR="00823D22" w:rsidRPr="00823D22">
        <w:rPr>
          <w:rFonts w:ascii="Times New Roman" w:eastAsiaTheme="minorEastAsia" w:hAnsi="Times New Roman" w:cs="Times New Roman"/>
          <w:sz w:val="24"/>
          <w:szCs w:val="24"/>
        </w:rPr>
        <w:t xml:space="preserve"> a critical determinant of population spread rate</w:t>
      </w:r>
      <w:r w:rsidR="00823D22">
        <w:rPr>
          <w:rFonts w:ascii="Times New Roman" w:eastAsiaTheme="minorEastAsia" w:hAnsi="Times New Roman" w:cs="Times New Roman"/>
          <w:sz w:val="24"/>
          <w:szCs w:val="24"/>
        </w:rPr>
        <w:t>, and thus whether it is worthy of consideration in future studies.</w:t>
      </w:r>
      <w:r w:rsidR="00B83832">
        <w:rPr>
          <w:rFonts w:ascii="Times New Roman" w:eastAsiaTheme="minorEastAsia" w:hAnsi="Times New Roman" w:cs="Times New Roman"/>
          <w:sz w:val="24"/>
          <w:szCs w:val="24"/>
        </w:rPr>
        <w:t xml:space="preserve"> </w:t>
      </w:r>
      <w:r w:rsidR="00823D22">
        <w:rPr>
          <w:rFonts w:ascii="Times New Roman" w:eastAsiaTheme="minorEastAsia" w:hAnsi="Times New Roman" w:cs="Times New Roman"/>
          <w:sz w:val="24"/>
          <w:szCs w:val="24"/>
        </w:rPr>
        <w:t>Additional</w:t>
      </w:r>
      <w:r w:rsidR="00823D22" w:rsidRPr="009A0457">
        <w:rPr>
          <w:rFonts w:ascii="Times New Roman" w:eastAsiaTheme="minorEastAsia" w:hAnsi="Times New Roman" w:cs="Times New Roman"/>
          <w:sz w:val="24"/>
          <w:szCs w:val="24"/>
        </w:rPr>
        <w:t xml:space="preserve"> information</w:t>
      </w:r>
      <w:r w:rsidR="00823D22">
        <w:rPr>
          <w:rFonts w:ascii="Times New Roman" w:eastAsiaTheme="minorEastAsia" w:hAnsi="Times New Roman" w:cs="Times New Roman"/>
          <w:sz w:val="24"/>
          <w:szCs w:val="24"/>
        </w:rPr>
        <w:t xml:space="preserve"> on </w:t>
      </w:r>
      <w:r w:rsidR="00B83832">
        <w:rPr>
          <w:rFonts w:ascii="Times New Roman" w:eastAsiaTheme="minorEastAsia" w:hAnsi="Times New Roman" w:cs="Times New Roman"/>
          <w:sz w:val="24"/>
          <w:szCs w:val="24"/>
        </w:rPr>
        <w:t xml:space="preserve">the </w:t>
      </w:r>
      <w:r w:rsidR="00823D22">
        <w:rPr>
          <w:rFonts w:ascii="Times New Roman" w:eastAsiaTheme="minorEastAsia" w:hAnsi="Times New Roman" w:cs="Times New Roman"/>
          <w:sz w:val="24"/>
          <w:szCs w:val="24"/>
        </w:rPr>
        <w:t>wind dispersal model,</w:t>
      </w:r>
      <w:r w:rsidR="004920E0">
        <w:rPr>
          <w:rFonts w:ascii="Times New Roman" w:eastAsiaTheme="minorEastAsia" w:hAnsi="Times New Roman" w:cs="Times New Roman"/>
          <w:sz w:val="24"/>
          <w:szCs w:val="24"/>
        </w:rPr>
        <w:t xml:space="preserve"> the ant dispersal model,</w:t>
      </w:r>
      <w:r w:rsidR="00823D22">
        <w:rPr>
          <w:rFonts w:ascii="Times New Roman" w:eastAsiaTheme="minorEastAsia" w:hAnsi="Times New Roman" w:cs="Times New Roman"/>
          <w:sz w:val="24"/>
          <w:szCs w:val="24"/>
        </w:rPr>
        <w:t xml:space="preserve"> and the parameters associated with these models can be found in</w:t>
      </w:r>
      <w:r w:rsidR="00823D22" w:rsidRPr="009A0457">
        <w:rPr>
          <w:rFonts w:ascii="Times New Roman" w:eastAsiaTheme="minorEastAsia" w:hAnsi="Times New Roman" w:cs="Times New Roman"/>
          <w:sz w:val="24"/>
          <w:szCs w:val="24"/>
        </w:rPr>
        <w:t xml:space="preserve"> Appendix S1</w:t>
      </w:r>
      <w:r w:rsidR="004920E0">
        <w:rPr>
          <w:rFonts w:ascii="Times New Roman" w:eastAsiaTheme="minorEastAsia" w:hAnsi="Times New Roman" w:cs="Times New Roman"/>
          <w:sz w:val="24"/>
          <w:szCs w:val="24"/>
        </w:rPr>
        <w:t>, where all are described in detail.</w:t>
      </w:r>
    </w:p>
    <w:p w14:paraId="1F5E97F8" w14:textId="18BC06CE" w:rsidR="00DB4305" w:rsidRPr="00F30DC8" w:rsidRDefault="00B83832" w:rsidP="00DB47AD">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Spread rate</w:t>
      </w:r>
      <w:r w:rsidR="00DB4305" w:rsidRPr="00A53067">
        <w:rPr>
          <w:rFonts w:ascii="Times New Roman" w:hAnsi="Times New Roman" w:cs="Times New Roman"/>
          <w:b/>
          <w:bCs/>
          <w:i/>
          <w:iCs/>
          <w:sz w:val="24"/>
          <w:szCs w:val="24"/>
        </w:rPr>
        <w:t xml:space="preserve"> model</w:t>
      </w:r>
    </w:p>
    <w:p w14:paraId="5265BDB8" w14:textId="1DA0ACA9" w:rsidR="007B0BE0" w:rsidRPr="007B0BE0" w:rsidRDefault="007B0BE0" w:rsidP="00DB47AD">
      <w:pPr>
        <w:spacing w:after="0" w:line="480" w:lineRule="auto"/>
        <w:ind w:firstLine="284"/>
        <w:rPr>
          <w:rFonts w:ascii="Times New Roman" w:hAnsi="Times New Roman" w:cs="Times New Roman"/>
          <w:sz w:val="24"/>
          <w:szCs w:val="24"/>
        </w:rPr>
      </w:pPr>
      <w:r w:rsidRPr="007B0BE0">
        <w:rPr>
          <w:rFonts w:ascii="Times New Roman" w:hAnsi="Times New Roman" w:cs="Times New Roman"/>
          <w:sz w:val="24"/>
          <w:szCs w:val="24"/>
        </w:rPr>
        <w:t xml:space="preserve">While </w:t>
      </w:r>
      <w:r w:rsidR="00B455BE">
        <w:rPr>
          <w:rFonts w:ascii="Times New Roman" w:hAnsi="Times New Roman" w:cs="Times New Roman"/>
          <w:sz w:val="24"/>
          <w:szCs w:val="24"/>
        </w:rPr>
        <w:t xml:space="preserve">many of the </w:t>
      </w:r>
      <w:r w:rsidRPr="007B0BE0">
        <w:rPr>
          <w:rFonts w:ascii="Times New Roman" w:hAnsi="Times New Roman" w:cs="Times New Roman"/>
          <w:sz w:val="24"/>
          <w:szCs w:val="24"/>
        </w:rPr>
        <w:t xml:space="preserve">previous studies on </w:t>
      </w:r>
      <w:r w:rsidRPr="007B0BE0">
        <w:rPr>
          <w:rFonts w:ascii="Times New Roman" w:hAnsi="Times New Roman" w:cs="Times New Roman"/>
          <w:i/>
          <w:iCs/>
          <w:sz w:val="24"/>
          <w:szCs w:val="24"/>
        </w:rPr>
        <w:t>C. nutans</w:t>
      </w:r>
      <w:r w:rsidRPr="007B0BE0">
        <w:rPr>
          <w:rFonts w:ascii="Times New Roman" w:hAnsi="Times New Roman" w:cs="Times New Roman"/>
          <w:sz w:val="24"/>
          <w:szCs w:val="24"/>
        </w:rPr>
        <w:t xml:space="preserve"> </w:t>
      </w:r>
      <w:r w:rsidR="00A53067">
        <w:rPr>
          <w:rFonts w:ascii="Times New Roman" w:hAnsi="Times New Roman" w:cs="Times New Roman"/>
          <w:sz w:val="24"/>
          <w:szCs w:val="24"/>
        </w:rPr>
        <w:t xml:space="preserve">spread </w:t>
      </w:r>
      <w:r w:rsidRPr="007B0BE0">
        <w:rPr>
          <w:rFonts w:ascii="Times New Roman" w:hAnsi="Times New Roman" w:cs="Times New Roman"/>
          <w:sz w:val="24"/>
          <w:szCs w:val="24"/>
        </w:rPr>
        <w:t>analytically estimate wave speeds</w:t>
      </w:r>
      <w:r w:rsidRPr="007B0BE0">
        <w:rPr>
          <w:rFonts w:ascii="Times New Roman" w:hAnsi="Times New Roman" w:cs="Times New Roman"/>
          <w:i/>
          <w:iCs/>
          <w:sz w:val="24"/>
          <w:szCs w:val="24"/>
        </w:rPr>
        <w:t xml:space="preserve"> </w:t>
      </w:r>
      <w:r w:rsidRPr="007B0BE0">
        <w:rPr>
          <w:rFonts w:ascii="Times New Roman" w:hAnsi="Times New Roman" w:cs="Times New Roman"/>
          <w:sz w:val="24"/>
          <w:szCs w:val="24"/>
        </w:rPr>
        <w:t>using</w:t>
      </w:r>
      <w:r w:rsidR="009B5233">
        <w:rPr>
          <w:rFonts w:ascii="Times New Roman" w:hAnsi="Times New Roman" w:cs="Times New Roman"/>
          <w:sz w:val="24"/>
          <w:szCs w:val="24"/>
        </w:rPr>
        <w:t xml:space="preserve"> matrix,</w:t>
      </w:r>
      <w:r w:rsidRPr="007B0BE0">
        <w:rPr>
          <w:rFonts w:ascii="Times New Roman" w:hAnsi="Times New Roman" w:cs="Times New Roman"/>
          <w:sz w:val="24"/>
          <w:szCs w:val="24"/>
        </w:rPr>
        <w:t xml:space="preserve"> integrodifference</w:t>
      </w:r>
      <w:r w:rsidR="009B5233">
        <w:rPr>
          <w:rFonts w:ascii="Times New Roman" w:hAnsi="Times New Roman" w:cs="Times New Roman"/>
          <w:sz w:val="24"/>
          <w:szCs w:val="24"/>
        </w:rPr>
        <w:t xml:space="preserve">, or </w:t>
      </w:r>
      <w:r w:rsidRPr="007B0BE0">
        <w:rPr>
          <w:rFonts w:ascii="Times New Roman" w:hAnsi="Times New Roman" w:cs="Times New Roman"/>
          <w:sz w:val="24"/>
          <w:szCs w:val="24"/>
        </w:rPr>
        <w:t>integral projection models (</w:t>
      </w:r>
      <w:r w:rsidRPr="009B5233">
        <w:rPr>
          <w:rFonts w:ascii="Times New Roman" w:hAnsi="Times New Roman" w:cs="Times New Roman"/>
          <w:sz w:val="24"/>
          <w:szCs w:val="24"/>
        </w:rPr>
        <w:t>e.g. Skarpaas and Shea 2007</w:t>
      </w:r>
      <w:r w:rsidR="00BC24F3">
        <w:rPr>
          <w:rFonts w:ascii="Times New Roman" w:hAnsi="Times New Roman" w:cs="Times New Roman"/>
          <w:sz w:val="24"/>
          <w:szCs w:val="24"/>
        </w:rPr>
        <w:t>,</w:t>
      </w:r>
      <w:r w:rsidR="00BC24F3" w:rsidRPr="009B5233">
        <w:rPr>
          <w:rFonts w:ascii="Times New Roman" w:hAnsi="Times New Roman" w:cs="Times New Roman"/>
          <w:sz w:val="24"/>
          <w:szCs w:val="24"/>
        </w:rPr>
        <w:t xml:space="preserve"> </w:t>
      </w:r>
      <w:r w:rsidRPr="009B5233">
        <w:rPr>
          <w:rFonts w:ascii="Times New Roman" w:hAnsi="Times New Roman" w:cs="Times New Roman"/>
          <w:sz w:val="24"/>
          <w:szCs w:val="24"/>
        </w:rPr>
        <w:t xml:space="preserve">Jongejans </w:t>
      </w:r>
      <w:r w:rsidRPr="009B5233">
        <w:rPr>
          <w:rFonts w:ascii="Times New Roman" w:hAnsi="Times New Roman" w:cs="Times New Roman"/>
          <w:i/>
          <w:iCs/>
          <w:sz w:val="24"/>
          <w:szCs w:val="24"/>
        </w:rPr>
        <w:t>et al</w:t>
      </w:r>
      <w:r w:rsidRPr="009B5233">
        <w:rPr>
          <w:rFonts w:ascii="Times New Roman" w:hAnsi="Times New Roman" w:cs="Times New Roman"/>
          <w:sz w:val="24"/>
          <w:szCs w:val="24"/>
        </w:rPr>
        <w:t xml:space="preserve"> 2011</w:t>
      </w:r>
      <w:r w:rsidR="00BC24F3">
        <w:rPr>
          <w:rFonts w:ascii="Times New Roman" w:hAnsi="Times New Roman" w:cs="Times New Roman"/>
          <w:sz w:val="24"/>
          <w:szCs w:val="24"/>
        </w:rPr>
        <w:t>,</w:t>
      </w:r>
      <w:r w:rsidR="00BC24F3" w:rsidRPr="009B5233">
        <w:rPr>
          <w:rFonts w:ascii="Times New Roman" w:hAnsi="Times New Roman" w:cs="Times New Roman"/>
          <w:sz w:val="24"/>
          <w:szCs w:val="24"/>
        </w:rPr>
        <w:t xml:space="preserve"> </w:t>
      </w:r>
      <w:r w:rsidRPr="009B5233">
        <w:rPr>
          <w:rFonts w:ascii="Times New Roman" w:hAnsi="Times New Roman" w:cs="Times New Roman"/>
          <w:sz w:val="24"/>
          <w:szCs w:val="24"/>
        </w:rPr>
        <w:t xml:space="preserve">Zhang </w:t>
      </w:r>
      <w:r w:rsidRPr="009B5233">
        <w:rPr>
          <w:rFonts w:ascii="Times New Roman" w:hAnsi="Times New Roman" w:cs="Times New Roman"/>
          <w:i/>
          <w:iCs/>
          <w:sz w:val="24"/>
          <w:szCs w:val="24"/>
        </w:rPr>
        <w:t>et al</w:t>
      </w:r>
      <w:r w:rsidRPr="009B5233">
        <w:rPr>
          <w:rFonts w:ascii="Times New Roman" w:hAnsi="Times New Roman" w:cs="Times New Roman"/>
          <w:sz w:val="24"/>
          <w:szCs w:val="24"/>
        </w:rPr>
        <w:t>. 2011</w:t>
      </w:r>
      <w:r w:rsidR="00BC24F3">
        <w:rPr>
          <w:rFonts w:ascii="Times New Roman" w:hAnsi="Times New Roman" w:cs="Times New Roman"/>
          <w:sz w:val="24"/>
          <w:szCs w:val="24"/>
        </w:rPr>
        <w:t xml:space="preserve">, </w:t>
      </w:r>
      <w:r w:rsidRPr="009B5233">
        <w:rPr>
          <w:rFonts w:ascii="Times New Roman" w:hAnsi="Times New Roman" w:cs="Times New Roman"/>
          <w:sz w:val="24"/>
          <w:szCs w:val="24"/>
        </w:rPr>
        <w:t xml:space="preserve">Marchetto </w:t>
      </w:r>
      <w:r w:rsidRPr="009B5233">
        <w:rPr>
          <w:rFonts w:ascii="Times New Roman" w:hAnsi="Times New Roman" w:cs="Times New Roman"/>
          <w:i/>
          <w:iCs/>
          <w:sz w:val="24"/>
          <w:szCs w:val="24"/>
        </w:rPr>
        <w:t>et al</w:t>
      </w:r>
      <w:r w:rsidRPr="009B5233">
        <w:rPr>
          <w:rFonts w:ascii="Times New Roman" w:hAnsi="Times New Roman" w:cs="Times New Roman"/>
          <w:sz w:val="24"/>
          <w:szCs w:val="24"/>
        </w:rPr>
        <w:t>. 2014</w:t>
      </w:r>
      <w:r w:rsidR="00BC24F3">
        <w:rPr>
          <w:rFonts w:ascii="Times New Roman" w:hAnsi="Times New Roman" w:cs="Times New Roman"/>
          <w:sz w:val="24"/>
          <w:szCs w:val="24"/>
        </w:rPr>
        <w:t>,</w:t>
      </w:r>
      <w:r w:rsidR="00BC24F3" w:rsidRPr="009B5233">
        <w:rPr>
          <w:rFonts w:ascii="Times New Roman" w:hAnsi="Times New Roman" w:cs="Times New Roman"/>
          <w:sz w:val="24"/>
          <w:szCs w:val="24"/>
        </w:rPr>
        <w:t xml:space="preserve"> </w:t>
      </w:r>
      <w:r w:rsidR="00E34833" w:rsidRPr="009B5233">
        <w:rPr>
          <w:rFonts w:ascii="Times New Roman" w:hAnsi="Times New Roman" w:cs="Times New Roman"/>
          <w:sz w:val="24"/>
          <w:szCs w:val="24"/>
        </w:rPr>
        <w:t xml:space="preserve">Teller </w:t>
      </w:r>
      <w:r w:rsidR="00E34833" w:rsidRPr="009B5233">
        <w:rPr>
          <w:rFonts w:ascii="Times New Roman" w:hAnsi="Times New Roman" w:cs="Times New Roman"/>
          <w:i/>
          <w:iCs/>
          <w:sz w:val="24"/>
          <w:szCs w:val="24"/>
        </w:rPr>
        <w:t>et al</w:t>
      </w:r>
      <w:r w:rsidR="00E34833" w:rsidRPr="009B5233">
        <w:rPr>
          <w:rFonts w:ascii="Times New Roman" w:hAnsi="Times New Roman" w:cs="Times New Roman"/>
          <w:sz w:val="24"/>
          <w:szCs w:val="24"/>
        </w:rPr>
        <w:t>. 2016</w:t>
      </w:r>
      <w:r w:rsidRPr="007B0BE0">
        <w:rPr>
          <w:rFonts w:ascii="Times New Roman" w:hAnsi="Times New Roman" w:cs="Times New Roman"/>
          <w:sz w:val="24"/>
          <w:szCs w:val="24"/>
        </w:rPr>
        <w:t xml:space="preserve">), we tackle the added challenge </w:t>
      </w:r>
      <w:r w:rsidR="00F74C47">
        <w:rPr>
          <w:rFonts w:ascii="Times New Roman" w:hAnsi="Times New Roman" w:cs="Times New Roman"/>
          <w:sz w:val="24"/>
          <w:szCs w:val="24"/>
        </w:rPr>
        <w:t>of</w:t>
      </w:r>
      <w:r w:rsidRPr="007B0BE0">
        <w:rPr>
          <w:rFonts w:ascii="Times New Roman" w:hAnsi="Times New Roman" w:cs="Times New Roman"/>
          <w:sz w:val="24"/>
          <w:szCs w:val="24"/>
        </w:rPr>
        <w:t xml:space="preserve"> </w:t>
      </w:r>
      <w:r w:rsidR="009A06A9">
        <w:rPr>
          <w:rFonts w:ascii="Times New Roman" w:hAnsi="Times New Roman" w:cs="Times New Roman"/>
          <w:sz w:val="24"/>
          <w:szCs w:val="24"/>
        </w:rPr>
        <w:t>including</w:t>
      </w:r>
      <w:r w:rsidRPr="007B0BE0">
        <w:rPr>
          <w:rFonts w:ascii="Times New Roman" w:hAnsi="Times New Roman" w:cs="Times New Roman"/>
          <w:sz w:val="24"/>
          <w:szCs w:val="24"/>
        </w:rPr>
        <w:t xml:space="preserve"> ant nests as location-specific seed sinks by</w:t>
      </w:r>
      <w:r w:rsidR="002F2E21">
        <w:rPr>
          <w:rFonts w:ascii="Times New Roman" w:hAnsi="Times New Roman" w:cs="Times New Roman"/>
          <w:sz w:val="24"/>
          <w:szCs w:val="24"/>
        </w:rPr>
        <w:t xml:space="preserve"> instead</w:t>
      </w:r>
      <w:r w:rsidRPr="007B0BE0">
        <w:rPr>
          <w:rFonts w:ascii="Times New Roman" w:hAnsi="Times New Roman" w:cs="Times New Roman"/>
          <w:sz w:val="24"/>
          <w:szCs w:val="24"/>
        </w:rPr>
        <w:t xml:space="preserve"> numerically estimating </w:t>
      </w:r>
      <w:r w:rsidR="00B83832">
        <w:rPr>
          <w:rFonts w:ascii="Times New Roman" w:hAnsi="Times New Roman" w:cs="Times New Roman"/>
          <w:sz w:val="24"/>
          <w:szCs w:val="24"/>
        </w:rPr>
        <w:t>spread rate</w:t>
      </w:r>
      <w:r w:rsidRPr="007B0BE0">
        <w:rPr>
          <w:rFonts w:ascii="Times New Roman" w:hAnsi="Times New Roman" w:cs="Times New Roman"/>
          <w:sz w:val="24"/>
          <w:szCs w:val="24"/>
        </w:rPr>
        <w:t>s using an individual-based model</w:t>
      </w:r>
      <w:r w:rsidR="0067248D">
        <w:rPr>
          <w:rFonts w:ascii="Times New Roman" w:hAnsi="Times New Roman" w:cs="Times New Roman"/>
          <w:sz w:val="24"/>
          <w:szCs w:val="24"/>
        </w:rPr>
        <w:t>.</w:t>
      </w:r>
      <w:r w:rsidRPr="007B0BE0">
        <w:rPr>
          <w:rFonts w:ascii="Times New Roman" w:hAnsi="Times New Roman" w:cs="Times New Roman"/>
          <w:sz w:val="24"/>
          <w:szCs w:val="24"/>
        </w:rPr>
        <w:t xml:space="preserve"> </w:t>
      </w:r>
      <w:r w:rsidR="0067248D">
        <w:rPr>
          <w:rFonts w:ascii="Times New Roman" w:hAnsi="Times New Roman" w:cs="Times New Roman"/>
          <w:sz w:val="24"/>
          <w:szCs w:val="24"/>
        </w:rPr>
        <w:t>This individual-based model allows us to</w:t>
      </w:r>
      <w:r w:rsidRPr="007B0BE0">
        <w:rPr>
          <w:rFonts w:ascii="Times New Roman" w:hAnsi="Times New Roman" w:cs="Times New Roman"/>
          <w:sz w:val="24"/>
          <w:szCs w:val="24"/>
        </w:rPr>
        <w:t xml:space="preserve"> account for the fates of individual </w:t>
      </w:r>
      <w:r w:rsidR="0067248D">
        <w:rPr>
          <w:rFonts w:ascii="Times New Roman" w:hAnsi="Times New Roman" w:cs="Times New Roman"/>
          <w:sz w:val="24"/>
          <w:szCs w:val="24"/>
        </w:rPr>
        <w:t xml:space="preserve">plants and </w:t>
      </w:r>
      <w:r w:rsidRPr="007B0BE0">
        <w:rPr>
          <w:rFonts w:ascii="Times New Roman" w:hAnsi="Times New Roman" w:cs="Times New Roman"/>
          <w:sz w:val="24"/>
          <w:szCs w:val="24"/>
        </w:rPr>
        <w:t>seeds</w:t>
      </w:r>
      <w:r w:rsidR="0067248D">
        <w:rPr>
          <w:rFonts w:ascii="Times New Roman" w:hAnsi="Times New Roman" w:cs="Times New Roman"/>
          <w:sz w:val="24"/>
          <w:szCs w:val="24"/>
        </w:rPr>
        <w:t>,</w:t>
      </w:r>
      <w:r w:rsidRPr="007B0BE0">
        <w:rPr>
          <w:rFonts w:ascii="Times New Roman" w:hAnsi="Times New Roman" w:cs="Times New Roman"/>
          <w:sz w:val="24"/>
          <w:szCs w:val="24"/>
        </w:rPr>
        <w:t xml:space="preserve"> </w:t>
      </w:r>
      <w:r w:rsidR="0067248D">
        <w:rPr>
          <w:rFonts w:ascii="Times New Roman" w:hAnsi="Times New Roman" w:cs="Times New Roman"/>
          <w:sz w:val="24"/>
          <w:szCs w:val="24"/>
        </w:rPr>
        <w:t>with stochastic elements within the model that allow for</w:t>
      </w:r>
      <w:r w:rsidRPr="007B0BE0">
        <w:rPr>
          <w:rFonts w:ascii="Times New Roman" w:hAnsi="Times New Roman" w:cs="Times New Roman"/>
          <w:sz w:val="24"/>
          <w:szCs w:val="24"/>
        </w:rPr>
        <w:t xml:space="preserve"> </w:t>
      </w:r>
      <w:r w:rsidR="0067248D">
        <w:rPr>
          <w:rFonts w:ascii="Times New Roman" w:hAnsi="Times New Roman" w:cs="Times New Roman"/>
          <w:sz w:val="24"/>
          <w:szCs w:val="24"/>
        </w:rPr>
        <w:t xml:space="preserve">the </w:t>
      </w:r>
      <w:r w:rsidR="00F74C47">
        <w:rPr>
          <w:rFonts w:ascii="Times New Roman" w:hAnsi="Times New Roman" w:cs="Times New Roman"/>
          <w:sz w:val="24"/>
          <w:szCs w:val="24"/>
        </w:rPr>
        <w:t>inclusion</w:t>
      </w:r>
      <w:r w:rsidR="0067248D">
        <w:rPr>
          <w:rFonts w:ascii="Times New Roman" w:hAnsi="Times New Roman" w:cs="Times New Roman"/>
          <w:sz w:val="24"/>
          <w:szCs w:val="24"/>
        </w:rPr>
        <w:t xml:space="preserve"> of</w:t>
      </w:r>
      <w:r w:rsidRPr="007B0BE0">
        <w:rPr>
          <w:rFonts w:ascii="Times New Roman" w:hAnsi="Times New Roman" w:cs="Times New Roman"/>
          <w:sz w:val="24"/>
          <w:szCs w:val="24"/>
        </w:rPr>
        <w:t xml:space="preserve"> variation in environmental characteristics such as wind speed and</w:t>
      </w:r>
      <w:r w:rsidR="006D6780">
        <w:rPr>
          <w:rFonts w:ascii="Times New Roman" w:hAnsi="Times New Roman" w:cs="Times New Roman"/>
          <w:sz w:val="24"/>
          <w:szCs w:val="24"/>
        </w:rPr>
        <w:t xml:space="preserve"> in</w:t>
      </w:r>
      <w:r w:rsidRPr="007B0BE0">
        <w:rPr>
          <w:rFonts w:ascii="Times New Roman" w:hAnsi="Times New Roman" w:cs="Times New Roman"/>
          <w:sz w:val="24"/>
          <w:szCs w:val="24"/>
        </w:rPr>
        <w:t xml:space="preserve"> demographic traits such as </w:t>
      </w:r>
      <w:r w:rsidR="00F74C47">
        <w:rPr>
          <w:rFonts w:ascii="Times New Roman" w:hAnsi="Times New Roman" w:cs="Times New Roman"/>
          <w:sz w:val="24"/>
          <w:szCs w:val="24"/>
        </w:rPr>
        <w:t xml:space="preserve">rosette size, </w:t>
      </w:r>
      <w:r w:rsidRPr="007B0BE0">
        <w:rPr>
          <w:rFonts w:ascii="Times New Roman" w:hAnsi="Times New Roman" w:cs="Times New Roman"/>
          <w:sz w:val="24"/>
          <w:szCs w:val="24"/>
        </w:rPr>
        <w:t>number of flower heads,</w:t>
      </w:r>
      <w:r w:rsidR="00F74C47">
        <w:rPr>
          <w:rFonts w:ascii="Times New Roman" w:hAnsi="Times New Roman" w:cs="Times New Roman"/>
          <w:sz w:val="24"/>
          <w:szCs w:val="24"/>
        </w:rPr>
        <w:t xml:space="preserve"> flower head height,</w:t>
      </w:r>
      <w:r w:rsidRPr="007B0BE0">
        <w:rPr>
          <w:rFonts w:ascii="Times New Roman" w:hAnsi="Times New Roman" w:cs="Times New Roman"/>
          <w:sz w:val="24"/>
          <w:szCs w:val="24"/>
        </w:rPr>
        <w:t xml:space="preserve"> etc.</w:t>
      </w:r>
      <w:r w:rsidR="00F6602F">
        <w:rPr>
          <w:rFonts w:ascii="Times New Roman" w:hAnsi="Times New Roman" w:cs="Times New Roman"/>
          <w:sz w:val="24"/>
          <w:szCs w:val="24"/>
        </w:rPr>
        <w:t xml:space="preserve"> </w:t>
      </w:r>
      <w:r w:rsidR="00EE4FC8">
        <w:rPr>
          <w:rFonts w:ascii="Times New Roman" w:hAnsi="Times New Roman" w:cs="Times New Roman"/>
          <w:sz w:val="24"/>
          <w:szCs w:val="24"/>
        </w:rPr>
        <w:t>Using a high number of replications, o</w:t>
      </w:r>
      <w:r w:rsidR="0067248D">
        <w:rPr>
          <w:rFonts w:ascii="Times New Roman" w:hAnsi="Times New Roman" w:cs="Times New Roman"/>
          <w:sz w:val="24"/>
          <w:szCs w:val="24"/>
        </w:rPr>
        <w:t>ur</w:t>
      </w:r>
      <w:r w:rsidRPr="007B0BE0">
        <w:rPr>
          <w:rFonts w:ascii="Times New Roman" w:hAnsi="Times New Roman" w:cs="Times New Roman"/>
          <w:sz w:val="24"/>
          <w:szCs w:val="24"/>
        </w:rPr>
        <w:t xml:space="preserve"> model simulate</w:t>
      </w:r>
      <w:r w:rsidR="00EE4FC8">
        <w:rPr>
          <w:rFonts w:ascii="Times New Roman" w:hAnsi="Times New Roman" w:cs="Times New Roman"/>
          <w:sz w:val="24"/>
          <w:szCs w:val="24"/>
        </w:rPr>
        <w:t>s</w:t>
      </w:r>
      <w:r w:rsidRPr="007B0BE0">
        <w:rPr>
          <w:rFonts w:ascii="Times New Roman" w:hAnsi="Times New Roman" w:cs="Times New Roman"/>
          <w:sz w:val="24"/>
          <w:szCs w:val="24"/>
        </w:rPr>
        <w:t xml:space="preserve"> the expansion of a population</w:t>
      </w:r>
      <w:r w:rsidR="006D6780">
        <w:rPr>
          <w:rFonts w:ascii="Times New Roman" w:hAnsi="Times New Roman" w:cs="Times New Roman"/>
          <w:sz w:val="24"/>
          <w:szCs w:val="24"/>
        </w:rPr>
        <w:t xml:space="preserve"> across one-dimensional space</w:t>
      </w:r>
      <w:r w:rsidR="002731F4">
        <w:rPr>
          <w:rFonts w:ascii="Times New Roman" w:hAnsi="Times New Roman" w:cs="Times New Roman"/>
          <w:sz w:val="24"/>
          <w:szCs w:val="24"/>
        </w:rPr>
        <w:t>,</w:t>
      </w:r>
      <w:r w:rsidRPr="007B0BE0">
        <w:rPr>
          <w:rFonts w:ascii="Times New Roman" w:hAnsi="Times New Roman" w:cs="Times New Roman"/>
          <w:sz w:val="24"/>
          <w:szCs w:val="24"/>
        </w:rPr>
        <w:t xml:space="preserve"> starting from a single rosette at the point of origin</w:t>
      </w:r>
      <w:r w:rsidR="006D6780">
        <w:rPr>
          <w:rFonts w:ascii="Times New Roman" w:hAnsi="Times New Roman" w:cs="Times New Roman"/>
          <w:sz w:val="24"/>
          <w:szCs w:val="24"/>
        </w:rPr>
        <w:t>.</w:t>
      </w:r>
    </w:p>
    <w:p w14:paraId="62A2ECAD" w14:textId="3C4E1DD6" w:rsidR="00DB4305" w:rsidRDefault="001840B4" w:rsidP="004C2241">
      <w:pPr>
        <w:spacing w:after="0" w:line="480" w:lineRule="auto"/>
        <w:ind w:firstLine="284"/>
      </w:pPr>
      <w:r>
        <w:rPr>
          <w:rFonts w:ascii="Times New Roman" w:hAnsi="Times New Roman" w:cs="Times New Roman"/>
          <w:sz w:val="24"/>
          <w:szCs w:val="24"/>
        </w:rPr>
        <w:lastRenderedPageBreak/>
        <w:t xml:space="preserve">The </w:t>
      </w:r>
      <w:r w:rsidR="00A154A2">
        <w:rPr>
          <w:rFonts w:ascii="Times New Roman" w:hAnsi="Times New Roman" w:cs="Times New Roman"/>
          <w:sz w:val="24"/>
          <w:szCs w:val="24"/>
        </w:rPr>
        <w:t xml:space="preserve">sequence of </w:t>
      </w:r>
      <w:r>
        <w:rPr>
          <w:rFonts w:ascii="Times New Roman" w:hAnsi="Times New Roman" w:cs="Times New Roman"/>
          <w:sz w:val="24"/>
          <w:szCs w:val="24"/>
        </w:rPr>
        <w:t xml:space="preserve">demographic and dispersal </w:t>
      </w:r>
      <w:r w:rsidR="005F2C1D">
        <w:rPr>
          <w:rFonts w:ascii="Times New Roman" w:hAnsi="Times New Roman" w:cs="Times New Roman"/>
          <w:sz w:val="24"/>
          <w:szCs w:val="24"/>
        </w:rPr>
        <w:t xml:space="preserve">processes </w:t>
      </w:r>
      <w:r>
        <w:rPr>
          <w:rFonts w:ascii="Times New Roman" w:hAnsi="Times New Roman" w:cs="Times New Roman"/>
          <w:sz w:val="24"/>
          <w:szCs w:val="24"/>
        </w:rPr>
        <w:t xml:space="preserve">used in </w:t>
      </w:r>
      <w:r w:rsidR="00B83832">
        <w:rPr>
          <w:rFonts w:ascii="Times New Roman" w:hAnsi="Times New Roman" w:cs="Times New Roman"/>
          <w:sz w:val="24"/>
          <w:szCs w:val="24"/>
        </w:rPr>
        <w:t>spread rate</w:t>
      </w:r>
      <w:r>
        <w:rPr>
          <w:rFonts w:ascii="Times New Roman" w:hAnsi="Times New Roman" w:cs="Times New Roman"/>
          <w:sz w:val="24"/>
          <w:szCs w:val="24"/>
        </w:rPr>
        <w:t xml:space="preserve"> </w:t>
      </w:r>
      <w:r w:rsidR="00A154A2">
        <w:rPr>
          <w:rFonts w:ascii="Times New Roman" w:hAnsi="Times New Roman" w:cs="Times New Roman"/>
          <w:sz w:val="24"/>
          <w:szCs w:val="24"/>
        </w:rPr>
        <w:t>simulations</w:t>
      </w:r>
      <w:r>
        <w:rPr>
          <w:rFonts w:ascii="Times New Roman" w:hAnsi="Times New Roman" w:cs="Times New Roman"/>
          <w:sz w:val="24"/>
          <w:szCs w:val="24"/>
        </w:rPr>
        <w:t xml:space="preserve"> </w:t>
      </w:r>
      <w:r w:rsidR="006C289C">
        <w:rPr>
          <w:rFonts w:ascii="Times New Roman" w:hAnsi="Times New Roman" w:cs="Times New Roman"/>
          <w:sz w:val="24"/>
          <w:szCs w:val="24"/>
        </w:rPr>
        <w:t>is</w:t>
      </w:r>
      <w:r>
        <w:rPr>
          <w:rFonts w:ascii="Times New Roman" w:hAnsi="Times New Roman" w:cs="Times New Roman"/>
          <w:sz w:val="24"/>
          <w:szCs w:val="24"/>
        </w:rPr>
        <w:t xml:space="preserve"> outlined in Figure 1</w:t>
      </w:r>
      <w:r w:rsidR="00A154A2">
        <w:rPr>
          <w:rFonts w:ascii="Times New Roman" w:hAnsi="Times New Roman" w:cs="Times New Roman"/>
          <w:sz w:val="24"/>
          <w:szCs w:val="24"/>
        </w:rPr>
        <w:t xml:space="preserve">, with </w:t>
      </w:r>
      <w:r w:rsidR="005F2C1D">
        <w:rPr>
          <w:rFonts w:ascii="Times New Roman" w:hAnsi="Times New Roman" w:cs="Times New Roman"/>
          <w:sz w:val="24"/>
          <w:szCs w:val="24"/>
        </w:rPr>
        <w:t xml:space="preserve">details on </w:t>
      </w:r>
      <w:r w:rsidR="00A154A2">
        <w:rPr>
          <w:rFonts w:ascii="Times New Roman" w:hAnsi="Times New Roman" w:cs="Times New Roman"/>
          <w:sz w:val="24"/>
          <w:szCs w:val="24"/>
        </w:rPr>
        <w:t xml:space="preserve">each </w:t>
      </w:r>
      <w:r w:rsidR="005F2C1D">
        <w:rPr>
          <w:rFonts w:ascii="Times New Roman" w:hAnsi="Times New Roman" w:cs="Times New Roman"/>
          <w:sz w:val="24"/>
          <w:szCs w:val="24"/>
        </w:rPr>
        <w:t>process</w:t>
      </w:r>
      <w:r w:rsidR="00A154A2">
        <w:rPr>
          <w:rFonts w:ascii="Times New Roman" w:hAnsi="Times New Roman" w:cs="Times New Roman"/>
          <w:sz w:val="24"/>
          <w:szCs w:val="24"/>
        </w:rPr>
        <w:t xml:space="preserve"> </w:t>
      </w:r>
      <w:r w:rsidR="005F2C1D">
        <w:rPr>
          <w:rFonts w:ascii="Times New Roman" w:hAnsi="Times New Roman" w:cs="Times New Roman"/>
          <w:sz w:val="24"/>
          <w:szCs w:val="24"/>
        </w:rPr>
        <w:t>given</w:t>
      </w:r>
      <w:r w:rsidR="00A154A2">
        <w:rPr>
          <w:rFonts w:ascii="Times New Roman" w:hAnsi="Times New Roman" w:cs="Times New Roman"/>
          <w:sz w:val="24"/>
          <w:szCs w:val="24"/>
        </w:rPr>
        <w:t xml:space="preserve"> in Appendix S1</w:t>
      </w:r>
      <w:r>
        <w:rPr>
          <w:rFonts w:ascii="Times New Roman" w:hAnsi="Times New Roman" w:cs="Times New Roman"/>
          <w:sz w:val="24"/>
          <w:szCs w:val="24"/>
        </w:rPr>
        <w:t>.</w:t>
      </w:r>
      <w:r w:rsidR="005F2C1D">
        <w:rPr>
          <w:rFonts w:ascii="Times New Roman" w:hAnsi="Times New Roman" w:cs="Times New Roman"/>
          <w:sz w:val="24"/>
          <w:szCs w:val="24"/>
        </w:rPr>
        <w:t xml:space="preserve"> T</w:t>
      </w:r>
      <w:r w:rsidR="005F2C1D" w:rsidRPr="00755FFD">
        <w:rPr>
          <w:rFonts w:ascii="Times New Roman" w:hAnsi="Times New Roman" w:cs="Times New Roman"/>
          <w:sz w:val="24"/>
          <w:szCs w:val="24"/>
        </w:rPr>
        <w:t xml:space="preserve">histle density was capped at ten </w:t>
      </w:r>
      <w:r w:rsidR="005F2C1D">
        <w:rPr>
          <w:rFonts w:ascii="Times New Roman" w:hAnsi="Times New Roman" w:cs="Times New Roman"/>
          <w:sz w:val="24"/>
          <w:szCs w:val="24"/>
        </w:rPr>
        <w:t>adults</w:t>
      </w:r>
      <w:r w:rsidR="005F2C1D" w:rsidRPr="00755FFD">
        <w:rPr>
          <w:rFonts w:ascii="Times New Roman" w:hAnsi="Times New Roman" w:cs="Times New Roman"/>
          <w:sz w:val="24"/>
          <w:szCs w:val="24"/>
        </w:rPr>
        <w:t xml:space="preserve"> per meter</w:t>
      </w:r>
      <w:r w:rsidR="005F2C1D">
        <w:rPr>
          <w:rFonts w:ascii="Times New Roman" w:hAnsi="Times New Roman" w:cs="Times New Roman"/>
          <w:sz w:val="24"/>
          <w:szCs w:val="24"/>
        </w:rPr>
        <w:t xml:space="preserve">, and </w:t>
      </w:r>
      <w:r w:rsidR="005F2C1D" w:rsidRPr="00755FFD">
        <w:rPr>
          <w:rFonts w:ascii="Times New Roman" w:hAnsi="Times New Roman" w:cs="Times New Roman"/>
          <w:sz w:val="24"/>
          <w:szCs w:val="24"/>
        </w:rPr>
        <w:t>we include density in our</w:t>
      </w:r>
      <w:r w:rsidR="005F2C1D">
        <w:rPr>
          <w:rFonts w:ascii="Times New Roman" w:hAnsi="Times New Roman" w:cs="Times New Roman"/>
          <w:sz w:val="24"/>
          <w:szCs w:val="24"/>
        </w:rPr>
        <w:t xml:space="preserve"> </w:t>
      </w:r>
      <w:r w:rsidR="005F2C1D" w:rsidRPr="00755FFD">
        <w:rPr>
          <w:rFonts w:ascii="Times New Roman" w:hAnsi="Times New Roman" w:cs="Times New Roman"/>
          <w:sz w:val="24"/>
          <w:szCs w:val="24"/>
        </w:rPr>
        <w:t xml:space="preserve">sensitivity analyses to understand </w:t>
      </w:r>
      <w:r w:rsidR="005F2C1D">
        <w:rPr>
          <w:rFonts w:ascii="Times New Roman" w:hAnsi="Times New Roman" w:cs="Times New Roman"/>
          <w:sz w:val="24"/>
          <w:szCs w:val="24"/>
        </w:rPr>
        <w:t>its impacts on spread rate.</w:t>
      </w:r>
      <w:r>
        <w:rPr>
          <w:rFonts w:ascii="Times New Roman" w:hAnsi="Times New Roman" w:cs="Times New Roman"/>
          <w:sz w:val="24"/>
          <w:szCs w:val="24"/>
        </w:rPr>
        <w:t xml:space="preserve"> </w:t>
      </w:r>
      <w:bookmarkStart w:id="6" w:name="_Hlk177309913"/>
      <w:r w:rsidR="00886EED">
        <w:rPr>
          <w:rFonts w:ascii="Times New Roman" w:hAnsi="Times New Roman" w:cs="Times New Roman"/>
          <w:sz w:val="24"/>
          <w:szCs w:val="24"/>
        </w:rPr>
        <w:t xml:space="preserve">Each </w:t>
      </w:r>
      <w:r w:rsidR="00A334BD">
        <w:rPr>
          <w:rFonts w:ascii="Times New Roman" w:hAnsi="Times New Roman" w:cs="Times New Roman"/>
          <w:sz w:val="24"/>
          <w:szCs w:val="24"/>
        </w:rPr>
        <w:t xml:space="preserve">generation (1 </w:t>
      </w:r>
      <w:r w:rsidR="00886EED">
        <w:rPr>
          <w:rFonts w:ascii="Times New Roman" w:hAnsi="Times New Roman" w:cs="Times New Roman"/>
          <w:sz w:val="24"/>
          <w:szCs w:val="24"/>
        </w:rPr>
        <w:t>year</w:t>
      </w:r>
      <w:r w:rsidR="00A334BD">
        <w:rPr>
          <w:rFonts w:ascii="Times New Roman" w:hAnsi="Times New Roman" w:cs="Times New Roman"/>
          <w:sz w:val="24"/>
          <w:szCs w:val="24"/>
        </w:rPr>
        <w:t>)</w:t>
      </w:r>
      <w:r w:rsidR="00886EED">
        <w:rPr>
          <w:rFonts w:ascii="Times New Roman" w:hAnsi="Times New Roman" w:cs="Times New Roman"/>
          <w:sz w:val="24"/>
          <w:szCs w:val="24"/>
        </w:rPr>
        <w:t xml:space="preserve"> in the model was started by</w:t>
      </w:r>
      <w:r w:rsidR="007B0BE0" w:rsidRPr="007B0BE0">
        <w:rPr>
          <w:rFonts w:ascii="Times New Roman" w:hAnsi="Times New Roman" w:cs="Times New Roman"/>
          <w:sz w:val="24"/>
          <w:szCs w:val="24"/>
        </w:rPr>
        <w:t xml:space="preserve"> simulating</w:t>
      </w:r>
      <w:r w:rsidR="006A7CAE">
        <w:rPr>
          <w:rFonts w:ascii="Times New Roman" w:hAnsi="Times New Roman" w:cs="Times New Roman"/>
          <w:sz w:val="24"/>
          <w:szCs w:val="24"/>
        </w:rPr>
        <w:t xml:space="preserve"> overwinter survival of all </w:t>
      </w:r>
      <w:r w:rsidR="00025242">
        <w:rPr>
          <w:rFonts w:ascii="Times New Roman" w:hAnsi="Times New Roman" w:cs="Times New Roman"/>
          <w:sz w:val="24"/>
          <w:szCs w:val="24"/>
        </w:rPr>
        <w:t xml:space="preserve">existing </w:t>
      </w:r>
      <w:r w:rsidR="006A7CAE">
        <w:rPr>
          <w:rFonts w:ascii="Times New Roman" w:hAnsi="Times New Roman" w:cs="Times New Roman"/>
          <w:sz w:val="24"/>
          <w:szCs w:val="24"/>
        </w:rPr>
        <w:t>rosettes</w:t>
      </w:r>
      <w:r w:rsidR="001F02FF">
        <w:rPr>
          <w:rFonts w:ascii="Times New Roman" w:hAnsi="Times New Roman" w:cs="Times New Roman"/>
          <w:sz w:val="24"/>
          <w:szCs w:val="24"/>
        </w:rPr>
        <w:t>.</w:t>
      </w:r>
      <w:bookmarkEnd w:id="6"/>
      <w:r w:rsidR="001F02FF">
        <w:rPr>
          <w:rFonts w:ascii="Times New Roman" w:hAnsi="Times New Roman" w:cs="Times New Roman"/>
          <w:sz w:val="24"/>
          <w:szCs w:val="24"/>
        </w:rPr>
        <w:t xml:space="preserve"> </w:t>
      </w:r>
      <w:r w:rsidR="00886EED">
        <w:rPr>
          <w:rFonts w:ascii="Times New Roman" w:hAnsi="Times New Roman" w:cs="Times New Roman"/>
          <w:sz w:val="24"/>
          <w:szCs w:val="24"/>
        </w:rPr>
        <w:t xml:space="preserve">After </w:t>
      </w:r>
      <w:r w:rsidR="00EC0CCC">
        <w:rPr>
          <w:rFonts w:ascii="Times New Roman" w:hAnsi="Times New Roman" w:cs="Times New Roman"/>
          <w:sz w:val="24"/>
          <w:szCs w:val="24"/>
        </w:rPr>
        <w:t>simulating each year’s demography and dispersal</w:t>
      </w:r>
      <w:r w:rsidR="007B0BE0" w:rsidRPr="007B0BE0">
        <w:rPr>
          <w:rFonts w:ascii="Times New Roman" w:hAnsi="Times New Roman" w:cs="Times New Roman"/>
          <w:sz w:val="24"/>
          <w:szCs w:val="24"/>
        </w:rPr>
        <w:t>, the</w:t>
      </w:r>
      <w:r w:rsidR="0094435A">
        <w:rPr>
          <w:rFonts w:ascii="Times New Roman" w:hAnsi="Times New Roman" w:cs="Times New Roman"/>
          <w:sz w:val="24"/>
          <w:szCs w:val="24"/>
        </w:rPr>
        <w:t xml:space="preserve"> annual</w:t>
      </w:r>
      <w:r w:rsidR="007B0BE0" w:rsidRPr="007B0BE0">
        <w:rPr>
          <w:rFonts w:ascii="Times New Roman" w:hAnsi="Times New Roman" w:cs="Times New Roman"/>
          <w:sz w:val="24"/>
          <w:szCs w:val="24"/>
        </w:rPr>
        <w:t xml:space="preserve"> </w:t>
      </w:r>
      <w:r w:rsidR="00B83832">
        <w:rPr>
          <w:rFonts w:ascii="Times New Roman" w:hAnsi="Times New Roman" w:cs="Times New Roman"/>
          <w:sz w:val="24"/>
          <w:szCs w:val="24"/>
        </w:rPr>
        <w:t>spread rate</w:t>
      </w:r>
      <w:r w:rsidR="007B0BE0" w:rsidRPr="007B0BE0">
        <w:rPr>
          <w:rFonts w:ascii="Times New Roman" w:hAnsi="Times New Roman" w:cs="Times New Roman"/>
          <w:sz w:val="24"/>
          <w:szCs w:val="24"/>
        </w:rPr>
        <w:t xml:space="preserve"> was </w:t>
      </w:r>
      <w:r w:rsidR="00C25B4E">
        <w:rPr>
          <w:rFonts w:ascii="Times New Roman" w:hAnsi="Times New Roman" w:cs="Times New Roman"/>
          <w:sz w:val="24"/>
          <w:szCs w:val="24"/>
        </w:rPr>
        <w:t>calculated</w:t>
      </w:r>
      <w:r w:rsidR="007B0BE0" w:rsidRPr="007B0BE0">
        <w:rPr>
          <w:rFonts w:ascii="Times New Roman" w:hAnsi="Times New Roman" w:cs="Times New Roman"/>
          <w:sz w:val="24"/>
          <w:szCs w:val="24"/>
        </w:rPr>
        <w:t xml:space="preserve"> as the difference in position of the individual(s) at the </w:t>
      </w:r>
      <w:r w:rsidR="007F63B2">
        <w:rPr>
          <w:rFonts w:ascii="Times New Roman" w:hAnsi="Times New Roman" w:cs="Times New Roman"/>
          <w:sz w:val="24"/>
          <w:szCs w:val="24"/>
        </w:rPr>
        <w:t>foremost</w:t>
      </w:r>
      <w:r w:rsidR="007B0BE0" w:rsidRPr="007B0BE0">
        <w:rPr>
          <w:rFonts w:ascii="Times New Roman" w:hAnsi="Times New Roman" w:cs="Times New Roman"/>
          <w:sz w:val="24"/>
          <w:szCs w:val="24"/>
        </w:rPr>
        <w:t xml:space="preserve"> point of the wave between </w:t>
      </w:r>
      <w:r w:rsidR="005F70E5">
        <w:rPr>
          <w:rFonts w:ascii="Times New Roman" w:hAnsi="Times New Roman" w:cs="Times New Roman"/>
          <w:sz w:val="24"/>
          <w:szCs w:val="24"/>
        </w:rPr>
        <w:t>that year</w:t>
      </w:r>
      <w:r w:rsidR="007B0BE0" w:rsidRPr="007B0BE0">
        <w:rPr>
          <w:rFonts w:ascii="Times New Roman" w:hAnsi="Times New Roman" w:cs="Times New Roman"/>
          <w:sz w:val="24"/>
          <w:szCs w:val="24"/>
        </w:rPr>
        <w:t xml:space="preserve"> and</w:t>
      </w:r>
      <w:r w:rsidR="0094435A">
        <w:rPr>
          <w:rFonts w:ascii="Times New Roman" w:hAnsi="Times New Roman" w:cs="Times New Roman"/>
          <w:sz w:val="24"/>
          <w:szCs w:val="24"/>
        </w:rPr>
        <w:t xml:space="preserve"> the</w:t>
      </w:r>
      <w:r w:rsidR="007B0BE0" w:rsidRPr="007B0BE0">
        <w:rPr>
          <w:rFonts w:ascii="Times New Roman" w:hAnsi="Times New Roman" w:cs="Times New Roman"/>
          <w:sz w:val="24"/>
          <w:szCs w:val="24"/>
        </w:rPr>
        <w:t xml:space="preserve"> previous year</w:t>
      </w:r>
      <w:r w:rsidR="0094435A">
        <w:rPr>
          <w:rFonts w:ascii="Times New Roman" w:hAnsi="Times New Roman" w:cs="Times New Roman"/>
          <w:sz w:val="24"/>
          <w:szCs w:val="24"/>
        </w:rPr>
        <w:t>.</w:t>
      </w:r>
      <w:r w:rsidR="007F63B2">
        <w:rPr>
          <w:rFonts w:ascii="Times New Roman" w:hAnsi="Times New Roman" w:cs="Times New Roman"/>
          <w:sz w:val="24"/>
          <w:szCs w:val="24"/>
        </w:rPr>
        <w:t xml:space="preserve"> This calculation was limited to aboveground individuals and excluded seeds.</w:t>
      </w:r>
      <w:r w:rsidR="0094435A">
        <w:rPr>
          <w:rFonts w:ascii="Times New Roman" w:hAnsi="Times New Roman" w:cs="Times New Roman"/>
          <w:sz w:val="24"/>
          <w:szCs w:val="24"/>
        </w:rPr>
        <w:t xml:space="preserve"> </w:t>
      </w:r>
      <w:r w:rsidR="00B467EB" w:rsidRPr="003005A0">
        <w:rPr>
          <w:rFonts w:ascii="Times New Roman" w:hAnsi="Times New Roman" w:cs="Times New Roman"/>
          <w:sz w:val="24"/>
          <w:szCs w:val="24"/>
        </w:rPr>
        <w:t xml:space="preserve">All </w:t>
      </w:r>
      <w:r w:rsidR="00B83832">
        <w:rPr>
          <w:rFonts w:ascii="Times New Roman" w:hAnsi="Times New Roman" w:cs="Times New Roman"/>
          <w:sz w:val="24"/>
          <w:szCs w:val="24"/>
        </w:rPr>
        <w:t>spread rate</w:t>
      </w:r>
      <w:r w:rsidR="0094435A" w:rsidRPr="003005A0">
        <w:rPr>
          <w:rFonts w:ascii="Times New Roman" w:hAnsi="Times New Roman" w:cs="Times New Roman"/>
          <w:sz w:val="24"/>
          <w:szCs w:val="24"/>
        </w:rPr>
        <w:t>s</w:t>
      </w:r>
      <w:r w:rsidR="005F70E5" w:rsidRPr="003005A0">
        <w:rPr>
          <w:rFonts w:ascii="Times New Roman" w:hAnsi="Times New Roman" w:cs="Times New Roman"/>
          <w:sz w:val="24"/>
          <w:szCs w:val="24"/>
        </w:rPr>
        <w:t xml:space="preserve"> r</w:t>
      </w:r>
      <w:r w:rsidR="0094435A" w:rsidRPr="003005A0">
        <w:rPr>
          <w:rFonts w:ascii="Times New Roman" w:hAnsi="Times New Roman" w:cs="Times New Roman"/>
          <w:sz w:val="24"/>
          <w:szCs w:val="24"/>
        </w:rPr>
        <w:t>eported here</w:t>
      </w:r>
      <w:r w:rsidR="005F70E5" w:rsidRPr="003005A0">
        <w:rPr>
          <w:rFonts w:ascii="Times New Roman" w:hAnsi="Times New Roman" w:cs="Times New Roman"/>
          <w:sz w:val="24"/>
          <w:szCs w:val="24"/>
        </w:rPr>
        <w:t>, including those used</w:t>
      </w:r>
      <w:r w:rsidR="0094435A" w:rsidRPr="003005A0">
        <w:rPr>
          <w:rFonts w:ascii="Times New Roman" w:hAnsi="Times New Roman" w:cs="Times New Roman"/>
          <w:sz w:val="24"/>
          <w:szCs w:val="24"/>
        </w:rPr>
        <w:t xml:space="preserve"> in</w:t>
      </w:r>
      <w:r w:rsidR="00EA2882">
        <w:rPr>
          <w:rFonts w:ascii="Times New Roman" w:hAnsi="Times New Roman" w:cs="Times New Roman"/>
          <w:sz w:val="24"/>
          <w:szCs w:val="24"/>
        </w:rPr>
        <w:t xml:space="preserve"> </w:t>
      </w:r>
      <w:r w:rsidR="00B467EB" w:rsidRPr="003005A0">
        <w:rPr>
          <w:rFonts w:ascii="Times New Roman" w:hAnsi="Times New Roman" w:cs="Times New Roman"/>
          <w:sz w:val="24"/>
          <w:szCs w:val="24"/>
        </w:rPr>
        <w:t>sensitivity analyses</w:t>
      </w:r>
      <w:r w:rsidR="005F70E5" w:rsidRPr="003005A0">
        <w:rPr>
          <w:rFonts w:ascii="Times New Roman" w:hAnsi="Times New Roman" w:cs="Times New Roman"/>
          <w:sz w:val="24"/>
          <w:szCs w:val="24"/>
        </w:rPr>
        <w:t xml:space="preserve">, are </w:t>
      </w:r>
      <w:r w:rsidR="0094435A" w:rsidRPr="003005A0">
        <w:rPr>
          <w:rFonts w:ascii="Times New Roman" w:hAnsi="Times New Roman" w:cs="Times New Roman"/>
          <w:sz w:val="24"/>
          <w:szCs w:val="24"/>
        </w:rPr>
        <w:t>given</w:t>
      </w:r>
      <w:r w:rsidR="005F70E5" w:rsidRPr="003005A0">
        <w:rPr>
          <w:rFonts w:ascii="Times New Roman" w:hAnsi="Times New Roman" w:cs="Times New Roman"/>
          <w:sz w:val="24"/>
          <w:szCs w:val="24"/>
        </w:rPr>
        <w:t xml:space="preserve"> </w:t>
      </w:r>
      <w:r w:rsidR="0094435A" w:rsidRPr="003005A0">
        <w:rPr>
          <w:rFonts w:ascii="Times New Roman" w:hAnsi="Times New Roman" w:cs="Times New Roman"/>
          <w:sz w:val="24"/>
          <w:szCs w:val="24"/>
        </w:rPr>
        <w:t xml:space="preserve">as </w:t>
      </w:r>
      <w:r w:rsidR="00030F38">
        <w:rPr>
          <w:rFonts w:ascii="Times New Roman" w:hAnsi="Times New Roman" w:cs="Times New Roman"/>
          <w:sz w:val="24"/>
          <w:szCs w:val="24"/>
        </w:rPr>
        <w:t>a</w:t>
      </w:r>
      <w:r w:rsidR="005F70E5" w:rsidRPr="003005A0">
        <w:rPr>
          <w:rFonts w:ascii="Times New Roman" w:hAnsi="Times New Roman" w:cs="Times New Roman"/>
          <w:sz w:val="24"/>
          <w:szCs w:val="24"/>
        </w:rPr>
        <w:t xml:space="preserve"> median value</w:t>
      </w:r>
      <w:r w:rsidR="0094435A" w:rsidRPr="003005A0">
        <w:rPr>
          <w:rFonts w:ascii="Times New Roman" w:hAnsi="Times New Roman" w:cs="Times New Roman"/>
          <w:sz w:val="24"/>
          <w:szCs w:val="24"/>
        </w:rPr>
        <w:t xml:space="preserve"> </w:t>
      </w:r>
      <w:r w:rsidR="005F70E5" w:rsidRPr="003005A0">
        <w:rPr>
          <w:rFonts w:ascii="Times New Roman" w:hAnsi="Times New Roman" w:cs="Times New Roman"/>
          <w:sz w:val="24"/>
          <w:szCs w:val="24"/>
        </w:rPr>
        <w:t xml:space="preserve">since the </w:t>
      </w:r>
      <w:r w:rsidR="00F136F6" w:rsidRPr="003005A0">
        <w:rPr>
          <w:rFonts w:ascii="Times New Roman" w:hAnsi="Times New Roman" w:cs="Times New Roman"/>
          <w:sz w:val="24"/>
          <w:szCs w:val="24"/>
        </w:rPr>
        <w:t>mean</w:t>
      </w:r>
      <w:r w:rsidR="005F70E5" w:rsidRPr="003005A0">
        <w:rPr>
          <w:rFonts w:ascii="Times New Roman" w:hAnsi="Times New Roman" w:cs="Times New Roman"/>
          <w:sz w:val="24"/>
          <w:szCs w:val="24"/>
        </w:rPr>
        <w:t xml:space="preserve"> </w:t>
      </w:r>
      <w:r w:rsidR="00B83832">
        <w:rPr>
          <w:rFonts w:ascii="Times New Roman" w:hAnsi="Times New Roman" w:cs="Times New Roman"/>
          <w:sz w:val="24"/>
          <w:szCs w:val="24"/>
        </w:rPr>
        <w:t>spread rate</w:t>
      </w:r>
      <w:r w:rsidR="005F70E5" w:rsidRPr="003005A0">
        <w:rPr>
          <w:rFonts w:ascii="Times New Roman" w:hAnsi="Times New Roman" w:cs="Times New Roman"/>
          <w:sz w:val="24"/>
          <w:szCs w:val="24"/>
        </w:rPr>
        <w:t xml:space="preserve"> </w:t>
      </w:r>
      <w:r w:rsidR="00F136F6" w:rsidRPr="003005A0">
        <w:rPr>
          <w:rFonts w:ascii="Times New Roman" w:hAnsi="Times New Roman" w:cs="Times New Roman"/>
          <w:sz w:val="24"/>
          <w:szCs w:val="24"/>
        </w:rPr>
        <w:t>was</w:t>
      </w:r>
      <w:r w:rsidR="005F70E5" w:rsidRPr="003005A0">
        <w:rPr>
          <w:rFonts w:ascii="Times New Roman" w:hAnsi="Times New Roman" w:cs="Times New Roman"/>
          <w:sz w:val="24"/>
          <w:szCs w:val="24"/>
        </w:rPr>
        <w:t xml:space="preserve"> </w:t>
      </w:r>
      <w:r w:rsidR="00530388">
        <w:rPr>
          <w:rFonts w:ascii="Times New Roman" w:hAnsi="Times New Roman" w:cs="Times New Roman"/>
          <w:sz w:val="24"/>
          <w:szCs w:val="24"/>
        </w:rPr>
        <w:t>often</w:t>
      </w:r>
      <w:r w:rsidR="00793561">
        <w:rPr>
          <w:rFonts w:ascii="Times New Roman" w:hAnsi="Times New Roman" w:cs="Times New Roman"/>
          <w:sz w:val="24"/>
          <w:szCs w:val="24"/>
        </w:rPr>
        <w:t xml:space="preserve"> </w:t>
      </w:r>
      <w:r w:rsidR="005F70E5" w:rsidRPr="003005A0">
        <w:rPr>
          <w:rFonts w:ascii="Times New Roman" w:hAnsi="Times New Roman" w:cs="Times New Roman"/>
          <w:sz w:val="24"/>
          <w:szCs w:val="24"/>
        </w:rPr>
        <w:t xml:space="preserve">heavily skewed by a small number of </w:t>
      </w:r>
      <w:r w:rsidR="0094435A" w:rsidRPr="003005A0">
        <w:rPr>
          <w:rFonts w:ascii="Times New Roman" w:hAnsi="Times New Roman" w:cs="Times New Roman"/>
          <w:sz w:val="24"/>
          <w:szCs w:val="24"/>
        </w:rPr>
        <w:t>long-distance</w:t>
      </w:r>
      <w:r w:rsidR="005F70E5" w:rsidRPr="003005A0">
        <w:rPr>
          <w:rFonts w:ascii="Times New Roman" w:hAnsi="Times New Roman" w:cs="Times New Roman"/>
          <w:sz w:val="24"/>
          <w:szCs w:val="24"/>
        </w:rPr>
        <w:t xml:space="preserve"> dispersal events.</w:t>
      </w:r>
      <w:r w:rsidR="009A03BB">
        <w:rPr>
          <w:rFonts w:ascii="Times New Roman" w:hAnsi="Times New Roman" w:cs="Times New Roman"/>
          <w:sz w:val="24"/>
          <w:szCs w:val="24"/>
        </w:rPr>
        <w:t xml:space="preserve"> </w:t>
      </w:r>
      <w:r w:rsidR="00F229A0">
        <w:rPr>
          <w:rFonts w:ascii="Times New Roman" w:hAnsi="Times New Roman" w:cs="Times New Roman"/>
          <w:sz w:val="24"/>
          <w:szCs w:val="24"/>
        </w:rPr>
        <w:t>Prior to performing any sensitivity analyses,</w:t>
      </w:r>
      <w:r w:rsidR="009A03BB">
        <w:rPr>
          <w:rFonts w:ascii="Times New Roman" w:hAnsi="Times New Roman" w:cs="Times New Roman"/>
          <w:sz w:val="24"/>
          <w:szCs w:val="24"/>
        </w:rPr>
        <w:t xml:space="preserve"> models were</w:t>
      </w:r>
      <w:r w:rsidR="00F229A0">
        <w:rPr>
          <w:rFonts w:ascii="Times New Roman" w:hAnsi="Times New Roman" w:cs="Times New Roman"/>
          <w:sz w:val="24"/>
          <w:szCs w:val="24"/>
        </w:rPr>
        <w:t xml:space="preserve"> first</w:t>
      </w:r>
      <w:r w:rsidR="009A03BB">
        <w:rPr>
          <w:rFonts w:ascii="Times New Roman" w:hAnsi="Times New Roman" w:cs="Times New Roman"/>
          <w:sz w:val="24"/>
          <w:szCs w:val="24"/>
        </w:rPr>
        <w:t xml:space="preserve"> run at 1000 </w:t>
      </w:r>
      <w:r w:rsidR="00775CF8">
        <w:rPr>
          <w:rFonts w:ascii="Times New Roman" w:hAnsi="Times New Roman" w:cs="Times New Roman"/>
          <w:sz w:val="24"/>
          <w:szCs w:val="24"/>
        </w:rPr>
        <w:t xml:space="preserve">time steps </w:t>
      </w:r>
      <w:r w:rsidR="009A03BB">
        <w:rPr>
          <w:rFonts w:ascii="Times New Roman" w:hAnsi="Times New Roman" w:cs="Times New Roman"/>
          <w:sz w:val="24"/>
          <w:szCs w:val="24"/>
        </w:rPr>
        <w:t xml:space="preserve">for the 8 unique combinations of the following: warmed/unwarmed treatment, inclusion/exclusion of ant-driven seed </w:t>
      </w:r>
      <w:r w:rsidR="006D0BB9">
        <w:rPr>
          <w:rFonts w:ascii="Times New Roman" w:hAnsi="Times New Roman" w:cs="Times New Roman"/>
          <w:sz w:val="24"/>
          <w:szCs w:val="24"/>
        </w:rPr>
        <w:t>movement after removal</w:t>
      </w:r>
      <w:r w:rsidR="009A03BB">
        <w:rPr>
          <w:rFonts w:ascii="Times New Roman" w:hAnsi="Times New Roman" w:cs="Times New Roman"/>
          <w:sz w:val="24"/>
          <w:szCs w:val="24"/>
        </w:rPr>
        <w:t xml:space="preserve">, and inclusion/exclusion of ant-driven seed </w:t>
      </w:r>
      <w:r w:rsidR="006D0BB9">
        <w:rPr>
          <w:rFonts w:ascii="Times New Roman" w:hAnsi="Times New Roman" w:cs="Times New Roman"/>
          <w:sz w:val="24"/>
          <w:szCs w:val="24"/>
        </w:rPr>
        <w:t>predation after removal</w:t>
      </w:r>
      <w:r w:rsidR="009A03BB">
        <w:rPr>
          <w:rFonts w:ascii="Times New Roman" w:hAnsi="Times New Roman" w:cs="Times New Roman"/>
          <w:sz w:val="24"/>
          <w:szCs w:val="24"/>
        </w:rPr>
        <w:t>.</w:t>
      </w:r>
      <w:r w:rsidR="00F229A0">
        <w:rPr>
          <w:rFonts w:ascii="Times New Roman" w:hAnsi="Times New Roman" w:cs="Times New Roman"/>
          <w:sz w:val="24"/>
          <w:szCs w:val="24"/>
        </w:rPr>
        <w:t xml:space="preserve"> The scenario that excluded warming but included both ant-driven movement and predation after removal was treated as the base case, with </w:t>
      </w:r>
      <w:r w:rsidR="002D7E2A">
        <w:rPr>
          <w:rFonts w:ascii="Times New Roman" w:hAnsi="Times New Roman" w:cs="Times New Roman"/>
          <w:sz w:val="24"/>
          <w:szCs w:val="24"/>
        </w:rPr>
        <w:t xml:space="preserve">the </w:t>
      </w:r>
      <w:r w:rsidR="00F229A0">
        <w:rPr>
          <w:rFonts w:ascii="Times New Roman" w:hAnsi="Times New Roman" w:cs="Times New Roman"/>
          <w:sz w:val="24"/>
          <w:szCs w:val="24"/>
        </w:rPr>
        <w:t>baseline parameter values given in</w:t>
      </w:r>
      <w:r w:rsidR="00F229A0" w:rsidRPr="00F229A0">
        <w:rPr>
          <w:rFonts w:ascii="Times New Roman" w:hAnsi="Times New Roman" w:cs="Times New Roman"/>
          <w:sz w:val="24"/>
          <w:szCs w:val="24"/>
        </w:rPr>
        <w:t xml:space="preserve"> </w:t>
      </w:r>
      <w:r w:rsidR="00F229A0">
        <w:rPr>
          <w:rFonts w:ascii="Times New Roman" w:hAnsi="Times New Roman" w:cs="Times New Roman"/>
          <w:sz w:val="24"/>
          <w:szCs w:val="24"/>
        </w:rPr>
        <w:t>Appendix S1, Table S1.</w:t>
      </w:r>
    </w:p>
    <w:p w14:paraId="4B80BD2E" w14:textId="14079023" w:rsidR="00DB4305" w:rsidRPr="00F30DC8" w:rsidRDefault="006D0BB9" w:rsidP="004C2241">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S</w:t>
      </w:r>
      <w:r w:rsidR="00DB4305" w:rsidRPr="00B36BAB">
        <w:rPr>
          <w:rFonts w:ascii="Times New Roman" w:hAnsi="Times New Roman" w:cs="Times New Roman"/>
          <w:b/>
          <w:bCs/>
          <w:i/>
          <w:iCs/>
          <w:sz w:val="24"/>
          <w:szCs w:val="24"/>
        </w:rPr>
        <w:t>ensitivity analyses</w:t>
      </w:r>
    </w:p>
    <w:p w14:paraId="2C6D33B7" w14:textId="380C8BA3" w:rsidR="00F7293E" w:rsidRPr="007B0BE0" w:rsidRDefault="00111FC3" w:rsidP="004C2241">
      <w:pPr>
        <w:spacing w:after="0" w:line="480" w:lineRule="auto"/>
        <w:ind w:firstLine="284"/>
        <w:rPr>
          <w:rFonts w:ascii="Times New Roman" w:hAnsi="Times New Roman" w:cs="Times New Roman"/>
          <w:sz w:val="24"/>
          <w:szCs w:val="24"/>
        </w:rPr>
      </w:pPr>
      <w:bookmarkStart w:id="7" w:name="_Hlk86582434"/>
      <w:r w:rsidRPr="00111FC3">
        <w:rPr>
          <w:rFonts w:ascii="Times New Roman" w:hAnsi="Times New Roman" w:cs="Times New Roman"/>
          <w:sz w:val="24"/>
          <w:szCs w:val="24"/>
        </w:rPr>
        <w:t>Given that the focus of this work is on relative contributions of dispersal to spread rates, and that previous works have already explored the contributions of demographic rates (</w:t>
      </w:r>
      <w:r w:rsidR="00BD50E8">
        <w:rPr>
          <w:rFonts w:ascii="Times New Roman" w:hAnsi="Times New Roman" w:cs="Times New Roman"/>
          <w:sz w:val="24"/>
          <w:szCs w:val="24"/>
        </w:rPr>
        <w:t xml:space="preserve">e.g. </w:t>
      </w:r>
      <w:r w:rsidR="00BD50E8" w:rsidRPr="009B5233">
        <w:rPr>
          <w:rFonts w:ascii="Times New Roman" w:hAnsi="Times New Roman" w:cs="Times New Roman"/>
          <w:sz w:val="24"/>
          <w:szCs w:val="24"/>
        </w:rPr>
        <w:t xml:space="preserve">Jongejans </w:t>
      </w:r>
      <w:r w:rsidR="00BD50E8" w:rsidRPr="009B5233">
        <w:rPr>
          <w:rFonts w:ascii="Times New Roman" w:hAnsi="Times New Roman" w:cs="Times New Roman"/>
          <w:i/>
          <w:iCs/>
          <w:sz w:val="24"/>
          <w:szCs w:val="24"/>
        </w:rPr>
        <w:t>et al</w:t>
      </w:r>
      <w:r w:rsidR="00BD50E8" w:rsidRPr="009B5233">
        <w:rPr>
          <w:rFonts w:ascii="Times New Roman" w:hAnsi="Times New Roman" w:cs="Times New Roman"/>
          <w:sz w:val="24"/>
          <w:szCs w:val="24"/>
        </w:rPr>
        <w:t xml:space="preserve"> 2011</w:t>
      </w:r>
      <w:r w:rsidR="00BC24F3">
        <w:rPr>
          <w:rFonts w:ascii="Times New Roman" w:hAnsi="Times New Roman" w:cs="Times New Roman"/>
          <w:sz w:val="24"/>
          <w:szCs w:val="24"/>
        </w:rPr>
        <w:t>,</w:t>
      </w:r>
      <w:r w:rsidR="00BC24F3" w:rsidRPr="009B5233">
        <w:rPr>
          <w:rFonts w:ascii="Times New Roman" w:hAnsi="Times New Roman" w:cs="Times New Roman"/>
          <w:sz w:val="24"/>
          <w:szCs w:val="24"/>
        </w:rPr>
        <w:t xml:space="preserve"> </w:t>
      </w:r>
      <w:r w:rsidR="00BD50E8" w:rsidRPr="009B5233">
        <w:rPr>
          <w:rFonts w:ascii="Times New Roman" w:hAnsi="Times New Roman" w:cs="Times New Roman"/>
          <w:sz w:val="24"/>
          <w:szCs w:val="24"/>
        </w:rPr>
        <w:t xml:space="preserve">Zhang </w:t>
      </w:r>
      <w:r w:rsidR="00BD50E8" w:rsidRPr="009B5233">
        <w:rPr>
          <w:rFonts w:ascii="Times New Roman" w:hAnsi="Times New Roman" w:cs="Times New Roman"/>
          <w:i/>
          <w:iCs/>
          <w:sz w:val="24"/>
          <w:szCs w:val="24"/>
        </w:rPr>
        <w:t>et al</w:t>
      </w:r>
      <w:r w:rsidR="00BD50E8" w:rsidRPr="009B5233">
        <w:rPr>
          <w:rFonts w:ascii="Times New Roman" w:hAnsi="Times New Roman" w:cs="Times New Roman"/>
          <w:sz w:val="24"/>
          <w:szCs w:val="24"/>
        </w:rPr>
        <w:t>. 2011</w:t>
      </w:r>
      <w:r w:rsidRPr="00111FC3">
        <w:rPr>
          <w:rFonts w:ascii="Times New Roman" w:hAnsi="Times New Roman" w:cs="Times New Roman"/>
          <w:sz w:val="24"/>
          <w:szCs w:val="24"/>
        </w:rPr>
        <w:t>), sensitivity analyses were limited to dispersal-related parameters</w:t>
      </w:r>
      <w:r w:rsidR="00E01B8D">
        <w:rPr>
          <w:rFonts w:ascii="Times New Roman" w:hAnsi="Times New Roman" w:cs="Times New Roman"/>
          <w:sz w:val="24"/>
          <w:szCs w:val="24"/>
        </w:rPr>
        <w:t xml:space="preserve"> (Appendix S1, Table S1)</w:t>
      </w:r>
      <w:r w:rsidR="005F23BA" w:rsidRPr="00111FC3">
        <w:rPr>
          <w:rFonts w:ascii="Times New Roman" w:hAnsi="Times New Roman" w:cs="Times New Roman"/>
          <w:sz w:val="24"/>
          <w:szCs w:val="24"/>
        </w:rPr>
        <w:t>.</w:t>
      </w:r>
      <w:r w:rsidR="00CB0101">
        <w:rPr>
          <w:rFonts w:ascii="Times New Roman" w:hAnsi="Times New Roman" w:cs="Times New Roman"/>
          <w:sz w:val="24"/>
          <w:szCs w:val="24"/>
        </w:rPr>
        <w:t xml:space="preserve"> </w:t>
      </w:r>
      <w:r w:rsidR="00130B96">
        <w:rPr>
          <w:rFonts w:ascii="Times New Roman" w:hAnsi="Times New Roman" w:cs="Times New Roman"/>
          <w:sz w:val="24"/>
          <w:szCs w:val="24"/>
        </w:rPr>
        <w:t xml:space="preserve">For each parameter, we </w:t>
      </w:r>
      <w:r w:rsidR="0083567A">
        <w:rPr>
          <w:rFonts w:ascii="Times New Roman" w:hAnsi="Times New Roman" w:cs="Times New Roman"/>
          <w:sz w:val="24"/>
          <w:szCs w:val="24"/>
        </w:rPr>
        <w:t>decrease</w:t>
      </w:r>
      <w:r w:rsidR="00D1096A">
        <w:rPr>
          <w:rFonts w:ascii="Times New Roman" w:hAnsi="Times New Roman" w:cs="Times New Roman"/>
          <w:sz w:val="24"/>
          <w:szCs w:val="24"/>
        </w:rPr>
        <w:t>d</w:t>
      </w:r>
      <w:r w:rsidR="0083567A">
        <w:rPr>
          <w:rFonts w:ascii="Times New Roman" w:hAnsi="Times New Roman" w:cs="Times New Roman"/>
          <w:sz w:val="24"/>
          <w:szCs w:val="24"/>
        </w:rPr>
        <w:t xml:space="preserve"> </w:t>
      </w:r>
      <w:r w:rsidR="00130B96">
        <w:rPr>
          <w:rFonts w:ascii="Times New Roman" w:hAnsi="Times New Roman" w:cs="Times New Roman"/>
          <w:sz w:val="24"/>
          <w:szCs w:val="24"/>
        </w:rPr>
        <w:t xml:space="preserve">the parameter’s </w:t>
      </w:r>
      <w:r w:rsidR="00F23367">
        <w:rPr>
          <w:rFonts w:ascii="Times New Roman" w:hAnsi="Times New Roman" w:cs="Times New Roman"/>
          <w:sz w:val="24"/>
          <w:szCs w:val="24"/>
        </w:rPr>
        <w:t xml:space="preserve">baseline </w:t>
      </w:r>
      <w:r w:rsidR="00130B96">
        <w:rPr>
          <w:rFonts w:ascii="Times New Roman" w:hAnsi="Times New Roman" w:cs="Times New Roman"/>
          <w:sz w:val="24"/>
          <w:szCs w:val="24"/>
        </w:rPr>
        <w:t xml:space="preserve">value by 20% without changing the other parameters, simulated spread over 1000 consecutive </w:t>
      </w:r>
      <w:r w:rsidR="00775CF8">
        <w:rPr>
          <w:rFonts w:ascii="Times New Roman" w:hAnsi="Times New Roman" w:cs="Times New Roman"/>
          <w:sz w:val="24"/>
          <w:szCs w:val="24"/>
        </w:rPr>
        <w:t>time steps</w:t>
      </w:r>
      <w:r w:rsidR="00130B96">
        <w:rPr>
          <w:rFonts w:ascii="Times New Roman" w:hAnsi="Times New Roman" w:cs="Times New Roman"/>
          <w:sz w:val="24"/>
          <w:szCs w:val="24"/>
        </w:rPr>
        <w:t>, and then used the resulting median spread rate to calculate elasticity such that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8"/>
        <w:gridCol w:w="3088"/>
        <w:gridCol w:w="3196"/>
      </w:tblGrid>
      <w:tr w:rsidR="00105F06" w:rsidRPr="007B0BE0" w14:paraId="4735FE6C" w14:textId="77777777">
        <w:tc>
          <w:tcPr>
            <w:tcW w:w="3008" w:type="dxa"/>
          </w:tcPr>
          <w:p w14:paraId="7465B56A" w14:textId="77777777" w:rsidR="00F7293E" w:rsidRPr="007B0BE0" w:rsidRDefault="00F7293E" w:rsidP="00DB47AD">
            <w:pPr>
              <w:spacing w:line="480" w:lineRule="auto"/>
              <w:ind w:firstLine="284"/>
              <w:jc w:val="both"/>
              <w:rPr>
                <w:rFonts w:ascii="Times New Roman" w:hAnsi="Times New Roman" w:cs="Times New Roman"/>
                <w:sz w:val="24"/>
                <w:szCs w:val="24"/>
              </w:rPr>
            </w:pPr>
          </w:p>
        </w:tc>
        <w:tc>
          <w:tcPr>
            <w:tcW w:w="3117" w:type="dxa"/>
            <w:vAlign w:val="center"/>
          </w:tcPr>
          <w:p w14:paraId="7CED9DB6" w14:textId="77777777" w:rsidR="00F7293E" w:rsidRPr="007B0BE0" w:rsidRDefault="00F7293E" w:rsidP="00DB47AD">
            <w:pPr>
              <w:spacing w:line="480" w:lineRule="auto"/>
              <w:ind w:firstLine="284"/>
              <w:jc w:val="both"/>
              <w:rPr>
                <w:rFonts w:ascii="Times New Roman" w:hAnsi="Times New Roman" w:cs="Times New Roman"/>
                <w:sz w:val="24"/>
                <w:szCs w:val="24"/>
              </w:rPr>
            </w:pPr>
            <m:oMathPara>
              <m:oMath>
                <m:r>
                  <m:rPr>
                    <m:sty m:val="p"/>
                  </m:rPr>
                  <w:rPr>
                    <w:rFonts w:ascii="Cambria Math" w:hAnsi="Cambria Math" w:cs="Times New Roman"/>
                    <w:sz w:val="24"/>
                    <w:szCs w:val="24"/>
                  </w:rPr>
                  <m:t>elas</m:t>
                </m:r>
                <m:d>
                  <m:dPr>
                    <m:ctrlPr>
                      <w:rPr>
                        <w:rFonts w:ascii="Cambria Math" w:hAnsi="Cambria Math" w:cs="Times New Roman"/>
                        <w:i/>
                        <w:sz w:val="24"/>
                        <w:szCs w:val="24"/>
                      </w:rPr>
                    </m:ctrlPr>
                  </m:dPr>
                  <m:e>
                    <m:r>
                      <w:rPr>
                        <w:rFonts w:ascii="Cambria Math" w:hAnsi="Cambria Math" w:cs="Times New Roman"/>
                        <w:sz w:val="24"/>
                        <w:szCs w:val="24"/>
                      </w:rPr>
                      <m:t>p</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p</m:t>
                    </m:r>
                  </m:num>
                  <m:den>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m:t>
                        </m:r>
                      </m:sup>
                    </m:sSup>
                  </m:den>
                </m:f>
                <m:f>
                  <m:fPr>
                    <m:ctrlPr>
                      <w:rPr>
                        <w:rFonts w:ascii="Cambria Math" w:hAnsi="Cambria Math" w:cs="Times New Roman"/>
                        <w:i/>
                        <w:sz w:val="24"/>
                        <w:szCs w:val="24"/>
                      </w:rPr>
                    </m:ctrlPr>
                  </m:fPr>
                  <m:num>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m:t>
                        </m:r>
                      </m:sup>
                    </m:sSup>
                  </m:num>
                  <m:den>
                    <m:r>
                      <w:rPr>
                        <w:rFonts w:ascii="Cambria Math" w:hAnsi="Cambria Math" w:cs="Times New Roman"/>
                        <w:sz w:val="24"/>
                        <w:szCs w:val="24"/>
                      </w:rPr>
                      <m:t>∆p</m:t>
                    </m:r>
                  </m:den>
                </m:f>
              </m:oMath>
            </m:oMathPara>
          </w:p>
        </w:tc>
        <w:tc>
          <w:tcPr>
            <w:tcW w:w="3231" w:type="dxa"/>
            <w:vAlign w:val="center"/>
          </w:tcPr>
          <w:p w14:paraId="42C85936" w14:textId="77777777" w:rsidR="00F7293E" w:rsidRPr="007B0BE0" w:rsidRDefault="00F7293E" w:rsidP="00DB47AD">
            <w:pPr>
              <w:spacing w:line="480" w:lineRule="auto"/>
              <w:ind w:firstLine="284"/>
              <w:jc w:val="right"/>
              <w:rPr>
                <w:rFonts w:ascii="Times New Roman" w:hAnsi="Times New Roman" w:cs="Times New Roman"/>
                <w:sz w:val="24"/>
                <w:szCs w:val="24"/>
              </w:rPr>
            </w:pPr>
            <w:r w:rsidRPr="007B0BE0">
              <w:rPr>
                <w:rFonts w:ascii="Times New Roman" w:hAnsi="Times New Roman" w:cs="Times New Roman"/>
                <w:sz w:val="24"/>
                <w:szCs w:val="24"/>
              </w:rPr>
              <w:t>[3]</w:t>
            </w:r>
          </w:p>
        </w:tc>
      </w:tr>
    </w:tbl>
    <w:p w14:paraId="2B1C679D" w14:textId="08B09995" w:rsidR="00BD50E8" w:rsidRDefault="00F7293E" w:rsidP="004C2241">
      <w:pPr>
        <w:spacing w:after="0" w:line="480" w:lineRule="auto"/>
        <w:rPr>
          <w:rFonts w:ascii="Times New Roman" w:hAnsi="Times New Roman" w:cs="Times New Roman"/>
          <w:sz w:val="24"/>
          <w:szCs w:val="24"/>
        </w:rPr>
      </w:pPr>
      <w:r w:rsidRPr="007B0BE0">
        <w:rPr>
          <w:rFonts w:ascii="Times New Roman" w:hAnsi="Times New Roman" w:cs="Times New Roman"/>
          <w:sz w:val="24"/>
          <w:szCs w:val="24"/>
        </w:rPr>
        <w:t xml:space="preserve">where </w:t>
      </w:r>
      <m:oMath>
        <m:r>
          <w:rPr>
            <w:rFonts w:ascii="Cambria Math" w:hAnsi="Cambria Math" w:cs="Times New Roman"/>
            <w:sz w:val="24"/>
            <w:szCs w:val="24"/>
          </w:rPr>
          <m:t>p</m:t>
        </m:r>
      </m:oMath>
      <w:r w:rsidRPr="007B0BE0">
        <w:rPr>
          <w:rFonts w:ascii="Times New Roman" w:hAnsi="Times New Roman" w:cs="Times New Roman"/>
          <w:sz w:val="24"/>
          <w:szCs w:val="24"/>
        </w:rPr>
        <w:t xml:space="preserve"> is the</w:t>
      </w:r>
      <w:r>
        <w:rPr>
          <w:rFonts w:ascii="Times New Roman" w:hAnsi="Times New Roman" w:cs="Times New Roman"/>
          <w:sz w:val="24"/>
          <w:szCs w:val="24"/>
        </w:rPr>
        <w:t xml:space="preserve"> value of the</w:t>
      </w:r>
      <w:r w:rsidRPr="007B0BE0">
        <w:rPr>
          <w:rFonts w:ascii="Times New Roman" w:hAnsi="Times New Roman" w:cs="Times New Roman"/>
          <w:sz w:val="24"/>
          <w:szCs w:val="24"/>
        </w:rPr>
        <w:t xml:space="preserve"> parameter in question, </w:t>
      </w:r>
      <m:oMath>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m:t>
            </m:r>
          </m:sup>
        </m:sSup>
      </m:oMath>
      <w:r w:rsidRPr="007B0BE0">
        <w:rPr>
          <w:rFonts w:ascii="Times New Roman" w:hAnsi="Times New Roman" w:cs="Times New Roman"/>
          <w:sz w:val="24"/>
          <w:szCs w:val="24"/>
        </w:rPr>
        <w:t xml:space="preserve"> is the estimated </w:t>
      </w:r>
      <w:r>
        <w:rPr>
          <w:rFonts w:ascii="Times New Roman" w:hAnsi="Times New Roman" w:cs="Times New Roman"/>
          <w:sz w:val="24"/>
          <w:szCs w:val="24"/>
        </w:rPr>
        <w:t>spread rate</w:t>
      </w:r>
      <w:r w:rsidRPr="007B0BE0">
        <w:rPr>
          <w:rFonts w:ascii="Times New Roman" w:hAnsi="Times New Roman" w:cs="Times New Roman"/>
          <w:sz w:val="24"/>
          <w:szCs w:val="24"/>
        </w:rPr>
        <w:t xml:space="preserve"> without changes in parameter, and </w:t>
      </w:r>
      <m:oMath>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m:t>
            </m:r>
          </m:sup>
        </m:sSup>
      </m:oMath>
      <w:r w:rsidRPr="007B0BE0">
        <w:rPr>
          <w:rFonts w:ascii="Times New Roman" w:hAnsi="Times New Roman" w:cs="Times New Roman"/>
          <w:sz w:val="24"/>
          <w:szCs w:val="24"/>
        </w:rPr>
        <w:t xml:space="preserve"> is the change in </w:t>
      </w:r>
      <w:r>
        <w:rPr>
          <w:rFonts w:ascii="Times New Roman" w:hAnsi="Times New Roman" w:cs="Times New Roman"/>
          <w:sz w:val="24"/>
          <w:szCs w:val="24"/>
        </w:rPr>
        <w:t>spread rate</w:t>
      </w:r>
      <w:r w:rsidRPr="007B0BE0">
        <w:rPr>
          <w:rFonts w:ascii="Times New Roman" w:hAnsi="Times New Roman" w:cs="Times New Roman"/>
          <w:sz w:val="24"/>
          <w:szCs w:val="24"/>
        </w:rPr>
        <w:t xml:space="preserve"> resulting from the change in parameter </w:t>
      </w:r>
      <m:oMath>
        <m:r>
          <w:rPr>
            <w:rFonts w:ascii="Cambria Math" w:hAnsi="Cambria Math" w:cs="Times New Roman"/>
            <w:sz w:val="24"/>
            <w:szCs w:val="24"/>
          </w:rPr>
          <m:t>∆p</m:t>
        </m:r>
      </m:oMath>
      <w:r w:rsidRPr="007B0BE0">
        <w:rPr>
          <w:rFonts w:ascii="Times New Roman" w:hAnsi="Times New Roman" w:cs="Times New Roman"/>
          <w:sz w:val="24"/>
          <w:szCs w:val="24"/>
        </w:rPr>
        <w:t xml:space="preserve">. </w:t>
      </w:r>
      <w:r w:rsidR="00130B96">
        <w:rPr>
          <w:rFonts w:ascii="Times New Roman" w:hAnsi="Times New Roman" w:cs="Times New Roman"/>
          <w:sz w:val="24"/>
          <w:szCs w:val="24"/>
        </w:rPr>
        <w:t>After all elasticities were calculated,</w:t>
      </w:r>
      <w:r w:rsidRPr="007B0BE0">
        <w:rPr>
          <w:rFonts w:ascii="Times New Roman" w:hAnsi="Times New Roman" w:cs="Times New Roman"/>
          <w:sz w:val="24"/>
          <w:szCs w:val="24"/>
        </w:rPr>
        <w:t xml:space="preserve"> values were then rescaled by dividing by the sum of their absolute values, similar to the technique used by Jongejans </w:t>
      </w:r>
      <w:r w:rsidRPr="007B0BE0">
        <w:rPr>
          <w:rFonts w:ascii="Times New Roman" w:hAnsi="Times New Roman" w:cs="Times New Roman"/>
          <w:i/>
          <w:iCs/>
          <w:sz w:val="24"/>
          <w:szCs w:val="24"/>
        </w:rPr>
        <w:t>et al.</w:t>
      </w:r>
      <w:r w:rsidRPr="007B0BE0">
        <w:rPr>
          <w:rFonts w:ascii="Times New Roman" w:hAnsi="Times New Roman" w:cs="Times New Roman"/>
          <w:sz w:val="24"/>
          <w:szCs w:val="24"/>
        </w:rPr>
        <w:t xml:space="preserve"> (</w:t>
      </w:r>
      <w:r>
        <w:rPr>
          <w:rFonts w:ascii="Times New Roman" w:hAnsi="Times New Roman" w:cs="Times New Roman"/>
          <w:sz w:val="24"/>
          <w:szCs w:val="24"/>
        </w:rPr>
        <w:t>2011</w:t>
      </w:r>
      <w:r w:rsidRPr="007B0BE0">
        <w:rPr>
          <w:rFonts w:ascii="Times New Roman" w:hAnsi="Times New Roman" w:cs="Times New Roman"/>
          <w:sz w:val="24"/>
          <w:szCs w:val="24"/>
        </w:rPr>
        <w:t>).</w:t>
      </w:r>
      <w:r w:rsidR="00130B96">
        <w:rPr>
          <w:rFonts w:ascii="Times New Roman" w:hAnsi="Times New Roman" w:cs="Times New Roman"/>
          <w:sz w:val="24"/>
          <w:szCs w:val="24"/>
        </w:rPr>
        <w:t xml:space="preserve"> Maximum </w:t>
      </w:r>
      <w:r w:rsidR="00CE0D78">
        <w:rPr>
          <w:rFonts w:ascii="Times New Roman" w:hAnsi="Times New Roman" w:cs="Times New Roman"/>
          <w:sz w:val="24"/>
          <w:szCs w:val="24"/>
        </w:rPr>
        <w:t xml:space="preserve">adult </w:t>
      </w:r>
      <w:r w:rsidR="00130B96">
        <w:rPr>
          <w:rFonts w:ascii="Times New Roman" w:hAnsi="Times New Roman" w:cs="Times New Roman"/>
          <w:sz w:val="24"/>
          <w:szCs w:val="24"/>
        </w:rPr>
        <w:t xml:space="preserve">thistle density per meter, </w:t>
      </w:r>
      <w:r w:rsidR="00EA3799">
        <w:rPr>
          <w:rFonts w:ascii="Times New Roman" w:hAnsi="Times New Roman" w:cs="Times New Roman"/>
          <w:sz w:val="24"/>
          <w:szCs w:val="24"/>
        </w:rPr>
        <w:t>though</w:t>
      </w:r>
      <w:r w:rsidR="00130B96">
        <w:rPr>
          <w:rFonts w:ascii="Times New Roman" w:hAnsi="Times New Roman" w:cs="Times New Roman"/>
          <w:sz w:val="24"/>
          <w:szCs w:val="24"/>
        </w:rPr>
        <w:t xml:space="preserve"> not a dispersal-related parameter, was also included in these analyses</w:t>
      </w:r>
      <w:r w:rsidR="00CE0D78">
        <w:rPr>
          <w:rFonts w:ascii="Times New Roman" w:hAnsi="Times New Roman" w:cs="Times New Roman"/>
          <w:sz w:val="24"/>
          <w:szCs w:val="24"/>
        </w:rPr>
        <w:t xml:space="preserve"> to</w:t>
      </w:r>
      <w:r w:rsidR="00130B96">
        <w:rPr>
          <w:rFonts w:ascii="Times New Roman" w:hAnsi="Times New Roman" w:cs="Times New Roman"/>
          <w:sz w:val="24"/>
          <w:szCs w:val="24"/>
        </w:rPr>
        <w:t xml:space="preserve"> determine whether</w:t>
      </w:r>
      <w:r w:rsidR="00563520">
        <w:rPr>
          <w:rFonts w:ascii="Times New Roman" w:hAnsi="Times New Roman" w:cs="Times New Roman"/>
          <w:sz w:val="24"/>
          <w:szCs w:val="24"/>
        </w:rPr>
        <w:t xml:space="preserve"> this</w:t>
      </w:r>
      <w:r w:rsidR="00130B96">
        <w:rPr>
          <w:rFonts w:ascii="Times New Roman" w:hAnsi="Times New Roman" w:cs="Times New Roman"/>
          <w:sz w:val="24"/>
          <w:szCs w:val="24"/>
        </w:rPr>
        <w:t xml:space="preserve"> </w:t>
      </w:r>
      <w:r w:rsidR="00CE0D78">
        <w:rPr>
          <w:rFonts w:ascii="Times New Roman" w:hAnsi="Times New Roman" w:cs="Times New Roman"/>
          <w:sz w:val="24"/>
          <w:szCs w:val="24"/>
        </w:rPr>
        <w:t xml:space="preserve">poorly-known </w:t>
      </w:r>
      <w:r w:rsidR="00130B96">
        <w:rPr>
          <w:rFonts w:ascii="Times New Roman" w:hAnsi="Times New Roman" w:cs="Times New Roman"/>
          <w:sz w:val="24"/>
          <w:szCs w:val="24"/>
        </w:rPr>
        <w:t xml:space="preserve">parameter </w:t>
      </w:r>
      <w:r w:rsidR="00CE0D78">
        <w:rPr>
          <w:rFonts w:ascii="Times New Roman" w:hAnsi="Times New Roman" w:cs="Times New Roman"/>
          <w:sz w:val="24"/>
          <w:szCs w:val="24"/>
        </w:rPr>
        <w:t>affects spread rate estimates</w:t>
      </w:r>
      <w:r w:rsidR="00130B96">
        <w:rPr>
          <w:rFonts w:ascii="Times New Roman" w:hAnsi="Times New Roman" w:cs="Times New Roman"/>
          <w:sz w:val="24"/>
          <w:szCs w:val="24"/>
        </w:rPr>
        <w:t>.</w:t>
      </w:r>
      <w:r>
        <w:rPr>
          <w:rFonts w:ascii="Times New Roman" w:hAnsi="Times New Roman" w:cs="Times New Roman"/>
          <w:sz w:val="24"/>
          <w:szCs w:val="24"/>
        </w:rPr>
        <w:t xml:space="preserve"> </w:t>
      </w:r>
    </w:p>
    <w:p w14:paraId="363A3686" w14:textId="79D5562B" w:rsidR="00072FF3" w:rsidRDefault="00772534" w:rsidP="00E01B8D">
      <w:pPr>
        <w:spacing w:after="0" w:line="480" w:lineRule="auto"/>
        <w:ind w:firstLine="284"/>
        <w:rPr>
          <w:rFonts w:ascii="Times New Roman" w:eastAsiaTheme="minorEastAsia" w:hAnsi="Times New Roman" w:cs="Times New Roman"/>
          <w:sz w:val="24"/>
          <w:szCs w:val="24"/>
        </w:rPr>
      </w:pPr>
      <w:r>
        <w:rPr>
          <w:rFonts w:ascii="Times New Roman" w:hAnsi="Times New Roman" w:cs="Times New Roman"/>
          <w:sz w:val="24"/>
          <w:szCs w:val="24"/>
        </w:rPr>
        <w:t>Additional perturbations</w:t>
      </w:r>
      <w:r w:rsidR="00F23367">
        <w:rPr>
          <w:rFonts w:ascii="Times New Roman" w:hAnsi="Times New Roman" w:cs="Times New Roman"/>
          <w:sz w:val="24"/>
          <w:szCs w:val="24"/>
        </w:rPr>
        <w:t xml:space="preserve"> to baseline values</w:t>
      </w:r>
      <w:r>
        <w:rPr>
          <w:rFonts w:ascii="Times New Roman" w:hAnsi="Times New Roman" w:cs="Times New Roman"/>
          <w:sz w:val="24"/>
          <w:szCs w:val="24"/>
        </w:rPr>
        <w:t xml:space="preserve"> were performed for</w:t>
      </w:r>
      <w:r w:rsidR="00BD50E8">
        <w:rPr>
          <w:rFonts w:ascii="Times New Roman" w:hAnsi="Times New Roman" w:cs="Times New Roman"/>
          <w:sz w:val="24"/>
          <w:szCs w:val="24"/>
        </w:rPr>
        <w:t xml:space="preserve"> each of the</w:t>
      </w:r>
      <w:r w:rsidR="005F23BA">
        <w:rPr>
          <w:rFonts w:ascii="Times New Roman" w:hAnsi="Times New Roman" w:cs="Times New Roman"/>
          <w:sz w:val="24"/>
          <w:szCs w:val="24"/>
        </w:rPr>
        <w:t xml:space="preserve"> 13 dispersal-related parameters</w:t>
      </w:r>
      <w:r>
        <w:rPr>
          <w:rFonts w:ascii="Times New Roman" w:hAnsi="Times New Roman" w:cs="Times New Roman"/>
          <w:sz w:val="24"/>
          <w:szCs w:val="24"/>
        </w:rPr>
        <w:t xml:space="preserve"> </w:t>
      </w:r>
      <w:r w:rsidR="00CE0D78">
        <w:rPr>
          <w:rFonts w:ascii="Times New Roman" w:hAnsi="Times New Roman" w:cs="Times New Roman"/>
          <w:sz w:val="24"/>
          <w:szCs w:val="24"/>
        </w:rPr>
        <w:t xml:space="preserve">and maximum thistle density </w:t>
      </w:r>
      <w:r>
        <w:rPr>
          <w:rFonts w:ascii="Times New Roman" w:hAnsi="Times New Roman" w:cs="Times New Roman"/>
          <w:sz w:val="24"/>
          <w:szCs w:val="24"/>
        </w:rPr>
        <w:t>to investigate whether</w:t>
      </w:r>
      <w:r w:rsidR="00084136">
        <w:rPr>
          <w:rFonts w:ascii="Times New Roman" w:hAnsi="Times New Roman" w:cs="Times New Roman"/>
          <w:sz w:val="24"/>
          <w:szCs w:val="24"/>
        </w:rPr>
        <w:t xml:space="preserve"> or not</w:t>
      </w:r>
      <w:r>
        <w:rPr>
          <w:rFonts w:ascii="Times New Roman" w:hAnsi="Times New Roman" w:cs="Times New Roman"/>
          <w:sz w:val="24"/>
          <w:szCs w:val="24"/>
        </w:rPr>
        <w:t xml:space="preserve"> parameter effects on spread rates were linear, and how strongly </w:t>
      </w:r>
      <w:r w:rsidR="00EA3799">
        <w:rPr>
          <w:rFonts w:ascii="Times New Roman" w:hAnsi="Times New Roman" w:cs="Times New Roman"/>
          <w:sz w:val="24"/>
          <w:szCs w:val="24"/>
        </w:rPr>
        <w:t xml:space="preserve">these </w:t>
      </w:r>
      <w:r>
        <w:rPr>
          <w:rFonts w:ascii="Times New Roman" w:hAnsi="Times New Roman" w:cs="Times New Roman"/>
          <w:sz w:val="24"/>
          <w:szCs w:val="24"/>
        </w:rPr>
        <w:t>rates changed over a much wider range of parameter values</w:t>
      </w:r>
      <w:r w:rsidR="005F23BA">
        <w:rPr>
          <w:rFonts w:ascii="Times New Roman" w:hAnsi="Times New Roman" w:cs="Times New Roman"/>
          <w:sz w:val="24"/>
          <w:szCs w:val="24"/>
        </w:rPr>
        <w:t xml:space="preserve">. </w:t>
      </w:r>
      <w:r w:rsidR="00084136">
        <w:rPr>
          <w:rFonts w:ascii="Times New Roman" w:hAnsi="Times New Roman" w:cs="Times New Roman"/>
          <w:sz w:val="24"/>
          <w:szCs w:val="24"/>
        </w:rPr>
        <w:t>For the 3 probabilistic parameters</w:t>
      </w:r>
      <w:r w:rsidR="005F23BA">
        <w:rPr>
          <w:rFonts w:ascii="Times New Roman" w:hAnsi="Times New Roman" w:cs="Times New Roman"/>
          <w:sz w:val="24"/>
          <w:szCs w:val="24"/>
        </w:rPr>
        <w:t>, perturbations were performed</w:t>
      </w:r>
      <w:r w:rsidR="00F23367">
        <w:rPr>
          <w:rFonts w:ascii="Times New Roman" w:hAnsi="Times New Roman" w:cs="Times New Roman"/>
          <w:sz w:val="24"/>
          <w:szCs w:val="24"/>
        </w:rPr>
        <w:t xml:space="preserve"> in increments of 0.1</w:t>
      </w:r>
      <w:r w:rsidR="005F23BA">
        <w:rPr>
          <w:rFonts w:ascii="Times New Roman" w:hAnsi="Times New Roman" w:cs="Times New Roman"/>
          <w:sz w:val="24"/>
          <w:szCs w:val="24"/>
        </w:rPr>
        <w:t xml:space="preserve"> across the interval [0, 1</w:t>
      </w:r>
      <w:r w:rsidR="00F23367">
        <w:rPr>
          <w:rFonts w:ascii="Times New Roman" w:hAnsi="Times New Roman" w:cs="Times New Roman"/>
          <w:sz w:val="24"/>
          <w:szCs w:val="24"/>
        </w:rPr>
        <w:t>].</w:t>
      </w:r>
      <w:r w:rsidR="005F23BA">
        <w:rPr>
          <w:rFonts w:ascii="Times New Roman" w:hAnsi="Times New Roman" w:cs="Times New Roman"/>
          <w:sz w:val="24"/>
          <w:szCs w:val="24"/>
        </w:rPr>
        <w:t xml:space="preserve"> The other </w:t>
      </w:r>
      <w:r w:rsidR="00A67CF6">
        <w:rPr>
          <w:rFonts w:ascii="Times New Roman" w:hAnsi="Times New Roman" w:cs="Times New Roman"/>
          <w:sz w:val="24"/>
          <w:szCs w:val="24"/>
        </w:rPr>
        <w:t xml:space="preserve">10 </w:t>
      </w:r>
      <w:r w:rsidR="005F23BA">
        <w:rPr>
          <w:rFonts w:ascii="Times New Roman" w:hAnsi="Times New Roman" w:cs="Times New Roman"/>
          <w:sz w:val="24"/>
          <w:szCs w:val="24"/>
        </w:rPr>
        <w:t xml:space="preserve">parameters </w:t>
      </w:r>
      <w:r w:rsidR="00084136">
        <w:rPr>
          <w:rFonts w:ascii="Times New Roman" w:hAnsi="Times New Roman" w:cs="Times New Roman"/>
          <w:sz w:val="24"/>
          <w:szCs w:val="24"/>
        </w:rPr>
        <w:t xml:space="preserve">did not have an upper </w:t>
      </w:r>
      <w:r w:rsidR="00A67CF6">
        <w:rPr>
          <w:rFonts w:ascii="Times New Roman" w:hAnsi="Times New Roman" w:cs="Times New Roman"/>
          <w:sz w:val="24"/>
          <w:szCs w:val="24"/>
        </w:rPr>
        <w:t>bound</w:t>
      </w:r>
      <w:r w:rsidR="005F23BA">
        <w:rPr>
          <w:rFonts w:ascii="Times New Roman" w:hAnsi="Times New Roman" w:cs="Times New Roman"/>
          <w:sz w:val="24"/>
          <w:szCs w:val="24"/>
        </w:rPr>
        <w:t xml:space="preserve">, and were </w:t>
      </w:r>
      <w:r w:rsidR="00BD50E8">
        <w:rPr>
          <w:rFonts w:ascii="Times New Roman" w:hAnsi="Times New Roman" w:cs="Times New Roman"/>
          <w:sz w:val="24"/>
          <w:szCs w:val="24"/>
        </w:rPr>
        <w:t xml:space="preserve">thus </w:t>
      </w:r>
      <w:r w:rsidR="005F23BA">
        <w:rPr>
          <w:rFonts w:ascii="Times New Roman" w:hAnsi="Times New Roman" w:cs="Times New Roman"/>
          <w:sz w:val="24"/>
          <w:szCs w:val="24"/>
        </w:rPr>
        <w:t xml:space="preserve">perturbed </w:t>
      </w:r>
      <w:bookmarkStart w:id="8" w:name="_Hlk166098108"/>
      <w:r w:rsidR="00F23367">
        <w:rPr>
          <w:rFonts w:ascii="Times New Roman" w:hAnsi="Times New Roman" w:cs="Times New Roman"/>
          <w:sz w:val="24"/>
          <w:szCs w:val="24"/>
        </w:rPr>
        <w:t xml:space="preserve">in </w:t>
      </w:r>
      <w:r w:rsidR="00F23367">
        <w:rPr>
          <w:rFonts w:ascii="Times New Roman" w:eastAsiaTheme="minorEastAsia" w:hAnsi="Times New Roman" w:cs="Times New Roman"/>
          <w:sz w:val="24"/>
          <w:szCs w:val="24"/>
        </w:rPr>
        <w:t>increments of 10%, up to</w:t>
      </w:r>
      <w:r w:rsidR="00F23367">
        <w:rPr>
          <w:rFonts w:ascii="Times New Roman" w:hAnsi="Times New Roman" w:cs="Times New Roman"/>
          <w:sz w:val="24"/>
          <w:szCs w:val="24"/>
        </w:rPr>
        <w:t xml:space="preserve"> </w:t>
      </w:r>
      <m:oMath>
        <m:r>
          <w:rPr>
            <w:rFonts w:ascii="Cambria Math" w:hAnsi="Cambria Math" w:cs="Times New Roman"/>
            <w:sz w:val="24"/>
            <w:szCs w:val="24"/>
          </w:rPr>
          <m:t>±</m:t>
        </m:r>
      </m:oMath>
      <w:r w:rsidR="005F23BA">
        <w:rPr>
          <w:rFonts w:ascii="Times New Roman" w:eastAsiaTheme="minorEastAsia" w:hAnsi="Times New Roman" w:cs="Times New Roman"/>
          <w:sz w:val="24"/>
          <w:szCs w:val="24"/>
        </w:rPr>
        <w:t>50%</w:t>
      </w:r>
      <w:bookmarkEnd w:id="8"/>
      <w:r w:rsidR="005F23BA">
        <w:rPr>
          <w:rFonts w:ascii="Times New Roman" w:eastAsiaTheme="minorEastAsia" w:hAnsi="Times New Roman" w:cs="Times New Roman"/>
          <w:sz w:val="24"/>
          <w:szCs w:val="24"/>
        </w:rPr>
        <w:t xml:space="preserve"> of</w:t>
      </w:r>
      <w:r w:rsidR="00D758B0">
        <w:rPr>
          <w:rFonts w:ascii="Times New Roman" w:eastAsiaTheme="minorEastAsia" w:hAnsi="Times New Roman" w:cs="Times New Roman"/>
          <w:sz w:val="24"/>
          <w:szCs w:val="24"/>
        </w:rPr>
        <w:t xml:space="preserve"> their</w:t>
      </w:r>
      <w:r w:rsidR="005F23BA">
        <w:rPr>
          <w:rFonts w:ascii="Times New Roman" w:eastAsiaTheme="minorEastAsia" w:hAnsi="Times New Roman" w:cs="Times New Roman"/>
          <w:sz w:val="24"/>
          <w:szCs w:val="24"/>
        </w:rPr>
        <w:t xml:space="preserve"> </w:t>
      </w:r>
      <w:r w:rsidR="00F23367">
        <w:rPr>
          <w:rFonts w:ascii="Times New Roman" w:hAnsi="Times New Roman" w:cs="Times New Roman"/>
          <w:sz w:val="24"/>
          <w:szCs w:val="24"/>
        </w:rPr>
        <w:t xml:space="preserve">baseline </w:t>
      </w:r>
      <w:r w:rsidR="005F23BA">
        <w:rPr>
          <w:rFonts w:ascii="Times New Roman" w:eastAsiaTheme="minorEastAsia" w:hAnsi="Times New Roman" w:cs="Times New Roman"/>
          <w:sz w:val="24"/>
          <w:szCs w:val="24"/>
        </w:rPr>
        <w:t>value</w:t>
      </w:r>
      <w:r w:rsidR="00D758B0">
        <w:rPr>
          <w:rFonts w:ascii="Times New Roman" w:eastAsiaTheme="minorEastAsia" w:hAnsi="Times New Roman" w:cs="Times New Roman"/>
          <w:sz w:val="24"/>
          <w:szCs w:val="24"/>
        </w:rPr>
        <w:t>s</w:t>
      </w:r>
      <w:r w:rsidR="00F23367">
        <w:rPr>
          <w:rFonts w:ascii="Times New Roman" w:eastAsiaTheme="minorEastAsia" w:hAnsi="Times New Roman" w:cs="Times New Roman"/>
          <w:sz w:val="24"/>
          <w:szCs w:val="24"/>
        </w:rPr>
        <w:t>.</w:t>
      </w:r>
      <w:r w:rsidR="00EA3799">
        <w:rPr>
          <w:rFonts w:ascii="Times New Roman" w:eastAsiaTheme="minorEastAsia" w:hAnsi="Times New Roman" w:cs="Times New Roman"/>
          <w:sz w:val="24"/>
          <w:szCs w:val="24"/>
        </w:rPr>
        <w:t xml:space="preserve"> Perturbations for each parameter were performed </w:t>
      </w:r>
      <w:r w:rsidR="00CE0D78">
        <w:rPr>
          <w:rFonts w:ascii="Times New Roman" w:eastAsiaTheme="minorEastAsia" w:hAnsi="Times New Roman" w:cs="Times New Roman"/>
          <w:sz w:val="24"/>
          <w:szCs w:val="24"/>
        </w:rPr>
        <w:t>independently (i.e.,</w:t>
      </w:r>
      <w:r w:rsidR="00EA3799">
        <w:rPr>
          <w:rFonts w:ascii="Times New Roman" w:eastAsiaTheme="minorEastAsia" w:hAnsi="Times New Roman" w:cs="Times New Roman"/>
          <w:sz w:val="24"/>
          <w:szCs w:val="24"/>
        </w:rPr>
        <w:t xml:space="preserve"> without changing other parameters</w:t>
      </w:r>
      <w:r w:rsidR="00CE0D78">
        <w:rPr>
          <w:rFonts w:ascii="Times New Roman" w:eastAsiaTheme="minorEastAsia" w:hAnsi="Times New Roman" w:cs="Times New Roman"/>
          <w:sz w:val="24"/>
          <w:szCs w:val="24"/>
        </w:rPr>
        <w:t>)</w:t>
      </w:r>
      <w:r w:rsidR="00EA3799">
        <w:rPr>
          <w:rFonts w:ascii="Times New Roman" w:eastAsiaTheme="minorEastAsia" w:hAnsi="Times New Roman" w:cs="Times New Roman"/>
          <w:sz w:val="24"/>
          <w:szCs w:val="24"/>
        </w:rPr>
        <w:t xml:space="preserve">, at a replication size of 100 consecutive </w:t>
      </w:r>
      <w:r w:rsidR="00775CF8">
        <w:rPr>
          <w:rFonts w:ascii="Times New Roman" w:eastAsiaTheme="minorEastAsia" w:hAnsi="Times New Roman" w:cs="Times New Roman"/>
          <w:sz w:val="24"/>
          <w:szCs w:val="24"/>
        </w:rPr>
        <w:t>time steps</w:t>
      </w:r>
      <w:r w:rsidR="00EA3799">
        <w:rPr>
          <w:rFonts w:ascii="Times New Roman" w:eastAsiaTheme="minorEastAsia" w:hAnsi="Times New Roman" w:cs="Times New Roman"/>
          <w:sz w:val="24"/>
          <w:szCs w:val="24"/>
        </w:rPr>
        <w:t xml:space="preserve"> per perturbation.</w:t>
      </w:r>
    </w:p>
    <w:p w14:paraId="65DDDB8C" w14:textId="28F7C44A" w:rsidR="00DB4305" w:rsidRDefault="00072FF3" w:rsidP="00E01B8D">
      <w:pPr>
        <w:spacing w:after="0" w:line="480" w:lineRule="auto"/>
        <w:jc w:val="both"/>
        <w:rPr>
          <w:rFonts w:ascii="Times New Roman" w:hAnsi="Times New Roman" w:cs="Times New Roman"/>
          <w:sz w:val="24"/>
          <w:szCs w:val="24"/>
        </w:rPr>
      </w:pPr>
      <w:r>
        <w:rPr>
          <w:rFonts w:ascii="Times New Roman" w:eastAsiaTheme="minorEastAsia" w:hAnsi="Times New Roman" w:cs="Times New Roman"/>
          <w:b/>
          <w:bCs/>
          <w:sz w:val="24"/>
          <w:szCs w:val="24"/>
        </w:rPr>
        <w:t>Results</w:t>
      </w:r>
    </w:p>
    <w:p w14:paraId="47590884" w14:textId="6EEFA079" w:rsidR="005E0BA9" w:rsidRDefault="005E0BA9" w:rsidP="00E01B8D">
      <w:pPr>
        <w:spacing w:after="0" w:line="48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Baseline scenario</w:t>
      </w:r>
      <w:r w:rsidR="009D7044">
        <w:rPr>
          <w:rFonts w:ascii="Times New Roman" w:hAnsi="Times New Roman" w:cs="Times New Roman"/>
          <w:b/>
          <w:bCs/>
          <w:i/>
          <w:iCs/>
          <w:sz w:val="24"/>
          <w:szCs w:val="24"/>
        </w:rPr>
        <w:t>s</w:t>
      </w:r>
    </w:p>
    <w:p w14:paraId="7585A38B" w14:textId="56B33A4F" w:rsidR="002C7102" w:rsidRDefault="00DB148A"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Spread rates</w:t>
      </w:r>
      <w:r w:rsidR="00AF457B">
        <w:rPr>
          <w:rFonts w:ascii="Times New Roman" w:hAnsi="Times New Roman" w:cs="Times New Roman"/>
          <w:sz w:val="24"/>
          <w:szCs w:val="24"/>
        </w:rPr>
        <w:t xml:space="preserve"> simulated under warmed conditions were </w:t>
      </w:r>
      <w:r w:rsidR="00193C45">
        <w:rPr>
          <w:rFonts w:ascii="Times New Roman" w:hAnsi="Times New Roman" w:cs="Times New Roman"/>
          <w:sz w:val="24"/>
          <w:szCs w:val="24"/>
        </w:rPr>
        <w:t xml:space="preserve">approximately </w:t>
      </w:r>
      <w:r w:rsidR="004B44A8">
        <w:rPr>
          <w:rFonts w:ascii="Times New Roman" w:hAnsi="Times New Roman" w:cs="Times New Roman"/>
          <w:sz w:val="24"/>
          <w:szCs w:val="24"/>
        </w:rPr>
        <w:t>twice as high as</w:t>
      </w:r>
      <w:r w:rsidR="00AF457B">
        <w:rPr>
          <w:rFonts w:ascii="Times New Roman" w:hAnsi="Times New Roman" w:cs="Times New Roman"/>
          <w:sz w:val="24"/>
          <w:szCs w:val="24"/>
        </w:rPr>
        <w:t xml:space="preserve"> those under ambient temperatures, with this </w:t>
      </w:r>
      <w:r w:rsidR="003D7F62">
        <w:rPr>
          <w:rFonts w:ascii="Times New Roman" w:hAnsi="Times New Roman" w:cs="Times New Roman"/>
          <w:sz w:val="24"/>
          <w:szCs w:val="24"/>
        </w:rPr>
        <w:t>phenomenon</w:t>
      </w:r>
      <w:r w:rsidR="00AF457B">
        <w:rPr>
          <w:rFonts w:ascii="Times New Roman" w:hAnsi="Times New Roman" w:cs="Times New Roman"/>
          <w:sz w:val="24"/>
          <w:szCs w:val="24"/>
        </w:rPr>
        <w:t xml:space="preserve"> observed across </w:t>
      </w:r>
      <w:r w:rsidR="004551EA">
        <w:rPr>
          <w:rFonts w:ascii="Times New Roman" w:hAnsi="Times New Roman" w:cs="Times New Roman"/>
          <w:sz w:val="24"/>
          <w:szCs w:val="24"/>
        </w:rPr>
        <w:t xml:space="preserve">all </w:t>
      </w:r>
      <w:r w:rsidR="00AF457B">
        <w:rPr>
          <w:rFonts w:ascii="Times New Roman" w:hAnsi="Times New Roman" w:cs="Times New Roman"/>
          <w:sz w:val="24"/>
          <w:szCs w:val="24"/>
        </w:rPr>
        <w:t>scenarios</w:t>
      </w:r>
      <w:r w:rsidR="006B69AD">
        <w:rPr>
          <w:rFonts w:ascii="Times New Roman" w:hAnsi="Times New Roman" w:cs="Times New Roman"/>
          <w:sz w:val="24"/>
          <w:szCs w:val="24"/>
        </w:rPr>
        <w:t xml:space="preserve"> (Table 1)</w:t>
      </w:r>
      <w:r w:rsidR="00AF457B">
        <w:rPr>
          <w:rFonts w:ascii="Times New Roman" w:hAnsi="Times New Roman" w:cs="Times New Roman"/>
          <w:sz w:val="24"/>
          <w:szCs w:val="24"/>
        </w:rPr>
        <w:t xml:space="preserve">. </w:t>
      </w:r>
      <w:r w:rsidR="005E0BA9">
        <w:rPr>
          <w:rFonts w:ascii="Times New Roman" w:hAnsi="Times New Roman" w:cs="Times New Roman"/>
          <w:sz w:val="24"/>
          <w:szCs w:val="24"/>
        </w:rPr>
        <w:t xml:space="preserve">Here, </w:t>
      </w:r>
      <w:r w:rsidR="003C7BD8">
        <w:rPr>
          <w:rFonts w:ascii="Times New Roman" w:hAnsi="Times New Roman" w:cs="Times New Roman"/>
          <w:sz w:val="24"/>
          <w:szCs w:val="24"/>
        </w:rPr>
        <w:t xml:space="preserve">an approximately 0.6 </w:t>
      </w:r>
      <w:r w:rsidR="003C7BD8">
        <w:rPr>
          <w:rFonts w:ascii="Calibri" w:hAnsi="Calibri" w:cs="Calibri"/>
          <w:sz w:val="24"/>
          <w:szCs w:val="24"/>
        </w:rPr>
        <w:t>°</w:t>
      </w:r>
      <w:r w:rsidR="003C7BD8">
        <w:rPr>
          <w:rFonts w:ascii="Times New Roman" w:hAnsi="Times New Roman" w:cs="Times New Roman"/>
          <w:sz w:val="24"/>
          <w:szCs w:val="24"/>
        </w:rPr>
        <w:t>C increase in growing</w:t>
      </w:r>
      <w:r w:rsidR="00AF457B">
        <w:rPr>
          <w:rFonts w:ascii="Times New Roman" w:hAnsi="Times New Roman" w:cs="Times New Roman"/>
          <w:sz w:val="24"/>
          <w:szCs w:val="24"/>
        </w:rPr>
        <w:t xml:space="preserve"> temperature </w:t>
      </w:r>
      <w:r w:rsidR="00E037E7">
        <w:rPr>
          <w:rFonts w:ascii="Times New Roman" w:hAnsi="Times New Roman" w:cs="Times New Roman"/>
          <w:sz w:val="24"/>
          <w:szCs w:val="24"/>
        </w:rPr>
        <w:t xml:space="preserve">increased median spread rate from </w:t>
      </w:r>
      <w:r w:rsidR="0075750F">
        <w:rPr>
          <w:rFonts w:ascii="Times New Roman" w:hAnsi="Times New Roman" w:cs="Times New Roman"/>
          <w:sz w:val="24"/>
          <w:szCs w:val="24"/>
        </w:rPr>
        <w:t>16.5</w:t>
      </w:r>
      <w:r w:rsidR="00C73BB2">
        <w:rPr>
          <w:rFonts w:ascii="Times New Roman" w:hAnsi="Times New Roman" w:cs="Times New Roman"/>
          <w:sz w:val="24"/>
          <w:szCs w:val="24"/>
        </w:rPr>
        <w:t xml:space="preserve"> m/yr </w:t>
      </w:r>
      <w:r w:rsidR="00E037E7">
        <w:rPr>
          <w:rFonts w:ascii="Times New Roman" w:hAnsi="Times New Roman" w:cs="Times New Roman"/>
          <w:sz w:val="24"/>
          <w:szCs w:val="24"/>
        </w:rPr>
        <w:t xml:space="preserve">to </w:t>
      </w:r>
      <w:r w:rsidR="0075750F">
        <w:rPr>
          <w:rFonts w:ascii="Times New Roman" w:hAnsi="Times New Roman" w:cs="Times New Roman"/>
          <w:sz w:val="24"/>
          <w:szCs w:val="24"/>
        </w:rPr>
        <w:t>32.2</w:t>
      </w:r>
      <w:r w:rsidR="00C73BB2">
        <w:rPr>
          <w:rFonts w:ascii="Times New Roman" w:hAnsi="Times New Roman" w:cs="Times New Roman"/>
          <w:sz w:val="24"/>
          <w:szCs w:val="24"/>
        </w:rPr>
        <w:t xml:space="preserve"> m/yr</w:t>
      </w:r>
      <w:r w:rsidR="00925825">
        <w:rPr>
          <w:rFonts w:ascii="Times New Roman" w:hAnsi="Times New Roman" w:cs="Times New Roman"/>
          <w:sz w:val="24"/>
          <w:szCs w:val="24"/>
        </w:rPr>
        <w:t xml:space="preserve"> </w:t>
      </w:r>
      <w:r w:rsidR="00AF457B">
        <w:rPr>
          <w:rFonts w:ascii="Times New Roman" w:hAnsi="Times New Roman" w:cs="Times New Roman"/>
          <w:sz w:val="24"/>
          <w:szCs w:val="24"/>
        </w:rPr>
        <w:t>when including</w:t>
      </w:r>
      <w:r w:rsidR="003D7F62">
        <w:rPr>
          <w:rFonts w:ascii="Times New Roman" w:hAnsi="Times New Roman" w:cs="Times New Roman"/>
          <w:sz w:val="24"/>
          <w:szCs w:val="24"/>
        </w:rPr>
        <w:t xml:space="preserve"> </w:t>
      </w:r>
      <w:r w:rsidR="00C73BB2">
        <w:rPr>
          <w:rFonts w:ascii="Times New Roman" w:hAnsi="Times New Roman" w:cs="Times New Roman"/>
          <w:sz w:val="24"/>
          <w:szCs w:val="24"/>
        </w:rPr>
        <w:t>ant-driven</w:t>
      </w:r>
      <w:r w:rsidR="005E0BA9">
        <w:rPr>
          <w:rFonts w:ascii="Times New Roman" w:hAnsi="Times New Roman" w:cs="Times New Roman"/>
          <w:sz w:val="24"/>
          <w:szCs w:val="24"/>
        </w:rPr>
        <w:t xml:space="preserve"> </w:t>
      </w:r>
      <w:r w:rsidR="00E037E7">
        <w:rPr>
          <w:rFonts w:ascii="Times New Roman" w:hAnsi="Times New Roman" w:cs="Times New Roman"/>
          <w:sz w:val="24"/>
          <w:szCs w:val="24"/>
        </w:rPr>
        <w:t>seed movement</w:t>
      </w:r>
      <w:r w:rsidR="00AF457B">
        <w:rPr>
          <w:rFonts w:ascii="Times New Roman" w:hAnsi="Times New Roman" w:cs="Times New Roman"/>
          <w:sz w:val="24"/>
          <w:szCs w:val="24"/>
        </w:rPr>
        <w:t xml:space="preserve"> and</w:t>
      </w:r>
      <w:r w:rsidR="00C73BB2">
        <w:rPr>
          <w:rFonts w:ascii="Times New Roman" w:hAnsi="Times New Roman" w:cs="Times New Roman"/>
          <w:sz w:val="24"/>
          <w:szCs w:val="24"/>
        </w:rPr>
        <w:t xml:space="preserve"> </w:t>
      </w:r>
      <w:r w:rsidR="00E94154">
        <w:rPr>
          <w:rFonts w:ascii="Times New Roman" w:hAnsi="Times New Roman" w:cs="Times New Roman"/>
          <w:sz w:val="24"/>
          <w:szCs w:val="24"/>
        </w:rPr>
        <w:t>predation</w:t>
      </w:r>
      <w:r w:rsidR="00842009">
        <w:rPr>
          <w:rFonts w:ascii="Times New Roman" w:hAnsi="Times New Roman" w:cs="Times New Roman"/>
          <w:sz w:val="24"/>
          <w:szCs w:val="24"/>
        </w:rPr>
        <w:t>. W</w:t>
      </w:r>
      <w:r w:rsidR="00C73BB2">
        <w:rPr>
          <w:rFonts w:ascii="Times New Roman" w:hAnsi="Times New Roman" w:cs="Times New Roman"/>
          <w:sz w:val="24"/>
          <w:szCs w:val="24"/>
        </w:rPr>
        <w:t xml:space="preserve">hen neither </w:t>
      </w:r>
      <w:r w:rsidR="003D7F62">
        <w:rPr>
          <w:rFonts w:ascii="Times New Roman" w:hAnsi="Times New Roman" w:cs="Times New Roman"/>
          <w:sz w:val="24"/>
          <w:szCs w:val="24"/>
        </w:rPr>
        <w:t>of these</w:t>
      </w:r>
      <w:r w:rsidR="003C7BD8">
        <w:rPr>
          <w:rFonts w:ascii="Times New Roman" w:hAnsi="Times New Roman" w:cs="Times New Roman"/>
          <w:sz w:val="24"/>
          <w:szCs w:val="24"/>
        </w:rPr>
        <w:t xml:space="preserve"> </w:t>
      </w:r>
      <w:r w:rsidR="00E94154">
        <w:rPr>
          <w:rFonts w:ascii="Times New Roman" w:hAnsi="Times New Roman" w:cs="Times New Roman"/>
          <w:sz w:val="24"/>
          <w:szCs w:val="24"/>
        </w:rPr>
        <w:t xml:space="preserve">two </w:t>
      </w:r>
      <w:r w:rsidR="003C7BD8">
        <w:rPr>
          <w:rFonts w:ascii="Times New Roman" w:hAnsi="Times New Roman" w:cs="Times New Roman"/>
          <w:sz w:val="24"/>
          <w:szCs w:val="24"/>
        </w:rPr>
        <w:t xml:space="preserve">ant-driven processes </w:t>
      </w:r>
      <w:r w:rsidR="003D7F62">
        <w:rPr>
          <w:rFonts w:ascii="Times New Roman" w:hAnsi="Times New Roman" w:cs="Times New Roman"/>
          <w:sz w:val="24"/>
          <w:szCs w:val="24"/>
        </w:rPr>
        <w:t>were</w:t>
      </w:r>
      <w:r w:rsidR="00C73BB2">
        <w:rPr>
          <w:rFonts w:ascii="Times New Roman" w:hAnsi="Times New Roman" w:cs="Times New Roman"/>
          <w:sz w:val="24"/>
          <w:szCs w:val="24"/>
        </w:rPr>
        <w:t xml:space="preserve"> included, which is characteristic of previous studies on </w:t>
      </w:r>
      <w:r w:rsidR="006B69AD">
        <w:rPr>
          <w:rFonts w:ascii="Times New Roman" w:hAnsi="Times New Roman" w:cs="Times New Roman"/>
          <w:i/>
          <w:iCs/>
          <w:sz w:val="24"/>
          <w:szCs w:val="24"/>
        </w:rPr>
        <w:t xml:space="preserve">C. </w:t>
      </w:r>
      <w:r w:rsidR="00C73BB2">
        <w:rPr>
          <w:rFonts w:ascii="Times New Roman" w:hAnsi="Times New Roman" w:cs="Times New Roman"/>
          <w:i/>
          <w:iCs/>
          <w:sz w:val="24"/>
          <w:szCs w:val="24"/>
        </w:rPr>
        <w:t>nutans</w:t>
      </w:r>
      <w:r w:rsidR="00C73BB2">
        <w:rPr>
          <w:rFonts w:ascii="Times New Roman" w:hAnsi="Times New Roman" w:cs="Times New Roman"/>
          <w:sz w:val="24"/>
          <w:szCs w:val="24"/>
        </w:rPr>
        <w:t xml:space="preserve"> spread, </w:t>
      </w:r>
      <w:r w:rsidR="00E037E7">
        <w:rPr>
          <w:rFonts w:ascii="Times New Roman" w:hAnsi="Times New Roman" w:cs="Times New Roman"/>
          <w:sz w:val="24"/>
          <w:szCs w:val="24"/>
        </w:rPr>
        <w:t>warming increased spread rates</w:t>
      </w:r>
      <w:r w:rsidR="006B69AD">
        <w:rPr>
          <w:rFonts w:ascii="Times New Roman" w:hAnsi="Times New Roman" w:cs="Times New Roman"/>
          <w:sz w:val="24"/>
          <w:szCs w:val="24"/>
        </w:rPr>
        <w:t xml:space="preserve"> from</w:t>
      </w:r>
      <w:r w:rsidR="00E037E7">
        <w:rPr>
          <w:rFonts w:ascii="Times New Roman" w:hAnsi="Times New Roman" w:cs="Times New Roman"/>
          <w:sz w:val="24"/>
          <w:szCs w:val="24"/>
        </w:rPr>
        <w:t xml:space="preserve"> </w:t>
      </w:r>
      <w:r w:rsidR="0075750F">
        <w:rPr>
          <w:rFonts w:ascii="Times New Roman" w:hAnsi="Times New Roman" w:cs="Times New Roman"/>
          <w:sz w:val="24"/>
          <w:szCs w:val="24"/>
        </w:rPr>
        <w:t>70.3</w:t>
      </w:r>
      <w:r w:rsidR="005F3B84">
        <w:rPr>
          <w:rFonts w:ascii="Times New Roman" w:hAnsi="Times New Roman" w:cs="Times New Roman"/>
          <w:sz w:val="24"/>
          <w:szCs w:val="24"/>
        </w:rPr>
        <w:t xml:space="preserve"> m/yr to </w:t>
      </w:r>
      <w:r w:rsidR="0075750F">
        <w:rPr>
          <w:rFonts w:ascii="Times New Roman" w:hAnsi="Times New Roman" w:cs="Times New Roman"/>
          <w:sz w:val="24"/>
          <w:szCs w:val="24"/>
        </w:rPr>
        <w:t>137.1</w:t>
      </w:r>
      <w:r w:rsidR="005F3B84">
        <w:rPr>
          <w:rFonts w:ascii="Times New Roman" w:hAnsi="Times New Roman" w:cs="Times New Roman"/>
          <w:sz w:val="24"/>
          <w:szCs w:val="24"/>
        </w:rPr>
        <w:t xml:space="preserve"> m/yr</w:t>
      </w:r>
      <w:r w:rsidR="005E0BA9">
        <w:rPr>
          <w:rFonts w:ascii="Times New Roman" w:hAnsi="Times New Roman" w:cs="Times New Roman"/>
          <w:sz w:val="24"/>
          <w:szCs w:val="24"/>
        </w:rPr>
        <w:t>.</w:t>
      </w:r>
      <w:r w:rsidR="002C7102">
        <w:rPr>
          <w:rFonts w:ascii="Times New Roman" w:hAnsi="Times New Roman" w:cs="Times New Roman"/>
          <w:sz w:val="24"/>
          <w:szCs w:val="24"/>
        </w:rPr>
        <w:t xml:space="preserve"> </w:t>
      </w:r>
      <w:r w:rsidR="002C7102">
        <w:rPr>
          <w:rFonts w:ascii="Times New Roman" w:hAnsi="Times New Roman" w:cs="Times New Roman"/>
          <w:sz w:val="24"/>
          <w:szCs w:val="24"/>
        </w:rPr>
        <w:lastRenderedPageBreak/>
        <w:t xml:space="preserve">Similar </w:t>
      </w:r>
      <w:r w:rsidR="006B69AD">
        <w:rPr>
          <w:rFonts w:ascii="Times New Roman" w:hAnsi="Times New Roman" w:cs="Times New Roman"/>
          <w:sz w:val="24"/>
          <w:szCs w:val="24"/>
        </w:rPr>
        <w:t xml:space="preserve">warming-induced </w:t>
      </w:r>
      <w:r w:rsidR="002C7102">
        <w:rPr>
          <w:rFonts w:ascii="Times New Roman" w:hAnsi="Times New Roman" w:cs="Times New Roman"/>
          <w:sz w:val="24"/>
          <w:szCs w:val="24"/>
        </w:rPr>
        <w:t xml:space="preserve">increases in median </w:t>
      </w:r>
      <w:r>
        <w:rPr>
          <w:rFonts w:ascii="Times New Roman" w:hAnsi="Times New Roman" w:cs="Times New Roman"/>
          <w:sz w:val="24"/>
          <w:szCs w:val="24"/>
        </w:rPr>
        <w:t xml:space="preserve">spread rate </w:t>
      </w:r>
      <w:r w:rsidR="002C7102">
        <w:rPr>
          <w:rFonts w:ascii="Times New Roman" w:hAnsi="Times New Roman" w:cs="Times New Roman"/>
          <w:sz w:val="24"/>
          <w:szCs w:val="24"/>
        </w:rPr>
        <w:t xml:space="preserve">were observed </w:t>
      </w:r>
      <w:r w:rsidR="003C7BD8">
        <w:rPr>
          <w:rFonts w:ascii="Times New Roman" w:hAnsi="Times New Roman" w:cs="Times New Roman"/>
          <w:sz w:val="24"/>
          <w:szCs w:val="24"/>
        </w:rPr>
        <w:t xml:space="preserve">in </w:t>
      </w:r>
      <w:r w:rsidR="002C7102">
        <w:rPr>
          <w:rFonts w:ascii="Times New Roman" w:hAnsi="Times New Roman" w:cs="Times New Roman"/>
          <w:sz w:val="24"/>
          <w:szCs w:val="24"/>
        </w:rPr>
        <w:t>scenarios</w:t>
      </w:r>
      <w:r w:rsidR="00803FC4">
        <w:rPr>
          <w:rFonts w:ascii="Times New Roman" w:hAnsi="Times New Roman" w:cs="Times New Roman"/>
          <w:sz w:val="24"/>
          <w:szCs w:val="24"/>
        </w:rPr>
        <w:t xml:space="preserve"> </w:t>
      </w:r>
      <w:r w:rsidR="003D7F62">
        <w:rPr>
          <w:rFonts w:ascii="Times New Roman" w:hAnsi="Times New Roman" w:cs="Times New Roman"/>
          <w:sz w:val="24"/>
          <w:szCs w:val="24"/>
        </w:rPr>
        <w:t>where</w:t>
      </w:r>
      <w:r w:rsidR="00803FC4">
        <w:rPr>
          <w:rFonts w:ascii="Times New Roman" w:hAnsi="Times New Roman" w:cs="Times New Roman"/>
          <w:sz w:val="24"/>
          <w:szCs w:val="24"/>
        </w:rPr>
        <w:t xml:space="preserve"> ant-driven</w:t>
      </w:r>
      <w:r w:rsidR="00E94154">
        <w:rPr>
          <w:rFonts w:ascii="Times New Roman" w:hAnsi="Times New Roman" w:cs="Times New Roman"/>
          <w:sz w:val="24"/>
          <w:szCs w:val="24"/>
        </w:rPr>
        <w:t xml:space="preserve"> </w:t>
      </w:r>
      <w:r w:rsidR="006B69AD">
        <w:rPr>
          <w:rFonts w:ascii="Times New Roman" w:hAnsi="Times New Roman" w:cs="Times New Roman"/>
          <w:sz w:val="24"/>
          <w:szCs w:val="24"/>
        </w:rPr>
        <w:t>seed movement</w:t>
      </w:r>
      <w:r w:rsidR="00803FC4">
        <w:rPr>
          <w:rFonts w:ascii="Times New Roman" w:hAnsi="Times New Roman" w:cs="Times New Roman"/>
          <w:sz w:val="24"/>
          <w:szCs w:val="24"/>
        </w:rPr>
        <w:t xml:space="preserve"> was excluded but </w:t>
      </w:r>
      <w:r w:rsidR="00E94154">
        <w:rPr>
          <w:rFonts w:ascii="Times New Roman" w:hAnsi="Times New Roman" w:cs="Times New Roman"/>
          <w:sz w:val="24"/>
          <w:szCs w:val="24"/>
        </w:rPr>
        <w:t xml:space="preserve">seed </w:t>
      </w:r>
      <w:r w:rsidR="00803FC4">
        <w:rPr>
          <w:rFonts w:ascii="Times New Roman" w:hAnsi="Times New Roman" w:cs="Times New Roman"/>
          <w:sz w:val="24"/>
          <w:szCs w:val="24"/>
        </w:rPr>
        <w:t xml:space="preserve">predation </w:t>
      </w:r>
      <w:r w:rsidR="003C7BD8">
        <w:rPr>
          <w:rFonts w:ascii="Times New Roman" w:hAnsi="Times New Roman" w:cs="Times New Roman"/>
          <w:sz w:val="24"/>
          <w:szCs w:val="24"/>
        </w:rPr>
        <w:t>included</w:t>
      </w:r>
      <w:r w:rsidR="003D7F62">
        <w:rPr>
          <w:rFonts w:ascii="Times New Roman" w:hAnsi="Times New Roman" w:cs="Times New Roman"/>
          <w:sz w:val="24"/>
          <w:szCs w:val="24"/>
        </w:rPr>
        <w:t xml:space="preserve"> </w:t>
      </w:r>
      <w:r w:rsidR="00803FC4">
        <w:rPr>
          <w:rFonts w:ascii="Times New Roman" w:hAnsi="Times New Roman" w:cs="Times New Roman"/>
          <w:sz w:val="24"/>
          <w:szCs w:val="24"/>
        </w:rPr>
        <w:t>(</w:t>
      </w:r>
      <w:r w:rsidR="0075750F">
        <w:rPr>
          <w:rFonts w:ascii="Times New Roman" w:hAnsi="Times New Roman" w:cs="Times New Roman"/>
          <w:sz w:val="24"/>
          <w:szCs w:val="24"/>
        </w:rPr>
        <w:t>19.</w:t>
      </w:r>
      <w:r w:rsidR="001E7B71">
        <w:rPr>
          <w:rFonts w:ascii="Times New Roman" w:hAnsi="Times New Roman" w:cs="Times New Roman"/>
          <w:sz w:val="24"/>
          <w:szCs w:val="24"/>
        </w:rPr>
        <w:t>3</w:t>
      </w:r>
      <w:r w:rsidR="00803FC4">
        <w:rPr>
          <w:rFonts w:ascii="Times New Roman" w:hAnsi="Times New Roman" w:cs="Times New Roman"/>
          <w:sz w:val="24"/>
          <w:szCs w:val="24"/>
        </w:rPr>
        <w:t xml:space="preserve"> m/yr to </w:t>
      </w:r>
      <w:r w:rsidR="0075750F">
        <w:rPr>
          <w:rFonts w:ascii="Times New Roman" w:hAnsi="Times New Roman" w:cs="Times New Roman"/>
          <w:sz w:val="24"/>
          <w:szCs w:val="24"/>
        </w:rPr>
        <w:t>38.</w:t>
      </w:r>
      <w:r w:rsidR="001E7B71">
        <w:rPr>
          <w:rFonts w:ascii="Times New Roman" w:hAnsi="Times New Roman" w:cs="Times New Roman"/>
          <w:sz w:val="24"/>
          <w:szCs w:val="24"/>
        </w:rPr>
        <w:t>2</w:t>
      </w:r>
      <w:r w:rsidR="00803FC4">
        <w:rPr>
          <w:rFonts w:ascii="Times New Roman" w:hAnsi="Times New Roman" w:cs="Times New Roman"/>
          <w:sz w:val="24"/>
          <w:szCs w:val="24"/>
        </w:rPr>
        <w:t xml:space="preserve"> m/yr), and</w:t>
      </w:r>
      <w:r w:rsidR="00BA136D">
        <w:rPr>
          <w:rFonts w:ascii="Times New Roman" w:hAnsi="Times New Roman" w:cs="Times New Roman"/>
          <w:sz w:val="24"/>
          <w:szCs w:val="24"/>
        </w:rPr>
        <w:t xml:space="preserve"> </w:t>
      </w:r>
      <w:r w:rsidR="003C7BD8">
        <w:rPr>
          <w:rFonts w:ascii="Times New Roman" w:hAnsi="Times New Roman" w:cs="Times New Roman"/>
          <w:sz w:val="24"/>
          <w:szCs w:val="24"/>
        </w:rPr>
        <w:t xml:space="preserve">where </w:t>
      </w:r>
      <w:r w:rsidR="00BA136D">
        <w:rPr>
          <w:rFonts w:ascii="Times New Roman" w:hAnsi="Times New Roman" w:cs="Times New Roman"/>
          <w:sz w:val="24"/>
          <w:szCs w:val="24"/>
        </w:rPr>
        <w:t xml:space="preserve">ant-driven </w:t>
      </w:r>
      <w:r w:rsidR="006B69AD">
        <w:rPr>
          <w:rFonts w:ascii="Times New Roman" w:hAnsi="Times New Roman" w:cs="Times New Roman"/>
          <w:sz w:val="24"/>
          <w:szCs w:val="24"/>
        </w:rPr>
        <w:t xml:space="preserve">seed movement </w:t>
      </w:r>
      <w:r w:rsidR="00BA136D">
        <w:rPr>
          <w:rFonts w:ascii="Times New Roman" w:hAnsi="Times New Roman" w:cs="Times New Roman"/>
          <w:sz w:val="24"/>
          <w:szCs w:val="24"/>
        </w:rPr>
        <w:t xml:space="preserve">was included but </w:t>
      </w:r>
      <w:r w:rsidR="006B69AD">
        <w:rPr>
          <w:rFonts w:ascii="Times New Roman" w:hAnsi="Times New Roman" w:cs="Times New Roman"/>
          <w:sz w:val="24"/>
          <w:szCs w:val="24"/>
        </w:rPr>
        <w:t>seed</w:t>
      </w:r>
      <w:r w:rsidR="00BA136D">
        <w:rPr>
          <w:rFonts w:ascii="Times New Roman" w:hAnsi="Times New Roman" w:cs="Times New Roman"/>
          <w:sz w:val="24"/>
          <w:szCs w:val="24"/>
        </w:rPr>
        <w:t xml:space="preserve"> predation was </w:t>
      </w:r>
      <w:r w:rsidR="003C7BD8">
        <w:rPr>
          <w:rFonts w:ascii="Times New Roman" w:hAnsi="Times New Roman" w:cs="Times New Roman"/>
          <w:sz w:val="24"/>
          <w:szCs w:val="24"/>
        </w:rPr>
        <w:t>excluded</w:t>
      </w:r>
      <w:r w:rsidR="00BA136D">
        <w:rPr>
          <w:rFonts w:ascii="Times New Roman" w:hAnsi="Times New Roman" w:cs="Times New Roman"/>
          <w:sz w:val="24"/>
          <w:szCs w:val="24"/>
        </w:rPr>
        <w:t xml:space="preserve"> (</w:t>
      </w:r>
      <w:r w:rsidR="0075750F">
        <w:rPr>
          <w:rFonts w:ascii="Times New Roman" w:hAnsi="Times New Roman" w:cs="Times New Roman"/>
          <w:sz w:val="24"/>
          <w:szCs w:val="24"/>
        </w:rPr>
        <w:t>52.</w:t>
      </w:r>
      <w:r w:rsidR="001E7B71">
        <w:rPr>
          <w:rFonts w:ascii="Times New Roman" w:hAnsi="Times New Roman" w:cs="Times New Roman"/>
          <w:sz w:val="24"/>
          <w:szCs w:val="24"/>
        </w:rPr>
        <w:t>2</w:t>
      </w:r>
      <w:r w:rsidR="00BA136D" w:rsidRPr="00CC51FE">
        <w:rPr>
          <w:rFonts w:ascii="Times New Roman" w:hAnsi="Times New Roman" w:cs="Times New Roman"/>
          <w:sz w:val="24"/>
          <w:szCs w:val="24"/>
        </w:rPr>
        <w:t xml:space="preserve"> m/yr to </w:t>
      </w:r>
      <w:r w:rsidR="0075750F">
        <w:rPr>
          <w:rFonts w:ascii="Times New Roman" w:hAnsi="Times New Roman" w:cs="Times New Roman"/>
          <w:sz w:val="24"/>
          <w:szCs w:val="24"/>
        </w:rPr>
        <w:t>97.9</w:t>
      </w:r>
      <w:r w:rsidR="00BA136D" w:rsidRPr="00CC51FE">
        <w:rPr>
          <w:rFonts w:ascii="Times New Roman" w:hAnsi="Times New Roman" w:cs="Times New Roman"/>
          <w:sz w:val="24"/>
          <w:szCs w:val="24"/>
        </w:rPr>
        <w:t xml:space="preserve"> m/yr</w:t>
      </w:r>
      <w:r w:rsidR="00BA136D">
        <w:rPr>
          <w:rFonts w:ascii="Times New Roman" w:hAnsi="Times New Roman" w:cs="Times New Roman"/>
          <w:sz w:val="24"/>
          <w:szCs w:val="24"/>
        </w:rPr>
        <w:t>).</w:t>
      </w:r>
      <w:r w:rsidR="00F66FC8">
        <w:rPr>
          <w:rFonts w:ascii="Times New Roman" w:hAnsi="Times New Roman" w:cs="Times New Roman"/>
          <w:sz w:val="24"/>
          <w:szCs w:val="24"/>
        </w:rPr>
        <w:t xml:space="preserve"> All other parameters held equal, </w:t>
      </w:r>
      <w:r w:rsidR="00F83C6E">
        <w:rPr>
          <w:rFonts w:ascii="Times New Roman" w:hAnsi="Times New Roman" w:cs="Times New Roman"/>
          <w:sz w:val="24"/>
          <w:szCs w:val="24"/>
        </w:rPr>
        <w:t xml:space="preserve">the </w:t>
      </w:r>
      <w:r w:rsidR="00F66FC8">
        <w:rPr>
          <w:rFonts w:ascii="Times New Roman" w:hAnsi="Times New Roman" w:cs="Times New Roman"/>
          <w:sz w:val="24"/>
          <w:szCs w:val="24"/>
        </w:rPr>
        <w:t xml:space="preserve">warming-induced increases in spread rate were caused by increases in </w:t>
      </w:r>
      <w:r w:rsidR="00E26875">
        <w:rPr>
          <w:rFonts w:ascii="Times New Roman" w:hAnsi="Times New Roman" w:cs="Times New Roman"/>
          <w:sz w:val="24"/>
          <w:szCs w:val="24"/>
        </w:rPr>
        <w:t>6</w:t>
      </w:r>
      <w:r w:rsidR="00F66FC8">
        <w:rPr>
          <w:rFonts w:ascii="Times New Roman" w:hAnsi="Times New Roman" w:cs="Times New Roman"/>
          <w:sz w:val="24"/>
          <w:szCs w:val="24"/>
        </w:rPr>
        <w:t xml:space="preserve"> parameters: intercept </w:t>
      </w:r>
      <w:r w:rsidR="00F66FC8" w:rsidRPr="00F66FC8">
        <w:rPr>
          <w:rFonts w:ascii="Times New Roman" w:hAnsi="Times New Roman" w:cs="Times New Roman"/>
          <w:sz w:val="24"/>
          <w:szCs w:val="24"/>
        </w:rPr>
        <w:t>rosette size after growth</w:t>
      </w:r>
      <w:r w:rsidR="00F66FC8">
        <w:rPr>
          <w:rFonts w:ascii="Times New Roman" w:hAnsi="Times New Roman" w:cs="Times New Roman"/>
          <w:sz w:val="24"/>
          <w:szCs w:val="24"/>
        </w:rPr>
        <w:t xml:space="preserve">, intercept number of flower heads, </w:t>
      </w:r>
      <w:r w:rsidR="00E26875">
        <w:rPr>
          <w:rFonts w:ascii="Times New Roman" w:hAnsi="Times New Roman" w:cs="Times New Roman"/>
          <w:sz w:val="24"/>
          <w:szCs w:val="24"/>
        </w:rPr>
        <w:t>intercept flower head height, probability of establishment from seed, probability of establishment from the seed bank, and probability of seed release from flower heads.</w:t>
      </w:r>
      <w:r w:rsidR="00F66FC8">
        <w:rPr>
          <w:rFonts w:ascii="Times New Roman" w:hAnsi="Times New Roman" w:cs="Times New Roman"/>
          <w:sz w:val="24"/>
          <w:szCs w:val="24"/>
        </w:rPr>
        <w:t xml:space="preserve"> </w:t>
      </w:r>
      <w:r w:rsidR="00E26875">
        <w:rPr>
          <w:rFonts w:ascii="Times New Roman" w:hAnsi="Times New Roman" w:cs="Times New Roman"/>
          <w:sz w:val="24"/>
          <w:szCs w:val="24"/>
        </w:rPr>
        <w:t>More details on the impact of warming on these parameters can be found in Appendix S1, Table S1.</w:t>
      </w:r>
    </w:p>
    <w:p w14:paraId="495E4AF7" w14:textId="46CCC4ED" w:rsidR="005F3B84" w:rsidRDefault="005F3B84"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Seed predation </w:t>
      </w:r>
      <w:r w:rsidR="00AF16AD">
        <w:rPr>
          <w:rFonts w:ascii="Times New Roman" w:hAnsi="Times New Roman" w:cs="Times New Roman"/>
          <w:sz w:val="24"/>
          <w:szCs w:val="24"/>
        </w:rPr>
        <w:t xml:space="preserve">by </w:t>
      </w:r>
      <w:r>
        <w:rPr>
          <w:rFonts w:ascii="Times New Roman" w:hAnsi="Times New Roman" w:cs="Times New Roman"/>
          <w:sz w:val="24"/>
          <w:szCs w:val="24"/>
        </w:rPr>
        <w:t xml:space="preserve">ants </w:t>
      </w:r>
      <w:r w:rsidR="000C1357">
        <w:rPr>
          <w:rFonts w:ascii="Times New Roman" w:hAnsi="Times New Roman" w:cs="Times New Roman"/>
          <w:sz w:val="24"/>
          <w:szCs w:val="24"/>
        </w:rPr>
        <w:t xml:space="preserve">also </w:t>
      </w:r>
      <w:r>
        <w:rPr>
          <w:rFonts w:ascii="Times New Roman" w:hAnsi="Times New Roman" w:cs="Times New Roman"/>
          <w:sz w:val="24"/>
          <w:szCs w:val="24"/>
        </w:rPr>
        <w:t xml:space="preserve">had a </w:t>
      </w:r>
      <w:r w:rsidR="003C7BD8">
        <w:rPr>
          <w:rFonts w:ascii="Times New Roman" w:hAnsi="Times New Roman" w:cs="Times New Roman"/>
          <w:sz w:val="24"/>
          <w:szCs w:val="24"/>
        </w:rPr>
        <w:t>strong</w:t>
      </w:r>
      <w:r>
        <w:rPr>
          <w:rFonts w:ascii="Times New Roman" w:hAnsi="Times New Roman" w:cs="Times New Roman"/>
          <w:sz w:val="24"/>
          <w:szCs w:val="24"/>
        </w:rPr>
        <w:t xml:space="preserve"> impact on </w:t>
      </w:r>
      <w:r w:rsidR="00DB148A">
        <w:rPr>
          <w:rFonts w:ascii="Times New Roman" w:hAnsi="Times New Roman" w:cs="Times New Roman"/>
          <w:sz w:val="24"/>
          <w:szCs w:val="24"/>
        </w:rPr>
        <w:t>spread</w:t>
      </w:r>
      <w:r w:rsidR="000C1357">
        <w:rPr>
          <w:rFonts w:ascii="Times New Roman" w:hAnsi="Times New Roman" w:cs="Times New Roman"/>
          <w:sz w:val="24"/>
          <w:szCs w:val="24"/>
        </w:rPr>
        <w:t xml:space="preserve">. For the unwarmed scenario where ant-driven movement of seeds was included, excluding predation </w:t>
      </w:r>
      <w:r>
        <w:rPr>
          <w:rFonts w:ascii="Times New Roman" w:hAnsi="Times New Roman" w:cs="Times New Roman"/>
          <w:sz w:val="24"/>
          <w:szCs w:val="24"/>
        </w:rPr>
        <w:t>increas</w:t>
      </w:r>
      <w:r w:rsidR="000C1357">
        <w:rPr>
          <w:rFonts w:ascii="Times New Roman" w:hAnsi="Times New Roman" w:cs="Times New Roman"/>
          <w:sz w:val="24"/>
          <w:szCs w:val="24"/>
        </w:rPr>
        <w:t>ed the</w:t>
      </w:r>
      <w:r>
        <w:rPr>
          <w:rFonts w:ascii="Times New Roman" w:hAnsi="Times New Roman" w:cs="Times New Roman"/>
          <w:sz w:val="24"/>
          <w:szCs w:val="24"/>
        </w:rPr>
        <w:t xml:space="preserve"> median </w:t>
      </w:r>
      <w:r w:rsidR="000C1357">
        <w:rPr>
          <w:rFonts w:ascii="Times New Roman" w:hAnsi="Times New Roman" w:cs="Times New Roman"/>
          <w:sz w:val="24"/>
          <w:szCs w:val="24"/>
        </w:rPr>
        <w:t xml:space="preserve">simulated </w:t>
      </w:r>
      <w:r w:rsidR="00DB148A">
        <w:rPr>
          <w:rFonts w:ascii="Times New Roman" w:hAnsi="Times New Roman" w:cs="Times New Roman"/>
          <w:sz w:val="24"/>
          <w:szCs w:val="24"/>
        </w:rPr>
        <w:t xml:space="preserve">spread rate </w:t>
      </w:r>
      <w:r w:rsidR="000C1357">
        <w:rPr>
          <w:rFonts w:ascii="Times New Roman" w:hAnsi="Times New Roman" w:cs="Times New Roman"/>
          <w:sz w:val="24"/>
          <w:szCs w:val="24"/>
        </w:rPr>
        <w:t xml:space="preserve">from </w:t>
      </w:r>
      <w:r w:rsidR="00F40429">
        <w:rPr>
          <w:rFonts w:ascii="Times New Roman" w:hAnsi="Times New Roman" w:cs="Times New Roman"/>
          <w:sz w:val="24"/>
          <w:szCs w:val="24"/>
        </w:rPr>
        <w:t>16.5</w:t>
      </w:r>
      <w:r>
        <w:rPr>
          <w:rFonts w:ascii="Times New Roman" w:hAnsi="Times New Roman" w:cs="Times New Roman"/>
          <w:sz w:val="24"/>
          <w:szCs w:val="24"/>
        </w:rPr>
        <w:t xml:space="preserve"> m/yr to </w:t>
      </w:r>
      <w:r w:rsidR="00F40429">
        <w:rPr>
          <w:rFonts w:ascii="Times New Roman" w:hAnsi="Times New Roman" w:cs="Times New Roman"/>
          <w:sz w:val="24"/>
          <w:szCs w:val="24"/>
        </w:rPr>
        <w:t>52.</w:t>
      </w:r>
      <w:r w:rsidR="001E7B71">
        <w:rPr>
          <w:rFonts w:ascii="Times New Roman" w:hAnsi="Times New Roman" w:cs="Times New Roman"/>
          <w:sz w:val="24"/>
          <w:szCs w:val="24"/>
        </w:rPr>
        <w:t>2</w:t>
      </w:r>
      <w:r>
        <w:rPr>
          <w:rFonts w:ascii="Times New Roman" w:hAnsi="Times New Roman" w:cs="Times New Roman"/>
          <w:sz w:val="24"/>
          <w:szCs w:val="24"/>
        </w:rPr>
        <w:t xml:space="preserve"> m/yr</w:t>
      </w:r>
      <w:bookmarkStart w:id="9" w:name="_Hlk165926313"/>
      <w:r w:rsidR="000C1357">
        <w:rPr>
          <w:rFonts w:ascii="Times New Roman" w:hAnsi="Times New Roman" w:cs="Times New Roman"/>
          <w:sz w:val="24"/>
          <w:szCs w:val="24"/>
        </w:rPr>
        <w:t>; an increase from</w:t>
      </w:r>
      <w:r w:rsidR="00DB148A">
        <w:rPr>
          <w:rFonts w:ascii="Times New Roman" w:hAnsi="Times New Roman" w:cs="Times New Roman"/>
          <w:sz w:val="24"/>
          <w:szCs w:val="24"/>
        </w:rPr>
        <w:t xml:space="preserve"> </w:t>
      </w:r>
      <w:r w:rsidR="00F40429">
        <w:rPr>
          <w:rFonts w:ascii="Times New Roman" w:hAnsi="Times New Roman" w:cs="Times New Roman"/>
          <w:sz w:val="24"/>
          <w:szCs w:val="24"/>
        </w:rPr>
        <w:t>32.2</w:t>
      </w:r>
      <w:r>
        <w:rPr>
          <w:rFonts w:ascii="Times New Roman" w:hAnsi="Times New Roman" w:cs="Times New Roman"/>
          <w:sz w:val="24"/>
          <w:szCs w:val="24"/>
        </w:rPr>
        <w:t xml:space="preserve"> m/yr to </w:t>
      </w:r>
      <w:r w:rsidR="00F40429">
        <w:rPr>
          <w:rFonts w:ascii="Times New Roman" w:hAnsi="Times New Roman" w:cs="Times New Roman"/>
          <w:sz w:val="24"/>
          <w:szCs w:val="24"/>
        </w:rPr>
        <w:t xml:space="preserve">97.9 </w:t>
      </w:r>
      <w:r>
        <w:rPr>
          <w:rFonts w:ascii="Times New Roman" w:hAnsi="Times New Roman" w:cs="Times New Roman"/>
          <w:sz w:val="24"/>
          <w:szCs w:val="24"/>
        </w:rPr>
        <w:t>m/yr</w:t>
      </w:r>
      <w:bookmarkEnd w:id="9"/>
      <w:r>
        <w:rPr>
          <w:rFonts w:ascii="Times New Roman" w:hAnsi="Times New Roman" w:cs="Times New Roman"/>
          <w:sz w:val="24"/>
          <w:szCs w:val="24"/>
        </w:rPr>
        <w:t xml:space="preserve"> was observed when comparing the same scenario</w:t>
      </w:r>
      <w:r w:rsidR="003C7BD8">
        <w:rPr>
          <w:rFonts w:ascii="Times New Roman" w:hAnsi="Times New Roman" w:cs="Times New Roman"/>
          <w:sz w:val="24"/>
          <w:szCs w:val="24"/>
        </w:rPr>
        <w:t xml:space="preserve">s </w:t>
      </w:r>
      <w:r>
        <w:rPr>
          <w:rFonts w:ascii="Times New Roman" w:hAnsi="Times New Roman" w:cs="Times New Roman"/>
          <w:sz w:val="24"/>
          <w:szCs w:val="24"/>
        </w:rPr>
        <w:t>under warmed conditions.</w:t>
      </w:r>
      <w:r w:rsidR="00CC51FE">
        <w:rPr>
          <w:rFonts w:ascii="Times New Roman" w:hAnsi="Times New Roman" w:cs="Times New Roman"/>
          <w:sz w:val="24"/>
          <w:szCs w:val="24"/>
        </w:rPr>
        <w:t xml:space="preserve"> Similarly,</w:t>
      </w:r>
      <w:r w:rsidR="00141D3E">
        <w:rPr>
          <w:rFonts w:ascii="Times New Roman" w:hAnsi="Times New Roman" w:cs="Times New Roman"/>
          <w:sz w:val="24"/>
          <w:szCs w:val="24"/>
        </w:rPr>
        <w:t xml:space="preserve"> for the unwarmed scenario</w:t>
      </w:r>
      <w:r w:rsidR="00CC51FE">
        <w:rPr>
          <w:rFonts w:ascii="Times New Roman" w:hAnsi="Times New Roman" w:cs="Times New Roman"/>
          <w:sz w:val="24"/>
          <w:szCs w:val="24"/>
        </w:rPr>
        <w:t xml:space="preserve"> </w:t>
      </w:r>
      <w:r w:rsidR="00141D3E">
        <w:rPr>
          <w:rFonts w:ascii="Times New Roman" w:hAnsi="Times New Roman" w:cs="Times New Roman"/>
          <w:sz w:val="24"/>
          <w:szCs w:val="24"/>
        </w:rPr>
        <w:t xml:space="preserve">where </w:t>
      </w:r>
      <w:r w:rsidR="00CC51FE">
        <w:rPr>
          <w:rFonts w:ascii="Times New Roman" w:hAnsi="Times New Roman" w:cs="Times New Roman"/>
          <w:sz w:val="24"/>
          <w:szCs w:val="24"/>
        </w:rPr>
        <w:t xml:space="preserve">ant-driven </w:t>
      </w:r>
      <w:r w:rsidR="000C1357">
        <w:rPr>
          <w:rFonts w:ascii="Times New Roman" w:hAnsi="Times New Roman" w:cs="Times New Roman"/>
          <w:sz w:val="24"/>
          <w:szCs w:val="24"/>
        </w:rPr>
        <w:t>movement of seeds</w:t>
      </w:r>
      <w:r w:rsidR="00141D3E">
        <w:rPr>
          <w:rFonts w:ascii="Times New Roman" w:hAnsi="Times New Roman" w:cs="Times New Roman"/>
          <w:sz w:val="24"/>
          <w:szCs w:val="24"/>
        </w:rPr>
        <w:t xml:space="preserve"> was excluded</w:t>
      </w:r>
      <w:r w:rsidR="00CC51FE">
        <w:rPr>
          <w:rFonts w:ascii="Times New Roman" w:hAnsi="Times New Roman" w:cs="Times New Roman"/>
          <w:sz w:val="24"/>
          <w:szCs w:val="24"/>
        </w:rPr>
        <w:t xml:space="preserve">, </w:t>
      </w:r>
      <w:r w:rsidR="000C1357">
        <w:rPr>
          <w:rFonts w:ascii="Times New Roman" w:hAnsi="Times New Roman" w:cs="Times New Roman"/>
          <w:sz w:val="24"/>
          <w:szCs w:val="24"/>
        </w:rPr>
        <w:t>excluding predation increased the median spread rate from</w:t>
      </w:r>
      <w:r w:rsidR="000C1357" w:rsidDel="000C1357">
        <w:rPr>
          <w:rFonts w:ascii="Times New Roman" w:hAnsi="Times New Roman" w:cs="Times New Roman"/>
          <w:sz w:val="24"/>
          <w:szCs w:val="24"/>
        </w:rPr>
        <w:t xml:space="preserve"> </w:t>
      </w:r>
      <w:r w:rsidR="00F40429">
        <w:rPr>
          <w:rFonts w:ascii="Times New Roman" w:hAnsi="Times New Roman" w:cs="Times New Roman"/>
          <w:sz w:val="24"/>
          <w:szCs w:val="24"/>
        </w:rPr>
        <w:t>19.</w:t>
      </w:r>
      <w:r w:rsidR="001E7B71">
        <w:rPr>
          <w:rFonts w:ascii="Times New Roman" w:hAnsi="Times New Roman" w:cs="Times New Roman"/>
          <w:sz w:val="24"/>
          <w:szCs w:val="24"/>
        </w:rPr>
        <w:t>3</w:t>
      </w:r>
      <w:r w:rsidR="004B44A8">
        <w:rPr>
          <w:rFonts w:ascii="Times New Roman" w:hAnsi="Times New Roman" w:cs="Times New Roman"/>
          <w:sz w:val="24"/>
          <w:szCs w:val="24"/>
        </w:rPr>
        <w:t xml:space="preserve"> m/yr to </w:t>
      </w:r>
      <w:r w:rsidR="00F40429">
        <w:rPr>
          <w:rFonts w:ascii="Times New Roman" w:hAnsi="Times New Roman" w:cs="Times New Roman"/>
          <w:sz w:val="24"/>
          <w:szCs w:val="24"/>
        </w:rPr>
        <w:t>70</w:t>
      </w:r>
      <w:r w:rsidR="004B44A8">
        <w:rPr>
          <w:rFonts w:ascii="Times New Roman" w:hAnsi="Times New Roman" w:cs="Times New Roman"/>
          <w:sz w:val="24"/>
          <w:szCs w:val="24"/>
        </w:rPr>
        <w:t>.3 m/yr</w:t>
      </w:r>
      <w:r w:rsidR="00141D3E">
        <w:rPr>
          <w:rFonts w:ascii="Times New Roman" w:hAnsi="Times New Roman" w:cs="Times New Roman"/>
          <w:sz w:val="24"/>
          <w:szCs w:val="24"/>
        </w:rPr>
        <w:t xml:space="preserve">; an increase from </w:t>
      </w:r>
      <w:r w:rsidR="00F40429">
        <w:rPr>
          <w:rFonts w:ascii="Times New Roman" w:hAnsi="Times New Roman" w:cs="Times New Roman"/>
          <w:sz w:val="24"/>
          <w:szCs w:val="24"/>
        </w:rPr>
        <w:t>38.</w:t>
      </w:r>
      <w:r w:rsidR="001E7B71">
        <w:rPr>
          <w:rFonts w:ascii="Times New Roman" w:hAnsi="Times New Roman" w:cs="Times New Roman"/>
          <w:sz w:val="24"/>
          <w:szCs w:val="24"/>
        </w:rPr>
        <w:t>2</w:t>
      </w:r>
      <w:r w:rsidR="004B44A8">
        <w:rPr>
          <w:rFonts w:ascii="Times New Roman" w:hAnsi="Times New Roman" w:cs="Times New Roman"/>
          <w:sz w:val="24"/>
          <w:szCs w:val="24"/>
        </w:rPr>
        <w:t xml:space="preserve"> m/yr to </w:t>
      </w:r>
      <w:r w:rsidR="00F40429">
        <w:rPr>
          <w:rFonts w:ascii="Times New Roman" w:hAnsi="Times New Roman" w:cs="Times New Roman"/>
          <w:sz w:val="24"/>
          <w:szCs w:val="24"/>
        </w:rPr>
        <w:t>137.1</w:t>
      </w:r>
      <w:r w:rsidR="004B44A8">
        <w:rPr>
          <w:rFonts w:ascii="Times New Roman" w:hAnsi="Times New Roman" w:cs="Times New Roman"/>
          <w:sz w:val="24"/>
          <w:szCs w:val="24"/>
        </w:rPr>
        <w:t xml:space="preserve"> m/yr</w:t>
      </w:r>
      <w:r w:rsidR="00141D3E">
        <w:rPr>
          <w:rFonts w:ascii="Times New Roman" w:hAnsi="Times New Roman" w:cs="Times New Roman"/>
          <w:sz w:val="24"/>
          <w:szCs w:val="24"/>
        </w:rPr>
        <w:t xml:space="preserve"> was observed when comparing the same scenarios but under warmed conditions</w:t>
      </w:r>
      <w:r w:rsidR="004B44A8">
        <w:rPr>
          <w:rFonts w:ascii="Times New Roman" w:hAnsi="Times New Roman" w:cs="Times New Roman"/>
          <w:sz w:val="24"/>
          <w:szCs w:val="24"/>
        </w:rPr>
        <w:t>.</w:t>
      </w:r>
    </w:p>
    <w:p w14:paraId="175D6D5A" w14:textId="2B02DE82" w:rsidR="009D7044" w:rsidRDefault="00601C2A"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Interestingly, a</w:t>
      </w:r>
      <w:r w:rsidR="003C7A3F">
        <w:rPr>
          <w:rFonts w:ascii="Times New Roman" w:hAnsi="Times New Roman" w:cs="Times New Roman"/>
          <w:sz w:val="24"/>
          <w:szCs w:val="24"/>
        </w:rPr>
        <w:t xml:space="preserve">nt-driven seed </w:t>
      </w:r>
      <w:r w:rsidR="00AD1EE2">
        <w:rPr>
          <w:rFonts w:ascii="Times New Roman" w:hAnsi="Times New Roman" w:cs="Times New Roman"/>
          <w:sz w:val="24"/>
          <w:szCs w:val="24"/>
        </w:rPr>
        <w:t>movement</w:t>
      </w:r>
      <w:r w:rsidR="003C7A3F">
        <w:rPr>
          <w:rFonts w:ascii="Times New Roman" w:hAnsi="Times New Roman" w:cs="Times New Roman"/>
          <w:sz w:val="24"/>
          <w:szCs w:val="24"/>
        </w:rPr>
        <w:t xml:space="preserve"> </w:t>
      </w:r>
      <w:r>
        <w:rPr>
          <w:rFonts w:ascii="Times New Roman" w:hAnsi="Times New Roman" w:cs="Times New Roman"/>
          <w:sz w:val="24"/>
          <w:szCs w:val="24"/>
        </w:rPr>
        <w:t>was shown to reduce</w:t>
      </w:r>
      <w:r w:rsidR="003C7A3F">
        <w:rPr>
          <w:rFonts w:ascii="Times New Roman" w:hAnsi="Times New Roman" w:cs="Times New Roman"/>
          <w:sz w:val="24"/>
          <w:szCs w:val="24"/>
        </w:rPr>
        <w:t xml:space="preserve"> median spread rates</w:t>
      </w:r>
      <w:r w:rsidR="005E0BA9">
        <w:rPr>
          <w:rFonts w:ascii="Times New Roman" w:hAnsi="Times New Roman" w:cs="Times New Roman"/>
          <w:sz w:val="24"/>
          <w:szCs w:val="24"/>
        </w:rPr>
        <w:t xml:space="preserve">. In </w:t>
      </w:r>
      <w:r w:rsidR="00CB791B">
        <w:rPr>
          <w:rFonts w:ascii="Times New Roman" w:hAnsi="Times New Roman" w:cs="Times New Roman"/>
          <w:sz w:val="24"/>
          <w:szCs w:val="24"/>
        </w:rPr>
        <w:t>the scenario</w:t>
      </w:r>
      <w:r w:rsidR="0079532C">
        <w:rPr>
          <w:rFonts w:ascii="Times New Roman" w:hAnsi="Times New Roman" w:cs="Times New Roman"/>
          <w:sz w:val="24"/>
          <w:szCs w:val="24"/>
        </w:rPr>
        <w:t>s</w:t>
      </w:r>
      <w:r w:rsidR="00CB791B">
        <w:rPr>
          <w:rFonts w:ascii="Times New Roman" w:hAnsi="Times New Roman" w:cs="Times New Roman"/>
          <w:sz w:val="24"/>
          <w:szCs w:val="24"/>
        </w:rPr>
        <w:t xml:space="preserve"> </w:t>
      </w:r>
      <w:r w:rsidR="004551EA">
        <w:rPr>
          <w:rFonts w:ascii="Times New Roman" w:hAnsi="Times New Roman" w:cs="Times New Roman"/>
          <w:sz w:val="24"/>
          <w:szCs w:val="24"/>
        </w:rPr>
        <w:t>with</w:t>
      </w:r>
      <w:r w:rsidR="00E94154">
        <w:rPr>
          <w:rFonts w:ascii="Times New Roman" w:hAnsi="Times New Roman" w:cs="Times New Roman"/>
          <w:sz w:val="24"/>
          <w:szCs w:val="24"/>
        </w:rPr>
        <w:t xml:space="preserve"> predation</w:t>
      </w:r>
      <w:r w:rsidR="005E0BA9">
        <w:rPr>
          <w:rFonts w:ascii="Times New Roman" w:hAnsi="Times New Roman" w:cs="Times New Roman"/>
          <w:sz w:val="24"/>
          <w:szCs w:val="24"/>
        </w:rPr>
        <w:t xml:space="preserve">, </w:t>
      </w:r>
      <w:r w:rsidR="00912A3D">
        <w:rPr>
          <w:rFonts w:ascii="Times New Roman" w:hAnsi="Times New Roman" w:cs="Times New Roman"/>
          <w:sz w:val="24"/>
          <w:szCs w:val="24"/>
        </w:rPr>
        <w:t xml:space="preserve">the </w:t>
      </w:r>
      <w:r w:rsidR="00AD1EE2">
        <w:rPr>
          <w:rFonts w:ascii="Times New Roman" w:hAnsi="Times New Roman" w:cs="Times New Roman"/>
          <w:sz w:val="24"/>
          <w:szCs w:val="24"/>
        </w:rPr>
        <w:t xml:space="preserve">inclusion </w:t>
      </w:r>
      <w:r w:rsidR="00912A3D">
        <w:rPr>
          <w:rFonts w:ascii="Times New Roman" w:hAnsi="Times New Roman" w:cs="Times New Roman"/>
          <w:sz w:val="24"/>
          <w:szCs w:val="24"/>
        </w:rPr>
        <w:t xml:space="preserve">of </w:t>
      </w:r>
      <w:r w:rsidR="00E94154">
        <w:rPr>
          <w:rFonts w:ascii="Times New Roman" w:hAnsi="Times New Roman" w:cs="Times New Roman"/>
          <w:sz w:val="24"/>
          <w:szCs w:val="24"/>
        </w:rPr>
        <w:t xml:space="preserve">ant-driven </w:t>
      </w:r>
      <w:r w:rsidR="00912A3D">
        <w:rPr>
          <w:rFonts w:ascii="Times New Roman" w:hAnsi="Times New Roman" w:cs="Times New Roman"/>
          <w:sz w:val="24"/>
          <w:szCs w:val="24"/>
        </w:rPr>
        <w:t xml:space="preserve">seed movement </w:t>
      </w:r>
      <w:r w:rsidR="00AD1EE2">
        <w:rPr>
          <w:rFonts w:ascii="Times New Roman" w:hAnsi="Times New Roman" w:cs="Times New Roman"/>
          <w:sz w:val="24"/>
          <w:szCs w:val="24"/>
        </w:rPr>
        <w:t>decreased</w:t>
      </w:r>
      <w:r w:rsidR="00912A3D">
        <w:rPr>
          <w:rFonts w:ascii="Times New Roman" w:hAnsi="Times New Roman" w:cs="Times New Roman"/>
          <w:sz w:val="24"/>
          <w:szCs w:val="24"/>
        </w:rPr>
        <w:t xml:space="preserve"> spread rate</w:t>
      </w:r>
      <w:r w:rsidR="00DB148A">
        <w:rPr>
          <w:rFonts w:ascii="Times New Roman" w:hAnsi="Times New Roman" w:cs="Times New Roman"/>
          <w:sz w:val="24"/>
          <w:szCs w:val="24"/>
        </w:rPr>
        <w:t xml:space="preserve"> </w:t>
      </w:r>
      <w:r w:rsidR="00912A3D">
        <w:rPr>
          <w:rFonts w:ascii="Times New Roman" w:hAnsi="Times New Roman" w:cs="Times New Roman"/>
          <w:sz w:val="24"/>
          <w:szCs w:val="24"/>
        </w:rPr>
        <w:t xml:space="preserve">under both </w:t>
      </w:r>
      <w:r w:rsidR="00E94154">
        <w:rPr>
          <w:rFonts w:ascii="Times New Roman" w:hAnsi="Times New Roman" w:cs="Times New Roman"/>
          <w:sz w:val="24"/>
          <w:szCs w:val="24"/>
        </w:rPr>
        <w:t xml:space="preserve">unwarmed </w:t>
      </w:r>
      <w:r w:rsidR="00912A3D">
        <w:rPr>
          <w:rFonts w:ascii="Times New Roman" w:hAnsi="Times New Roman" w:cs="Times New Roman"/>
          <w:sz w:val="24"/>
          <w:szCs w:val="24"/>
        </w:rPr>
        <w:t>(</w:t>
      </w:r>
      <w:r w:rsidR="003C7A3F">
        <w:rPr>
          <w:rFonts w:ascii="Times New Roman" w:hAnsi="Times New Roman" w:cs="Times New Roman"/>
          <w:sz w:val="24"/>
          <w:szCs w:val="24"/>
        </w:rPr>
        <w:t>19.</w:t>
      </w:r>
      <w:r w:rsidR="001E7B71">
        <w:rPr>
          <w:rFonts w:ascii="Times New Roman" w:hAnsi="Times New Roman" w:cs="Times New Roman"/>
          <w:sz w:val="24"/>
          <w:szCs w:val="24"/>
        </w:rPr>
        <w:t>3</w:t>
      </w:r>
      <w:r w:rsidR="00912A3D">
        <w:rPr>
          <w:rFonts w:ascii="Times New Roman" w:hAnsi="Times New Roman" w:cs="Times New Roman"/>
          <w:sz w:val="24"/>
          <w:szCs w:val="24"/>
        </w:rPr>
        <w:t xml:space="preserve"> m/yr to </w:t>
      </w:r>
      <w:r w:rsidR="003C7A3F">
        <w:rPr>
          <w:rFonts w:ascii="Times New Roman" w:hAnsi="Times New Roman" w:cs="Times New Roman"/>
          <w:sz w:val="24"/>
          <w:szCs w:val="24"/>
        </w:rPr>
        <w:t>16.5</w:t>
      </w:r>
      <w:r w:rsidR="00912A3D">
        <w:rPr>
          <w:rFonts w:ascii="Times New Roman" w:hAnsi="Times New Roman" w:cs="Times New Roman"/>
          <w:sz w:val="24"/>
          <w:szCs w:val="24"/>
        </w:rPr>
        <w:t xml:space="preserve"> m/yr) and warmed (</w:t>
      </w:r>
      <w:r w:rsidR="003C7A3F">
        <w:rPr>
          <w:rFonts w:ascii="Times New Roman" w:hAnsi="Times New Roman" w:cs="Times New Roman"/>
          <w:sz w:val="24"/>
          <w:szCs w:val="24"/>
        </w:rPr>
        <w:t>38.</w:t>
      </w:r>
      <w:r w:rsidR="001E7B71">
        <w:rPr>
          <w:rFonts w:ascii="Times New Roman" w:hAnsi="Times New Roman" w:cs="Times New Roman"/>
          <w:sz w:val="24"/>
          <w:szCs w:val="24"/>
        </w:rPr>
        <w:t>2</w:t>
      </w:r>
      <w:r w:rsidR="00912A3D">
        <w:rPr>
          <w:rFonts w:ascii="Times New Roman" w:hAnsi="Times New Roman" w:cs="Times New Roman"/>
          <w:sz w:val="24"/>
          <w:szCs w:val="24"/>
        </w:rPr>
        <w:t xml:space="preserve"> m/yr to </w:t>
      </w:r>
      <w:r w:rsidR="003C7A3F">
        <w:rPr>
          <w:rFonts w:ascii="Times New Roman" w:hAnsi="Times New Roman" w:cs="Times New Roman"/>
          <w:sz w:val="24"/>
          <w:szCs w:val="24"/>
        </w:rPr>
        <w:t>32.2</w:t>
      </w:r>
      <w:r w:rsidR="00912A3D">
        <w:rPr>
          <w:rFonts w:ascii="Times New Roman" w:hAnsi="Times New Roman" w:cs="Times New Roman"/>
          <w:sz w:val="24"/>
          <w:szCs w:val="24"/>
        </w:rPr>
        <w:t xml:space="preserve"> m/yr) </w:t>
      </w:r>
      <w:r w:rsidR="00E94154">
        <w:rPr>
          <w:rFonts w:ascii="Times New Roman" w:hAnsi="Times New Roman" w:cs="Times New Roman"/>
          <w:sz w:val="24"/>
          <w:szCs w:val="24"/>
        </w:rPr>
        <w:t>conditions</w:t>
      </w:r>
      <w:r w:rsidR="00912A3D">
        <w:rPr>
          <w:rFonts w:ascii="Times New Roman" w:hAnsi="Times New Roman" w:cs="Times New Roman"/>
          <w:sz w:val="24"/>
          <w:szCs w:val="24"/>
        </w:rPr>
        <w:t xml:space="preserve">. </w:t>
      </w:r>
      <w:r w:rsidR="00E94154">
        <w:rPr>
          <w:rFonts w:ascii="Times New Roman" w:hAnsi="Times New Roman" w:cs="Times New Roman"/>
          <w:sz w:val="24"/>
          <w:szCs w:val="24"/>
        </w:rPr>
        <w:t xml:space="preserve">Similarly, in </w:t>
      </w:r>
      <w:r w:rsidR="00CB791B">
        <w:rPr>
          <w:rFonts w:ascii="Times New Roman" w:hAnsi="Times New Roman" w:cs="Times New Roman"/>
          <w:sz w:val="24"/>
          <w:szCs w:val="24"/>
        </w:rPr>
        <w:t>scenario</w:t>
      </w:r>
      <w:r w:rsidR="0079532C">
        <w:rPr>
          <w:rFonts w:ascii="Times New Roman" w:hAnsi="Times New Roman" w:cs="Times New Roman"/>
          <w:sz w:val="24"/>
          <w:szCs w:val="24"/>
        </w:rPr>
        <w:t>s</w:t>
      </w:r>
      <w:r w:rsidR="00CB791B">
        <w:rPr>
          <w:rFonts w:ascii="Times New Roman" w:hAnsi="Times New Roman" w:cs="Times New Roman"/>
          <w:sz w:val="24"/>
          <w:szCs w:val="24"/>
        </w:rPr>
        <w:t xml:space="preserve"> </w:t>
      </w:r>
      <w:r w:rsidR="004551EA">
        <w:rPr>
          <w:rFonts w:ascii="Times New Roman" w:hAnsi="Times New Roman" w:cs="Times New Roman"/>
          <w:sz w:val="24"/>
          <w:szCs w:val="24"/>
        </w:rPr>
        <w:t>without</w:t>
      </w:r>
      <w:r w:rsidR="00E94154">
        <w:rPr>
          <w:rFonts w:ascii="Times New Roman" w:hAnsi="Times New Roman" w:cs="Times New Roman"/>
          <w:sz w:val="24"/>
          <w:szCs w:val="24"/>
        </w:rPr>
        <w:t xml:space="preserve"> predation, </w:t>
      </w:r>
      <w:r w:rsidR="00946CFC">
        <w:rPr>
          <w:rFonts w:ascii="Times New Roman" w:hAnsi="Times New Roman" w:cs="Times New Roman"/>
          <w:sz w:val="24"/>
          <w:szCs w:val="24"/>
        </w:rPr>
        <w:t xml:space="preserve">the exclusion of ant-driven movement again </w:t>
      </w:r>
      <w:r>
        <w:rPr>
          <w:rFonts w:ascii="Times New Roman" w:hAnsi="Times New Roman" w:cs="Times New Roman"/>
          <w:sz w:val="24"/>
          <w:szCs w:val="24"/>
        </w:rPr>
        <w:t>reduced</w:t>
      </w:r>
      <w:r w:rsidR="00946CFC">
        <w:rPr>
          <w:rFonts w:ascii="Times New Roman" w:hAnsi="Times New Roman" w:cs="Times New Roman"/>
          <w:sz w:val="24"/>
          <w:szCs w:val="24"/>
        </w:rPr>
        <w:t xml:space="preserve"> spread rate under both unwarmed</w:t>
      </w:r>
      <w:r w:rsidR="00DB148A">
        <w:rPr>
          <w:rFonts w:ascii="Times New Roman" w:hAnsi="Times New Roman" w:cs="Times New Roman"/>
          <w:sz w:val="24"/>
          <w:szCs w:val="24"/>
        </w:rPr>
        <w:t xml:space="preserve"> </w:t>
      </w:r>
      <w:r w:rsidR="00E94154">
        <w:rPr>
          <w:rFonts w:ascii="Times New Roman" w:hAnsi="Times New Roman" w:cs="Times New Roman"/>
          <w:sz w:val="24"/>
          <w:szCs w:val="24"/>
        </w:rPr>
        <w:t>(</w:t>
      </w:r>
      <w:r w:rsidR="003C7A3F">
        <w:rPr>
          <w:rFonts w:ascii="Times New Roman" w:hAnsi="Times New Roman" w:cs="Times New Roman"/>
          <w:sz w:val="24"/>
          <w:szCs w:val="24"/>
        </w:rPr>
        <w:t>70.3</w:t>
      </w:r>
      <w:r w:rsidR="00E94154">
        <w:rPr>
          <w:rFonts w:ascii="Times New Roman" w:hAnsi="Times New Roman" w:cs="Times New Roman"/>
          <w:sz w:val="24"/>
          <w:szCs w:val="24"/>
        </w:rPr>
        <w:t xml:space="preserve"> m/yr to </w:t>
      </w:r>
      <w:r w:rsidR="003C7A3F">
        <w:rPr>
          <w:rFonts w:ascii="Times New Roman" w:hAnsi="Times New Roman" w:cs="Times New Roman"/>
          <w:sz w:val="24"/>
          <w:szCs w:val="24"/>
        </w:rPr>
        <w:t>52.</w:t>
      </w:r>
      <w:r w:rsidR="001E7B71">
        <w:rPr>
          <w:rFonts w:ascii="Times New Roman" w:hAnsi="Times New Roman" w:cs="Times New Roman"/>
          <w:sz w:val="24"/>
          <w:szCs w:val="24"/>
        </w:rPr>
        <w:t>2</w:t>
      </w:r>
      <w:r w:rsidR="00E94154">
        <w:rPr>
          <w:rFonts w:ascii="Times New Roman" w:hAnsi="Times New Roman" w:cs="Times New Roman"/>
          <w:sz w:val="24"/>
          <w:szCs w:val="24"/>
        </w:rPr>
        <w:t xml:space="preserve"> m/yr) </w:t>
      </w:r>
      <w:r w:rsidR="00946CFC">
        <w:rPr>
          <w:rFonts w:ascii="Times New Roman" w:hAnsi="Times New Roman" w:cs="Times New Roman"/>
          <w:sz w:val="24"/>
          <w:szCs w:val="24"/>
        </w:rPr>
        <w:t xml:space="preserve">and </w:t>
      </w:r>
      <w:r w:rsidR="00E94154">
        <w:rPr>
          <w:rFonts w:ascii="Times New Roman" w:hAnsi="Times New Roman" w:cs="Times New Roman"/>
          <w:sz w:val="24"/>
          <w:szCs w:val="24"/>
        </w:rPr>
        <w:t xml:space="preserve">warmed </w:t>
      </w:r>
      <w:r w:rsidR="00946CFC">
        <w:rPr>
          <w:rFonts w:ascii="Times New Roman" w:hAnsi="Times New Roman" w:cs="Times New Roman"/>
          <w:sz w:val="24"/>
          <w:szCs w:val="24"/>
        </w:rPr>
        <w:t>(</w:t>
      </w:r>
      <w:r w:rsidR="003C7A3F">
        <w:rPr>
          <w:rFonts w:ascii="Times New Roman" w:hAnsi="Times New Roman" w:cs="Times New Roman"/>
          <w:sz w:val="24"/>
          <w:szCs w:val="24"/>
        </w:rPr>
        <w:t>137.1</w:t>
      </w:r>
      <w:r w:rsidR="00E8349F">
        <w:rPr>
          <w:rFonts w:ascii="Times New Roman" w:hAnsi="Times New Roman" w:cs="Times New Roman"/>
          <w:sz w:val="24"/>
          <w:szCs w:val="24"/>
        </w:rPr>
        <w:t xml:space="preserve"> </w:t>
      </w:r>
      <w:r w:rsidR="00946CFC">
        <w:rPr>
          <w:rFonts w:ascii="Times New Roman" w:hAnsi="Times New Roman" w:cs="Times New Roman"/>
          <w:sz w:val="24"/>
          <w:szCs w:val="24"/>
        </w:rPr>
        <w:t xml:space="preserve">m/yr to </w:t>
      </w:r>
      <w:r w:rsidR="003C7A3F">
        <w:rPr>
          <w:rFonts w:ascii="Times New Roman" w:hAnsi="Times New Roman" w:cs="Times New Roman"/>
          <w:sz w:val="24"/>
          <w:szCs w:val="24"/>
        </w:rPr>
        <w:t>97.9</w:t>
      </w:r>
      <w:r w:rsidR="00946CFC">
        <w:rPr>
          <w:rFonts w:ascii="Times New Roman" w:hAnsi="Times New Roman" w:cs="Times New Roman"/>
          <w:sz w:val="24"/>
          <w:szCs w:val="24"/>
        </w:rPr>
        <w:t xml:space="preserve"> m/yr) </w:t>
      </w:r>
      <w:r w:rsidR="00E94154">
        <w:rPr>
          <w:rFonts w:ascii="Times New Roman" w:hAnsi="Times New Roman" w:cs="Times New Roman"/>
          <w:sz w:val="24"/>
          <w:szCs w:val="24"/>
        </w:rPr>
        <w:t>conditions</w:t>
      </w:r>
      <w:r w:rsidR="00946CFC">
        <w:rPr>
          <w:rFonts w:ascii="Times New Roman" w:hAnsi="Times New Roman" w:cs="Times New Roman"/>
          <w:sz w:val="24"/>
          <w:szCs w:val="24"/>
        </w:rPr>
        <w:t>.</w:t>
      </w:r>
      <w:r w:rsidR="00DD5C18">
        <w:rPr>
          <w:rFonts w:ascii="Times New Roman" w:hAnsi="Times New Roman" w:cs="Times New Roman"/>
          <w:sz w:val="24"/>
          <w:szCs w:val="24"/>
        </w:rPr>
        <w:t xml:space="preserve"> These decreases were</w:t>
      </w:r>
      <w:r w:rsidR="00AD1EE2">
        <w:rPr>
          <w:rFonts w:ascii="Times New Roman" w:hAnsi="Times New Roman" w:cs="Times New Roman"/>
          <w:sz w:val="24"/>
          <w:szCs w:val="24"/>
        </w:rPr>
        <w:t xml:space="preserve"> likely due to </w:t>
      </w:r>
      <w:r w:rsidR="00DD5C18">
        <w:rPr>
          <w:rFonts w:ascii="Times New Roman" w:hAnsi="Times New Roman" w:cs="Times New Roman"/>
          <w:sz w:val="24"/>
          <w:szCs w:val="24"/>
        </w:rPr>
        <w:t>ant-driven seed movement inflating seed densities near ant nests</w:t>
      </w:r>
      <w:r w:rsidR="004551EA">
        <w:rPr>
          <w:rFonts w:ascii="Times New Roman" w:hAnsi="Times New Roman" w:cs="Times New Roman"/>
          <w:sz w:val="24"/>
          <w:szCs w:val="24"/>
        </w:rPr>
        <w:t>, where density dependence restricted population size, and thus spread (see Appendix</w:t>
      </w:r>
      <w:r w:rsidR="00325189">
        <w:rPr>
          <w:rFonts w:ascii="Times New Roman" w:hAnsi="Times New Roman" w:cs="Times New Roman"/>
          <w:sz w:val="24"/>
          <w:szCs w:val="24"/>
        </w:rPr>
        <w:t xml:space="preserve"> S1</w:t>
      </w:r>
      <w:r w:rsidR="004551EA">
        <w:rPr>
          <w:rFonts w:ascii="Times New Roman" w:hAnsi="Times New Roman" w:cs="Times New Roman"/>
          <w:sz w:val="24"/>
          <w:szCs w:val="24"/>
        </w:rPr>
        <w:t xml:space="preserve"> for details).</w:t>
      </w:r>
      <w:r w:rsidR="00DD5C18">
        <w:rPr>
          <w:rFonts w:ascii="Times New Roman" w:hAnsi="Times New Roman" w:cs="Times New Roman"/>
          <w:sz w:val="24"/>
          <w:szCs w:val="24"/>
        </w:rPr>
        <w:t xml:space="preserve"> </w:t>
      </w:r>
    </w:p>
    <w:p w14:paraId="5700CFE6" w14:textId="77777777" w:rsidR="009D7044" w:rsidRDefault="009D7044" w:rsidP="004C2241">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lastRenderedPageBreak/>
        <w:t>Sensitivity analyses</w:t>
      </w:r>
    </w:p>
    <w:p w14:paraId="296D7078" w14:textId="60990978" w:rsidR="009D7044" w:rsidRDefault="00CC7D46" w:rsidP="00701774">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Sensitivity analyses</w:t>
      </w:r>
      <w:r w:rsidR="009D7044" w:rsidRPr="003B5DA6">
        <w:rPr>
          <w:rFonts w:ascii="Times New Roman" w:hAnsi="Times New Roman" w:cs="Times New Roman"/>
          <w:sz w:val="24"/>
          <w:szCs w:val="24"/>
        </w:rPr>
        <w:t xml:space="preserve"> indicated notable differences in the relative importance of </w:t>
      </w:r>
      <w:r w:rsidR="00B061B7">
        <w:rPr>
          <w:rFonts w:ascii="Times New Roman" w:hAnsi="Times New Roman" w:cs="Times New Roman"/>
          <w:sz w:val="24"/>
          <w:szCs w:val="24"/>
        </w:rPr>
        <w:t xml:space="preserve">various </w:t>
      </w:r>
      <w:r w:rsidR="009D7044" w:rsidRPr="003B5DA6">
        <w:rPr>
          <w:rFonts w:ascii="Times New Roman" w:hAnsi="Times New Roman" w:cs="Times New Roman"/>
          <w:sz w:val="24"/>
          <w:szCs w:val="24"/>
        </w:rPr>
        <w:t xml:space="preserve">wind- and ant-driven dispersal parameters. Estimated elasticities </w:t>
      </w:r>
      <w:r w:rsidR="00B061B7">
        <w:rPr>
          <w:rFonts w:ascii="Times New Roman" w:hAnsi="Times New Roman" w:cs="Times New Roman"/>
          <w:sz w:val="24"/>
          <w:szCs w:val="24"/>
        </w:rPr>
        <w:t xml:space="preserve">of the </w:t>
      </w:r>
      <w:r w:rsidR="009D7044" w:rsidRPr="003B5DA6">
        <w:rPr>
          <w:rFonts w:ascii="Times New Roman" w:hAnsi="Times New Roman" w:cs="Times New Roman"/>
          <w:sz w:val="24"/>
          <w:szCs w:val="24"/>
        </w:rPr>
        <w:t xml:space="preserve">standard deviations of both flower head height and terminal velocity, </w:t>
      </w:r>
      <w:r w:rsidR="00B061B7">
        <w:rPr>
          <w:rFonts w:ascii="Times New Roman" w:hAnsi="Times New Roman" w:cs="Times New Roman"/>
          <w:sz w:val="24"/>
          <w:szCs w:val="24"/>
        </w:rPr>
        <w:t xml:space="preserve">the surrounding vegetation height, </w:t>
      </w:r>
      <w:r w:rsidR="009D7044" w:rsidRPr="003B5DA6">
        <w:rPr>
          <w:rFonts w:ascii="Times New Roman" w:hAnsi="Times New Roman" w:cs="Times New Roman"/>
          <w:sz w:val="24"/>
          <w:szCs w:val="24"/>
        </w:rPr>
        <w:t>ant nest density</w:t>
      </w:r>
      <w:r w:rsidR="00B061B7">
        <w:rPr>
          <w:rFonts w:ascii="Times New Roman" w:hAnsi="Times New Roman" w:cs="Times New Roman"/>
          <w:sz w:val="24"/>
          <w:szCs w:val="24"/>
        </w:rPr>
        <w:t>,</w:t>
      </w:r>
      <w:r w:rsidR="009D7044" w:rsidRPr="003B5DA6">
        <w:rPr>
          <w:rFonts w:ascii="Times New Roman" w:hAnsi="Times New Roman" w:cs="Times New Roman"/>
          <w:sz w:val="24"/>
          <w:szCs w:val="24"/>
        </w:rPr>
        <w:t xml:space="preserve"> and maximum search distance from ant nests, were low relative to those of other parameters (Figure </w:t>
      </w:r>
      <w:r w:rsidR="00FC38F2">
        <w:rPr>
          <w:rFonts w:ascii="Times New Roman" w:hAnsi="Times New Roman" w:cs="Times New Roman"/>
          <w:sz w:val="24"/>
          <w:szCs w:val="24"/>
        </w:rPr>
        <w:t>2</w:t>
      </w:r>
      <w:r w:rsidR="009D7044" w:rsidRPr="003B5DA6">
        <w:rPr>
          <w:rFonts w:ascii="Times New Roman" w:hAnsi="Times New Roman" w:cs="Times New Roman"/>
          <w:sz w:val="24"/>
          <w:szCs w:val="24"/>
        </w:rPr>
        <w:t>).</w:t>
      </w:r>
      <w:r w:rsidR="00A711F2">
        <w:rPr>
          <w:rFonts w:ascii="Times New Roman" w:hAnsi="Times New Roman" w:cs="Times New Roman"/>
          <w:sz w:val="24"/>
          <w:szCs w:val="24"/>
        </w:rPr>
        <w:t xml:space="preserve"> </w:t>
      </w:r>
      <w:r w:rsidR="00B061B7">
        <w:rPr>
          <w:rFonts w:ascii="Times New Roman" w:hAnsi="Times New Roman" w:cs="Times New Roman"/>
          <w:sz w:val="24"/>
          <w:szCs w:val="24"/>
        </w:rPr>
        <w:t xml:space="preserve">On the other hand, </w:t>
      </w:r>
      <w:r w:rsidR="00B061B7">
        <w:rPr>
          <w:rFonts w:ascii="Times New Roman" w:eastAsiaTheme="minorEastAsia" w:hAnsi="Times New Roman" w:cs="Times New Roman"/>
          <w:sz w:val="24"/>
          <w:szCs w:val="24"/>
        </w:rPr>
        <w:t>p</w:t>
      </w:r>
      <w:r w:rsidR="00B061B7" w:rsidRPr="003B5DA6">
        <w:rPr>
          <w:rFonts w:ascii="Times New Roman" w:eastAsiaTheme="minorEastAsia" w:hAnsi="Times New Roman" w:cs="Times New Roman"/>
          <w:sz w:val="24"/>
          <w:szCs w:val="24"/>
        </w:rPr>
        <w:t xml:space="preserve">robability </w:t>
      </w:r>
      <w:r w:rsidR="00A711F2" w:rsidRPr="003B5DA6">
        <w:rPr>
          <w:rFonts w:ascii="Times New Roman" w:eastAsiaTheme="minorEastAsia" w:hAnsi="Times New Roman" w:cs="Times New Roman"/>
          <w:sz w:val="24"/>
          <w:szCs w:val="24"/>
        </w:rPr>
        <w:t xml:space="preserve">of seed removal by ants </w:t>
      </w:r>
      <w:r w:rsidR="00526B98">
        <w:rPr>
          <w:rFonts w:ascii="Times New Roman" w:eastAsiaTheme="minorEastAsia" w:hAnsi="Times New Roman" w:cs="Times New Roman"/>
          <w:sz w:val="24"/>
          <w:szCs w:val="24"/>
        </w:rPr>
        <w:t>and the probability of subsequent predation both had high</w:t>
      </w:r>
      <w:r w:rsidR="00A711F2">
        <w:rPr>
          <w:rFonts w:ascii="Times New Roman" w:eastAsiaTheme="minorEastAsia" w:hAnsi="Times New Roman" w:cs="Times New Roman"/>
          <w:sz w:val="24"/>
          <w:szCs w:val="24"/>
        </w:rPr>
        <w:t xml:space="preserve"> </w:t>
      </w:r>
      <w:r w:rsidR="00B061B7">
        <w:rPr>
          <w:rFonts w:ascii="Times New Roman" w:eastAsiaTheme="minorEastAsia" w:hAnsi="Times New Roman" w:cs="Times New Roman"/>
          <w:sz w:val="24"/>
          <w:szCs w:val="24"/>
        </w:rPr>
        <w:t xml:space="preserve">relative </w:t>
      </w:r>
      <w:r w:rsidR="00177840">
        <w:rPr>
          <w:rFonts w:ascii="Times New Roman" w:eastAsiaTheme="minorEastAsia" w:hAnsi="Times New Roman" w:cs="Times New Roman"/>
          <w:sz w:val="24"/>
          <w:szCs w:val="24"/>
        </w:rPr>
        <w:t>elasticities</w:t>
      </w:r>
      <w:r w:rsidR="00A711F2">
        <w:rPr>
          <w:rFonts w:ascii="Times New Roman" w:eastAsiaTheme="minorEastAsia" w:hAnsi="Times New Roman" w:cs="Times New Roman"/>
          <w:sz w:val="24"/>
          <w:szCs w:val="24"/>
        </w:rPr>
        <w:t>.</w:t>
      </w:r>
      <w:r w:rsidR="009D7044" w:rsidRPr="003B5DA6">
        <w:rPr>
          <w:rFonts w:ascii="Times New Roman" w:hAnsi="Times New Roman" w:cs="Times New Roman"/>
          <w:sz w:val="24"/>
          <w:szCs w:val="24"/>
        </w:rPr>
        <w:t xml:space="preserve"> The </w:t>
      </w:r>
      <w:r w:rsidR="00526B98">
        <w:rPr>
          <w:rFonts w:ascii="Times New Roman" w:hAnsi="Times New Roman" w:cs="Times New Roman"/>
          <w:sz w:val="24"/>
          <w:szCs w:val="24"/>
        </w:rPr>
        <w:t xml:space="preserve">relative </w:t>
      </w:r>
      <w:r w:rsidR="009D7044" w:rsidRPr="003B5DA6">
        <w:rPr>
          <w:rFonts w:ascii="Times New Roman" w:hAnsi="Times New Roman" w:cs="Times New Roman"/>
          <w:sz w:val="24"/>
          <w:szCs w:val="24"/>
        </w:rPr>
        <w:t>elasticity of mean seed terminal velocity was</w:t>
      </w:r>
      <w:r w:rsidR="00A711F2">
        <w:rPr>
          <w:rFonts w:ascii="Times New Roman" w:hAnsi="Times New Roman" w:cs="Times New Roman"/>
          <w:sz w:val="24"/>
          <w:szCs w:val="24"/>
        </w:rPr>
        <w:t xml:space="preserve"> also</w:t>
      </w:r>
      <w:r w:rsidR="009D7044" w:rsidRPr="003B5DA6">
        <w:rPr>
          <w:rFonts w:ascii="Times New Roman" w:hAnsi="Times New Roman" w:cs="Times New Roman"/>
          <w:sz w:val="24"/>
          <w:szCs w:val="24"/>
        </w:rPr>
        <w:t xml:space="preserve"> high, likely because the </w:t>
      </w:r>
      <w:r w:rsidR="00A711F2">
        <w:rPr>
          <w:rFonts w:ascii="Times New Roman" w:hAnsi="Times New Roman" w:cs="Times New Roman"/>
          <w:sz w:val="24"/>
          <w:szCs w:val="24"/>
        </w:rPr>
        <w:t>baseline</w:t>
      </w:r>
      <w:r w:rsidR="009D7044" w:rsidRPr="003B5DA6">
        <w:rPr>
          <w:rFonts w:ascii="Times New Roman" w:hAnsi="Times New Roman" w:cs="Times New Roman"/>
          <w:sz w:val="24"/>
          <w:szCs w:val="24"/>
        </w:rPr>
        <w:t xml:space="preserve"> value of this parameter lies on the part of </w:t>
      </w:r>
      <w:r w:rsidR="008615D2">
        <w:rPr>
          <w:rFonts w:ascii="Times New Roman" w:hAnsi="Times New Roman" w:cs="Times New Roman"/>
          <w:sz w:val="24"/>
          <w:szCs w:val="24"/>
        </w:rPr>
        <w:t>its</w:t>
      </w:r>
      <w:r w:rsidR="009D7044" w:rsidRPr="003B5DA6">
        <w:rPr>
          <w:rFonts w:ascii="Times New Roman" w:hAnsi="Times New Roman" w:cs="Times New Roman"/>
          <w:sz w:val="24"/>
          <w:szCs w:val="24"/>
        </w:rPr>
        <w:t xml:space="preserve"> </w:t>
      </w:r>
      <w:r w:rsidR="008615D2">
        <w:rPr>
          <w:rFonts w:ascii="Times New Roman" w:hAnsi="Times New Roman" w:cs="Times New Roman"/>
          <w:sz w:val="24"/>
          <w:szCs w:val="24"/>
        </w:rPr>
        <w:t xml:space="preserve">response </w:t>
      </w:r>
      <w:r w:rsidR="009D7044" w:rsidRPr="003B5DA6">
        <w:rPr>
          <w:rFonts w:ascii="Times New Roman" w:hAnsi="Times New Roman" w:cs="Times New Roman"/>
          <w:sz w:val="24"/>
          <w:szCs w:val="24"/>
        </w:rPr>
        <w:t xml:space="preserve">curve shown in </w:t>
      </w:r>
      <w:r w:rsidR="009D7044" w:rsidRPr="003B5DA6">
        <w:rPr>
          <w:rFonts w:ascii="Times New Roman" w:eastAsiaTheme="minorEastAsia" w:hAnsi="Times New Roman" w:cs="Times New Roman"/>
          <w:sz w:val="24"/>
          <w:szCs w:val="24"/>
        </w:rPr>
        <w:t xml:space="preserve">Figure </w:t>
      </w:r>
      <w:r w:rsidR="00FC38F2">
        <w:rPr>
          <w:rFonts w:ascii="Times New Roman" w:eastAsiaTheme="minorEastAsia" w:hAnsi="Times New Roman" w:cs="Times New Roman"/>
          <w:sz w:val="24"/>
          <w:szCs w:val="24"/>
        </w:rPr>
        <w:t>3</w:t>
      </w:r>
      <w:r w:rsidR="009D7044" w:rsidRPr="003B5DA6">
        <w:rPr>
          <w:rFonts w:ascii="Times New Roman" w:eastAsiaTheme="minorEastAsia" w:hAnsi="Times New Roman" w:cs="Times New Roman"/>
          <w:sz w:val="24"/>
          <w:szCs w:val="24"/>
        </w:rPr>
        <w:t xml:space="preserve"> where consistent decreases in terminal velocity start to cause increasingly large effects on simulated spread rates. </w:t>
      </w:r>
    </w:p>
    <w:p w14:paraId="7AEC78ED" w14:textId="731747A7" w:rsidR="00295E72" w:rsidRDefault="00977E40" w:rsidP="00701774">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Significant </w:t>
      </w:r>
      <w:r w:rsidR="00ED1A7E">
        <w:rPr>
          <w:rFonts w:ascii="Times New Roman" w:hAnsi="Times New Roman" w:cs="Times New Roman"/>
          <w:sz w:val="24"/>
          <w:szCs w:val="24"/>
        </w:rPr>
        <w:t xml:space="preserve">linear </w:t>
      </w:r>
      <w:r w:rsidR="00E31A7F">
        <w:rPr>
          <w:rFonts w:ascii="Times New Roman" w:hAnsi="Times New Roman" w:cs="Times New Roman"/>
          <w:sz w:val="24"/>
          <w:szCs w:val="24"/>
        </w:rPr>
        <w:t xml:space="preserve">correlations with median </w:t>
      </w:r>
      <w:r w:rsidR="00DB148A">
        <w:rPr>
          <w:rFonts w:ascii="Times New Roman" w:hAnsi="Times New Roman" w:cs="Times New Roman"/>
          <w:sz w:val="24"/>
          <w:szCs w:val="24"/>
        </w:rPr>
        <w:t xml:space="preserve">spread rate </w:t>
      </w:r>
      <w:r w:rsidR="00E31A7F">
        <w:rPr>
          <w:rFonts w:ascii="Times New Roman" w:hAnsi="Times New Roman" w:cs="Times New Roman"/>
          <w:sz w:val="24"/>
          <w:szCs w:val="24"/>
        </w:rPr>
        <w:t>were observed for</w:t>
      </w:r>
      <w:r w:rsidR="00346A53">
        <w:rPr>
          <w:rFonts w:ascii="Times New Roman" w:hAnsi="Times New Roman" w:cs="Times New Roman"/>
          <w:sz w:val="24"/>
          <w:szCs w:val="24"/>
        </w:rPr>
        <w:t xml:space="preserve"> </w:t>
      </w:r>
      <w:r>
        <w:rPr>
          <w:rFonts w:ascii="Times New Roman" w:hAnsi="Times New Roman" w:cs="Times New Roman"/>
          <w:sz w:val="24"/>
          <w:szCs w:val="24"/>
        </w:rPr>
        <w:t>the 3</w:t>
      </w:r>
      <w:r w:rsidR="00FC38F2">
        <w:rPr>
          <w:rFonts w:ascii="Times New Roman" w:hAnsi="Times New Roman" w:cs="Times New Roman"/>
          <w:sz w:val="24"/>
          <w:szCs w:val="24"/>
        </w:rPr>
        <w:t xml:space="preserve"> </w:t>
      </w:r>
      <w:r w:rsidR="00295E72">
        <w:rPr>
          <w:rFonts w:ascii="Times New Roman" w:hAnsi="Times New Roman" w:cs="Times New Roman"/>
          <w:sz w:val="24"/>
          <w:szCs w:val="24"/>
        </w:rPr>
        <w:t xml:space="preserve">probabilistic dispersal parameters. </w:t>
      </w:r>
      <w:r>
        <w:rPr>
          <w:rFonts w:ascii="Times New Roman" w:hAnsi="Times New Roman" w:cs="Times New Roman"/>
          <w:sz w:val="24"/>
          <w:szCs w:val="24"/>
        </w:rPr>
        <w:t xml:space="preserve">The probability </w:t>
      </w:r>
      <w:r w:rsidR="00295E72">
        <w:rPr>
          <w:rFonts w:ascii="Times New Roman" w:hAnsi="Times New Roman" w:cs="Times New Roman"/>
          <w:sz w:val="24"/>
          <w:szCs w:val="24"/>
        </w:rPr>
        <w:t>of seed removal by ants was negatively correlated with</w:t>
      </w:r>
      <w:r w:rsidR="00E31A7F">
        <w:rPr>
          <w:rFonts w:ascii="Times New Roman" w:hAnsi="Times New Roman" w:cs="Times New Roman"/>
          <w:sz w:val="24"/>
          <w:szCs w:val="24"/>
        </w:rPr>
        <w:t xml:space="preserve"> median</w:t>
      </w:r>
      <w:r w:rsidR="00295E72">
        <w:rPr>
          <w:rFonts w:ascii="Times New Roman" w:hAnsi="Times New Roman" w:cs="Times New Roman"/>
          <w:sz w:val="24"/>
          <w:szCs w:val="24"/>
        </w:rPr>
        <w:t xml:space="preserve"> </w:t>
      </w:r>
      <w:r w:rsidR="00DB148A">
        <w:rPr>
          <w:rFonts w:ascii="Times New Roman" w:hAnsi="Times New Roman" w:cs="Times New Roman"/>
          <w:sz w:val="24"/>
          <w:szCs w:val="24"/>
        </w:rPr>
        <w:t xml:space="preserve">spread rate </w:t>
      </w:r>
      <w:r w:rsidR="00295E72">
        <w:rPr>
          <w:rFonts w:ascii="Times New Roman" w:hAnsi="Times New Roman" w:cs="Times New Roman"/>
          <w:sz w:val="24"/>
          <w:szCs w:val="24"/>
        </w:rPr>
        <w:t>(</w:t>
      </w:r>
      <m:oMath>
        <m:r>
          <w:rPr>
            <w:rFonts w:ascii="Cambria Math" w:hAnsi="Cambria Math" w:cs="Times New Roman"/>
            <w:sz w:val="24"/>
            <w:szCs w:val="24"/>
          </w:rPr>
          <m:t>r</m:t>
        </m:r>
      </m:oMath>
      <w:r w:rsidR="00295E72">
        <w:rPr>
          <w:rFonts w:ascii="Times New Roman" w:hAnsi="Times New Roman" w:cs="Times New Roman"/>
          <w:sz w:val="24"/>
          <w:szCs w:val="24"/>
        </w:rPr>
        <w:t xml:space="preserve"> = -0.</w:t>
      </w:r>
      <w:r w:rsidR="00526B98">
        <w:rPr>
          <w:rFonts w:ascii="Times New Roman" w:hAnsi="Times New Roman" w:cs="Times New Roman"/>
          <w:sz w:val="24"/>
          <w:szCs w:val="24"/>
        </w:rPr>
        <w:t>986</w:t>
      </w:r>
      <w:r w:rsidR="00295E72">
        <w:rPr>
          <w:rFonts w:ascii="Times New Roman" w:hAnsi="Times New Roman" w:cs="Times New Roman"/>
          <w:sz w:val="24"/>
          <w:szCs w:val="24"/>
        </w:rPr>
        <w:t xml:space="preserve">, </w:t>
      </w:r>
      <m:oMath>
        <m:r>
          <w:rPr>
            <w:rFonts w:ascii="Cambria Math" w:hAnsi="Cambria Math" w:cs="Times New Roman"/>
            <w:sz w:val="24"/>
            <w:szCs w:val="24"/>
          </w:rPr>
          <m:t>p</m:t>
        </m:r>
      </m:oMath>
      <w:r w:rsidR="00295E72">
        <w:rPr>
          <w:rFonts w:ascii="Times New Roman" w:hAnsi="Times New Roman" w:cs="Times New Roman"/>
          <w:sz w:val="24"/>
          <w:szCs w:val="24"/>
        </w:rPr>
        <w:t xml:space="preserve"> &lt; 0.001),</w:t>
      </w:r>
      <w:r w:rsidR="006A7166">
        <w:rPr>
          <w:rFonts w:ascii="Times New Roman" w:hAnsi="Times New Roman" w:cs="Times New Roman"/>
          <w:sz w:val="24"/>
          <w:szCs w:val="24"/>
        </w:rPr>
        <w:t xml:space="preserve"> as was the probability of seed predation when removed by ants (</w:t>
      </w:r>
      <m:oMath>
        <m:r>
          <w:rPr>
            <w:rFonts w:ascii="Cambria Math" w:hAnsi="Cambria Math" w:cs="Times New Roman"/>
            <w:sz w:val="24"/>
            <w:szCs w:val="24"/>
          </w:rPr>
          <m:t>r</m:t>
        </m:r>
      </m:oMath>
      <w:r w:rsidR="006A7166">
        <w:rPr>
          <w:rFonts w:ascii="Times New Roman" w:hAnsi="Times New Roman" w:cs="Times New Roman"/>
          <w:sz w:val="24"/>
          <w:szCs w:val="24"/>
        </w:rPr>
        <w:t xml:space="preserve"> = -0.970, </w:t>
      </w:r>
      <m:oMath>
        <m:r>
          <w:rPr>
            <w:rFonts w:ascii="Cambria Math" w:hAnsi="Cambria Math" w:cs="Times New Roman"/>
            <w:sz w:val="24"/>
            <w:szCs w:val="24"/>
          </w:rPr>
          <m:t>p</m:t>
        </m:r>
      </m:oMath>
      <w:r w:rsidR="006A7166">
        <w:rPr>
          <w:rFonts w:ascii="Times New Roman" w:hAnsi="Times New Roman" w:cs="Times New Roman"/>
          <w:sz w:val="24"/>
          <w:szCs w:val="24"/>
        </w:rPr>
        <w:t xml:space="preserve"> &lt; 0.001),</w:t>
      </w:r>
      <w:r w:rsidR="00295E72">
        <w:rPr>
          <w:rFonts w:ascii="Times New Roman" w:hAnsi="Times New Roman" w:cs="Times New Roman"/>
          <w:sz w:val="24"/>
          <w:szCs w:val="24"/>
        </w:rPr>
        <w:t xml:space="preserve"> </w:t>
      </w:r>
      <w:r w:rsidR="006A7166">
        <w:rPr>
          <w:rFonts w:ascii="Times New Roman" w:hAnsi="Times New Roman" w:cs="Times New Roman"/>
          <w:sz w:val="24"/>
          <w:szCs w:val="24"/>
        </w:rPr>
        <w:t xml:space="preserve">since </w:t>
      </w:r>
      <w:r>
        <w:rPr>
          <w:rFonts w:ascii="Times New Roman" w:hAnsi="Times New Roman" w:cs="Times New Roman"/>
          <w:sz w:val="24"/>
          <w:szCs w:val="24"/>
        </w:rPr>
        <w:t>more</w:t>
      </w:r>
      <w:r w:rsidR="00295E72">
        <w:rPr>
          <w:rFonts w:ascii="Times New Roman" w:hAnsi="Times New Roman" w:cs="Times New Roman"/>
          <w:sz w:val="24"/>
          <w:szCs w:val="24"/>
        </w:rPr>
        <w:t xml:space="preserve"> seeds removed by ants </w:t>
      </w:r>
      <w:r w:rsidR="00E31A7F">
        <w:rPr>
          <w:rFonts w:ascii="Times New Roman" w:hAnsi="Times New Roman" w:cs="Times New Roman"/>
          <w:sz w:val="24"/>
          <w:szCs w:val="24"/>
        </w:rPr>
        <w:t>resulted in</w:t>
      </w:r>
      <w:r w:rsidR="00295E72">
        <w:rPr>
          <w:rFonts w:ascii="Times New Roman" w:hAnsi="Times New Roman" w:cs="Times New Roman"/>
          <w:sz w:val="24"/>
          <w:szCs w:val="24"/>
        </w:rPr>
        <w:t xml:space="preserve"> larger numbers of seeds exposed to predation</w:t>
      </w:r>
      <w:r w:rsidR="00E31A7F">
        <w:rPr>
          <w:rFonts w:ascii="Times New Roman" w:hAnsi="Times New Roman" w:cs="Times New Roman"/>
          <w:sz w:val="24"/>
          <w:szCs w:val="24"/>
        </w:rPr>
        <w:t xml:space="preserve"> and thus fewer seeds that could potentially establish</w:t>
      </w:r>
      <w:r w:rsidR="00295E72">
        <w:rPr>
          <w:rFonts w:ascii="Times New Roman" w:hAnsi="Times New Roman" w:cs="Times New Roman"/>
          <w:sz w:val="24"/>
          <w:szCs w:val="24"/>
        </w:rPr>
        <w:t>.</w:t>
      </w:r>
      <w:r w:rsidR="00E31A7F">
        <w:rPr>
          <w:rFonts w:ascii="Times New Roman" w:hAnsi="Times New Roman" w:cs="Times New Roman"/>
          <w:sz w:val="24"/>
          <w:szCs w:val="24"/>
        </w:rPr>
        <w:t xml:space="preserve"> </w:t>
      </w:r>
      <w:r w:rsidR="006A7166">
        <w:rPr>
          <w:rFonts w:ascii="Times New Roman" w:hAnsi="Times New Roman" w:cs="Times New Roman"/>
          <w:sz w:val="24"/>
          <w:szCs w:val="24"/>
        </w:rPr>
        <w:t xml:space="preserve">The probability </w:t>
      </w:r>
      <w:r w:rsidR="00E31A7F">
        <w:rPr>
          <w:rFonts w:ascii="Times New Roman" w:hAnsi="Times New Roman" w:cs="Times New Roman"/>
          <w:sz w:val="24"/>
          <w:szCs w:val="24"/>
        </w:rPr>
        <w:t>of seed release</w:t>
      </w:r>
      <w:r w:rsidR="006A7166">
        <w:rPr>
          <w:rFonts w:ascii="Times New Roman" w:hAnsi="Times New Roman" w:cs="Times New Roman"/>
          <w:sz w:val="24"/>
          <w:szCs w:val="24"/>
        </w:rPr>
        <w:t xml:space="preserve"> from flower heads</w:t>
      </w:r>
      <w:r w:rsidR="00E31A7F">
        <w:rPr>
          <w:rFonts w:ascii="Times New Roman" w:hAnsi="Times New Roman" w:cs="Times New Roman"/>
          <w:sz w:val="24"/>
          <w:szCs w:val="24"/>
        </w:rPr>
        <w:t xml:space="preserve"> was positively correlated with median </w:t>
      </w:r>
      <w:r w:rsidR="00DB148A">
        <w:rPr>
          <w:rFonts w:ascii="Times New Roman" w:hAnsi="Times New Roman" w:cs="Times New Roman"/>
          <w:sz w:val="24"/>
          <w:szCs w:val="24"/>
        </w:rPr>
        <w:t xml:space="preserve">spread rate </w:t>
      </w:r>
      <w:r w:rsidR="00E31A7F">
        <w:rPr>
          <w:rFonts w:ascii="Times New Roman" w:hAnsi="Times New Roman" w:cs="Times New Roman"/>
          <w:sz w:val="24"/>
          <w:szCs w:val="24"/>
        </w:rPr>
        <w:t>(</w:t>
      </w:r>
      <m:oMath>
        <m:r>
          <w:rPr>
            <w:rFonts w:ascii="Cambria Math" w:hAnsi="Cambria Math" w:cs="Times New Roman"/>
            <w:sz w:val="24"/>
            <w:szCs w:val="24"/>
          </w:rPr>
          <m:t>r</m:t>
        </m:r>
      </m:oMath>
      <w:r w:rsidR="00E31A7F">
        <w:rPr>
          <w:rFonts w:ascii="Times New Roman" w:hAnsi="Times New Roman" w:cs="Times New Roman"/>
          <w:sz w:val="24"/>
          <w:szCs w:val="24"/>
        </w:rPr>
        <w:t xml:space="preserve"> = 0.</w:t>
      </w:r>
      <w:r>
        <w:rPr>
          <w:rFonts w:ascii="Times New Roman" w:hAnsi="Times New Roman" w:cs="Times New Roman"/>
          <w:sz w:val="24"/>
          <w:szCs w:val="24"/>
        </w:rPr>
        <w:t>972</w:t>
      </w:r>
      <w:r w:rsidR="00E31A7F">
        <w:rPr>
          <w:rFonts w:ascii="Times New Roman" w:hAnsi="Times New Roman" w:cs="Times New Roman"/>
          <w:sz w:val="24"/>
          <w:szCs w:val="24"/>
        </w:rPr>
        <w:t xml:space="preserve">, </w:t>
      </w:r>
      <m:oMath>
        <m:r>
          <w:rPr>
            <w:rFonts w:ascii="Cambria Math" w:hAnsi="Cambria Math" w:cs="Times New Roman"/>
            <w:sz w:val="24"/>
            <w:szCs w:val="24"/>
          </w:rPr>
          <m:t>p</m:t>
        </m:r>
      </m:oMath>
      <w:r w:rsidR="00E31A7F">
        <w:rPr>
          <w:rFonts w:ascii="Times New Roman" w:hAnsi="Times New Roman" w:cs="Times New Roman"/>
          <w:sz w:val="24"/>
          <w:szCs w:val="24"/>
        </w:rPr>
        <w:t xml:space="preserve"> &lt; 0.001), where more seeds released</w:t>
      </w:r>
      <w:r w:rsidR="00216E6F">
        <w:rPr>
          <w:rFonts w:ascii="Times New Roman" w:hAnsi="Times New Roman" w:cs="Times New Roman"/>
          <w:sz w:val="24"/>
          <w:szCs w:val="24"/>
        </w:rPr>
        <w:t xml:space="preserve"> </w:t>
      </w:r>
      <w:r w:rsidR="00E31A7F">
        <w:rPr>
          <w:rFonts w:ascii="Times New Roman" w:hAnsi="Times New Roman" w:cs="Times New Roman"/>
          <w:sz w:val="24"/>
          <w:szCs w:val="24"/>
        </w:rPr>
        <w:t xml:space="preserve">resulted in </w:t>
      </w:r>
      <w:r w:rsidR="00216E6F">
        <w:rPr>
          <w:rFonts w:ascii="Times New Roman" w:hAnsi="Times New Roman" w:cs="Times New Roman"/>
          <w:sz w:val="24"/>
          <w:szCs w:val="24"/>
        </w:rPr>
        <w:t xml:space="preserve">a </w:t>
      </w:r>
      <w:r w:rsidR="00E31A7F">
        <w:rPr>
          <w:rFonts w:ascii="Times New Roman" w:hAnsi="Times New Roman" w:cs="Times New Roman"/>
          <w:sz w:val="24"/>
          <w:szCs w:val="24"/>
        </w:rPr>
        <w:t xml:space="preserve">higher occurrence of nonzero dispersal distances and thus higher </w:t>
      </w:r>
      <w:r w:rsidR="00DB148A">
        <w:rPr>
          <w:rFonts w:ascii="Times New Roman" w:hAnsi="Times New Roman" w:cs="Times New Roman"/>
          <w:sz w:val="24"/>
          <w:szCs w:val="24"/>
        </w:rPr>
        <w:t>spread rate</w:t>
      </w:r>
      <w:r w:rsidR="00E31A7F">
        <w:rPr>
          <w:rFonts w:ascii="Times New Roman" w:hAnsi="Times New Roman" w:cs="Times New Roman"/>
          <w:sz w:val="24"/>
          <w:szCs w:val="24"/>
        </w:rPr>
        <w:t>.</w:t>
      </w:r>
      <w:r w:rsidR="00D479B0" w:rsidRPr="00D479B0">
        <w:rPr>
          <w:rFonts w:ascii="Times New Roman" w:eastAsiaTheme="minorEastAsia" w:hAnsi="Times New Roman" w:cs="Times New Roman"/>
          <w:sz w:val="24"/>
          <w:szCs w:val="24"/>
        </w:rPr>
        <w:t xml:space="preserve"> </w:t>
      </w:r>
      <w:r w:rsidR="00D479B0" w:rsidRPr="003B5DA6">
        <w:rPr>
          <w:rFonts w:ascii="Times New Roman" w:eastAsiaTheme="minorEastAsia" w:hAnsi="Times New Roman" w:cs="Times New Roman"/>
          <w:sz w:val="24"/>
          <w:szCs w:val="24"/>
        </w:rPr>
        <w:t xml:space="preserve">Interestingly, while Figure </w:t>
      </w:r>
      <w:r w:rsidR="00FC38F2">
        <w:rPr>
          <w:rFonts w:ascii="Times New Roman" w:eastAsiaTheme="minorEastAsia" w:hAnsi="Times New Roman" w:cs="Times New Roman"/>
          <w:sz w:val="24"/>
          <w:szCs w:val="24"/>
        </w:rPr>
        <w:t>3</w:t>
      </w:r>
      <w:r w:rsidR="00D479B0" w:rsidRPr="003B5DA6">
        <w:rPr>
          <w:rFonts w:ascii="Times New Roman" w:eastAsiaTheme="minorEastAsia" w:hAnsi="Times New Roman" w:cs="Times New Roman"/>
          <w:sz w:val="24"/>
          <w:szCs w:val="24"/>
        </w:rPr>
        <w:t xml:space="preserve"> shows that the probabilities of both removal and predation of seeds by ants, as well as the probability of seed release from flower heads, had notable impacts on spread rates across their range of [0, 1], the probability of seed </w:t>
      </w:r>
      <w:r>
        <w:rPr>
          <w:rFonts w:ascii="Times New Roman" w:eastAsiaTheme="minorEastAsia" w:hAnsi="Times New Roman" w:cs="Times New Roman"/>
          <w:sz w:val="24"/>
          <w:szCs w:val="24"/>
        </w:rPr>
        <w:t>release did not have a</w:t>
      </w:r>
      <w:r w:rsidR="00D479B0" w:rsidRPr="003B5DA6">
        <w:rPr>
          <w:rFonts w:ascii="Times New Roman" w:eastAsiaTheme="minorEastAsia" w:hAnsi="Times New Roman" w:cs="Times New Roman"/>
          <w:sz w:val="24"/>
          <w:szCs w:val="24"/>
        </w:rPr>
        <w:t xml:space="preserve"> high elasticity. This is likely because the observed value</w:t>
      </w:r>
      <w:r>
        <w:rPr>
          <w:rFonts w:ascii="Times New Roman" w:eastAsiaTheme="minorEastAsia" w:hAnsi="Times New Roman" w:cs="Times New Roman"/>
          <w:sz w:val="24"/>
          <w:szCs w:val="24"/>
        </w:rPr>
        <w:t>s</w:t>
      </w:r>
      <w:r w:rsidR="00D479B0" w:rsidRPr="003B5DA6">
        <w:rPr>
          <w:rFonts w:ascii="Times New Roman" w:eastAsiaTheme="minorEastAsia" w:hAnsi="Times New Roman" w:cs="Times New Roman"/>
          <w:sz w:val="24"/>
          <w:szCs w:val="24"/>
        </w:rPr>
        <w:t xml:space="preserve"> of seed removal probability (0.948)</w:t>
      </w:r>
      <w:r>
        <w:rPr>
          <w:rFonts w:ascii="Times New Roman" w:eastAsiaTheme="minorEastAsia" w:hAnsi="Times New Roman" w:cs="Times New Roman"/>
          <w:sz w:val="24"/>
          <w:szCs w:val="24"/>
        </w:rPr>
        <w:t xml:space="preserve"> and seed predation probability (0.900)</w:t>
      </w:r>
      <w:r w:rsidR="00D479B0" w:rsidRPr="003B5DA6">
        <w:rPr>
          <w:rFonts w:ascii="Times New Roman" w:eastAsiaTheme="minorEastAsia" w:hAnsi="Times New Roman" w:cs="Times New Roman"/>
          <w:sz w:val="24"/>
          <w:szCs w:val="24"/>
        </w:rPr>
        <w:t xml:space="preserve"> w</w:t>
      </w:r>
      <w:r>
        <w:rPr>
          <w:rFonts w:ascii="Times New Roman" w:eastAsiaTheme="minorEastAsia" w:hAnsi="Times New Roman" w:cs="Times New Roman"/>
          <w:sz w:val="24"/>
          <w:szCs w:val="24"/>
        </w:rPr>
        <w:t>ere</w:t>
      </w:r>
      <w:r w:rsidR="00D479B0" w:rsidRPr="003B5DA6">
        <w:rPr>
          <w:rFonts w:ascii="Times New Roman" w:eastAsiaTheme="minorEastAsia" w:hAnsi="Times New Roman" w:cs="Times New Roman"/>
          <w:sz w:val="24"/>
          <w:szCs w:val="24"/>
        </w:rPr>
        <w:t xml:space="preserve"> already close to the maximum of 1 while seed release</w:t>
      </w:r>
      <w:r>
        <w:rPr>
          <w:rFonts w:ascii="Times New Roman" w:eastAsiaTheme="minorEastAsia" w:hAnsi="Times New Roman" w:cs="Times New Roman"/>
          <w:sz w:val="24"/>
          <w:szCs w:val="24"/>
        </w:rPr>
        <w:t xml:space="preserve"> probability</w:t>
      </w:r>
      <w:r w:rsidR="00D479B0" w:rsidRPr="003B5DA6">
        <w:rPr>
          <w:rFonts w:ascii="Times New Roman" w:eastAsiaTheme="minorEastAsia" w:hAnsi="Times New Roman" w:cs="Times New Roman"/>
          <w:sz w:val="24"/>
          <w:szCs w:val="24"/>
        </w:rPr>
        <w:t xml:space="preserve"> (0.056) </w:t>
      </w:r>
      <w:r>
        <w:rPr>
          <w:rFonts w:ascii="Times New Roman" w:eastAsiaTheme="minorEastAsia" w:hAnsi="Times New Roman" w:cs="Times New Roman"/>
          <w:sz w:val="24"/>
          <w:szCs w:val="24"/>
        </w:rPr>
        <w:t>was</w:t>
      </w:r>
      <w:r w:rsidRPr="003B5DA6">
        <w:rPr>
          <w:rFonts w:ascii="Times New Roman" w:eastAsiaTheme="minorEastAsia" w:hAnsi="Times New Roman" w:cs="Times New Roman"/>
          <w:sz w:val="24"/>
          <w:szCs w:val="24"/>
        </w:rPr>
        <w:t xml:space="preserve"> </w:t>
      </w:r>
      <w:r w:rsidR="00D479B0" w:rsidRPr="003B5DA6">
        <w:rPr>
          <w:rFonts w:ascii="Times New Roman" w:eastAsiaTheme="minorEastAsia" w:hAnsi="Times New Roman" w:cs="Times New Roman"/>
          <w:sz w:val="24"/>
          <w:szCs w:val="24"/>
        </w:rPr>
        <w:t xml:space="preserve">close to the minimum of 0; </w:t>
      </w:r>
      <w:r w:rsidR="00D479B0" w:rsidRPr="003B5DA6">
        <w:rPr>
          <w:rFonts w:ascii="Times New Roman" w:eastAsiaTheme="minorEastAsia" w:hAnsi="Times New Roman" w:cs="Times New Roman"/>
          <w:sz w:val="24"/>
          <w:szCs w:val="24"/>
        </w:rPr>
        <w:lastRenderedPageBreak/>
        <w:t xml:space="preserve">thus, the same percent change in the former </w:t>
      </w:r>
      <w:r>
        <w:rPr>
          <w:rFonts w:ascii="Times New Roman" w:eastAsiaTheme="minorEastAsia" w:hAnsi="Times New Roman" w:cs="Times New Roman"/>
          <w:sz w:val="24"/>
          <w:szCs w:val="24"/>
        </w:rPr>
        <w:t xml:space="preserve">two </w:t>
      </w:r>
      <w:r w:rsidR="00A619E6">
        <w:rPr>
          <w:rFonts w:ascii="Times New Roman" w:eastAsiaTheme="minorEastAsia" w:hAnsi="Times New Roman" w:cs="Times New Roman"/>
          <w:sz w:val="24"/>
          <w:szCs w:val="24"/>
        </w:rPr>
        <w:t>was</w:t>
      </w:r>
      <w:r w:rsidR="00D479B0" w:rsidRPr="003B5DA6">
        <w:rPr>
          <w:rFonts w:ascii="Times New Roman" w:eastAsiaTheme="minorEastAsia" w:hAnsi="Times New Roman" w:cs="Times New Roman"/>
          <w:sz w:val="24"/>
          <w:szCs w:val="24"/>
        </w:rPr>
        <w:t xml:space="preserve"> much larger in absolute terms and thus produce</w:t>
      </w:r>
      <w:r w:rsidR="00A619E6">
        <w:rPr>
          <w:rFonts w:ascii="Times New Roman" w:eastAsiaTheme="minorEastAsia" w:hAnsi="Times New Roman" w:cs="Times New Roman"/>
          <w:sz w:val="24"/>
          <w:szCs w:val="24"/>
        </w:rPr>
        <w:t>d</w:t>
      </w:r>
      <w:r w:rsidR="00D479B0" w:rsidRPr="003B5DA6">
        <w:rPr>
          <w:rFonts w:ascii="Times New Roman" w:eastAsiaTheme="minorEastAsia" w:hAnsi="Times New Roman" w:cs="Times New Roman"/>
          <w:sz w:val="24"/>
          <w:szCs w:val="24"/>
        </w:rPr>
        <w:t xml:space="preserve"> a much larger change in spread rate than the </w:t>
      </w:r>
      <w:r>
        <w:rPr>
          <w:rFonts w:ascii="Times New Roman" w:eastAsiaTheme="minorEastAsia" w:hAnsi="Times New Roman" w:cs="Times New Roman"/>
          <w:sz w:val="24"/>
          <w:szCs w:val="24"/>
        </w:rPr>
        <w:t>latter</w:t>
      </w:r>
      <w:r w:rsidR="00D479B0" w:rsidRPr="003B5DA6">
        <w:rPr>
          <w:rFonts w:ascii="Times New Roman" w:eastAsiaTheme="minorEastAsia" w:hAnsi="Times New Roman" w:cs="Times New Roman"/>
          <w:sz w:val="24"/>
          <w:szCs w:val="24"/>
        </w:rPr>
        <w:t>.</w:t>
      </w:r>
    </w:p>
    <w:p w14:paraId="28D03960" w14:textId="3BDB3A24" w:rsidR="00072FF3" w:rsidRDefault="00ED1A7E"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For </w:t>
      </w:r>
      <w:r w:rsidR="00D23278">
        <w:rPr>
          <w:rFonts w:ascii="Times New Roman" w:hAnsi="Times New Roman" w:cs="Times New Roman"/>
          <w:sz w:val="24"/>
          <w:szCs w:val="24"/>
        </w:rPr>
        <w:t>the remaining</w:t>
      </w:r>
      <w:r w:rsidR="00FC38F2">
        <w:rPr>
          <w:rFonts w:ascii="Times New Roman" w:hAnsi="Times New Roman" w:cs="Times New Roman"/>
          <w:sz w:val="24"/>
          <w:szCs w:val="24"/>
        </w:rPr>
        <w:t xml:space="preserve"> 11</w:t>
      </w:r>
      <w:r w:rsidR="00D23278">
        <w:rPr>
          <w:rFonts w:ascii="Times New Roman" w:hAnsi="Times New Roman" w:cs="Times New Roman"/>
          <w:sz w:val="24"/>
          <w:szCs w:val="24"/>
        </w:rPr>
        <w:t xml:space="preserve"> </w:t>
      </w:r>
      <w:r>
        <w:rPr>
          <w:rFonts w:ascii="Times New Roman" w:hAnsi="Times New Roman" w:cs="Times New Roman"/>
          <w:sz w:val="24"/>
          <w:szCs w:val="24"/>
        </w:rPr>
        <w:t xml:space="preserve">parameters </w:t>
      </w:r>
      <w:r w:rsidR="00FC38F2">
        <w:rPr>
          <w:rFonts w:ascii="Times New Roman" w:hAnsi="Times New Roman" w:cs="Times New Roman"/>
          <w:sz w:val="24"/>
          <w:szCs w:val="24"/>
        </w:rPr>
        <w:t xml:space="preserve">that were </w:t>
      </w:r>
      <w:r>
        <w:rPr>
          <w:rFonts w:ascii="Times New Roman" w:hAnsi="Times New Roman" w:cs="Times New Roman"/>
          <w:sz w:val="24"/>
          <w:szCs w:val="24"/>
        </w:rPr>
        <w:t xml:space="preserve">perturbed between </w:t>
      </w: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50% of their </w:t>
      </w:r>
      <w:r w:rsidR="00FC38F2">
        <w:rPr>
          <w:rFonts w:ascii="Times New Roman" w:eastAsiaTheme="minorEastAsia" w:hAnsi="Times New Roman" w:cs="Times New Roman"/>
          <w:sz w:val="24"/>
          <w:szCs w:val="24"/>
        </w:rPr>
        <w:t>baseline</w:t>
      </w:r>
      <w:r>
        <w:rPr>
          <w:rFonts w:ascii="Times New Roman" w:eastAsiaTheme="minorEastAsia" w:hAnsi="Times New Roman" w:cs="Times New Roman"/>
          <w:sz w:val="24"/>
          <w:szCs w:val="24"/>
        </w:rPr>
        <w:t xml:space="preserve"> values, </w:t>
      </w:r>
      <w:r w:rsidR="006A7166">
        <w:rPr>
          <w:rFonts w:ascii="Times New Roman" w:eastAsiaTheme="minorEastAsia" w:hAnsi="Times New Roman" w:cs="Times New Roman"/>
          <w:sz w:val="24"/>
          <w:szCs w:val="24"/>
        </w:rPr>
        <w:t xml:space="preserve">significant </w:t>
      </w:r>
      <w:r>
        <w:rPr>
          <w:rFonts w:ascii="Times New Roman" w:eastAsiaTheme="minorEastAsia" w:hAnsi="Times New Roman" w:cs="Times New Roman"/>
          <w:sz w:val="24"/>
          <w:szCs w:val="24"/>
        </w:rPr>
        <w:t xml:space="preserve">positive linear correlations with median simulated </w:t>
      </w:r>
      <w:r w:rsidR="00DB148A">
        <w:rPr>
          <w:rFonts w:ascii="Times New Roman" w:hAnsi="Times New Roman" w:cs="Times New Roman"/>
          <w:sz w:val="24"/>
          <w:szCs w:val="24"/>
        </w:rPr>
        <w:t>spread rate</w:t>
      </w:r>
      <w:r w:rsidR="00DB148A">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were</w:t>
      </w:r>
      <w:r w:rsidR="00346A53">
        <w:rPr>
          <w:rFonts w:ascii="Times New Roman" w:eastAsiaTheme="minorEastAsia" w:hAnsi="Times New Roman" w:cs="Times New Roman"/>
          <w:sz w:val="24"/>
          <w:szCs w:val="24"/>
        </w:rPr>
        <w:t xml:space="preserve"> generally</w:t>
      </w:r>
      <w:r>
        <w:rPr>
          <w:rFonts w:ascii="Times New Roman" w:eastAsiaTheme="minorEastAsia" w:hAnsi="Times New Roman" w:cs="Times New Roman"/>
          <w:sz w:val="24"/>
          <w:szCs w:val="24"/>
        </w:rPr>
        <w:t xml:space="preserve"> observed</w:t>
      </w:r>
      <w:r w:rsidR="00D23278">
        <w:rPr>
          <w:rFonts w:ascii="Times New Roman" w:eastAsiaTheme="minorEastAsia" w:hAnsi="Times New Roman" w:cs="Times New Roman"/>
          <w:sz w:val="24"/>
          <w:szCs w:val="24"/>
        </w:rPr>
        <w:t xml:space="preserve"> (Figure </w:t>
      </w:r>
      <w:r w:rsidR="00FC38F2">
        <w:rPr>
          <w:rFonts w:ascii="Times New Roman" w:eastAsiaTheme="minorEastAsia" w:hAnsi="Times New Roman" w:cs="Times New Roman"/>
          <w:sz w:val="24"/>
          <w:szCs w:val="24"/>
        </w:rPr>
        <w:t>3</w:t>
      </w:r>
      <w:r w:rsidR="00D23278">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00346A53">
        <w:rPr>
          <w:rFonts w:ascii="Times New Roman" w:eastAsiaTheme="minorEastAsia" w:hAnsi="Times New Roman" w:cs="Times New Roman"/>
          <w:sz w:val="24"/>
          <w:szCs w:val="24"/>
        </w:rPr>
        <w:t>though not for all of the</w:t>
      </w:r>
      <w:r>
        <w:rPr>
          <w:rFonts w:ascii="Times New Roman" w:eastAsiaTheme="minorEastAsia" w:hAnsi="Times New Roman" w:cs="Times New Roman"/>
          <w:sz w:val="24"/>
          <w:szCs w:val="24"/>
        </w:rPr>
        <w:t xml:space="preserve"> parameters examined. Neither </w:t>
      </w:r>
      <w:r w:rsidR="00D23278">
        <w:rPr>
          <w:rFonts w:ascii="Times New Roman" w:eastAsiaTheme="minorEastAsia" w:hAnsi="Times New Roman" w:cs="Times New Roman"/>
          <w:sz w:val="24"/>
          <w:szCs w:val="24"/>
        </w:rPr>
        <w:t>the</w:t>
      </w:r>
      <w:r w:rsidR="006A7166">
        <w:rPr>
          <w:rFonts w:ascii="Times New Roman" w:eastAsiaTheme="minorEastAsia" w:hAnsi="Times New Roman" w:cs="Times New Roman"/>
          <w:sz w:val="24"/>
          <w:szCs w:val="24"/>
        </w:rPr>
        <w:t xml:space="preserve"> </w:t>
      </w:r>
      <w:r w:rsidR="006A7166">
        <w:rPr>
          <w:rFonts w:ascii="Times New Roman" w:hAnsi="Times New Roman" w:cs="Times New Roman"/>
          <w:sz w:val="24"/>
          <w:szCs w:val="24"/>
        </w:rPr>
        <w:t>ant nest density (</w:t>
      </w:r>
      <m:oMath>
        <m:r>
          <w:rPr>
            <w:rFonts w:ascii="Cambria Math" w:hAnsi="Cambria Math" w:cs="Times New Roman"/>
            <w:sz w:val="24"/>
            <w:szCs w:val="24"/>
          </w:rPr>
          <m:t>r</m:t>
        </m:r>
      </m:oMath>
      <w:r w:rsidR="006A7166">
        <w:rPr>
          <w:rFonts w:ascii="Times New Roman" w:hAnsi="Times New Roman" w:cs="Times New Roman"/>
          <w:sz w:val="24"/>
          <w:szCs w:val="24"/>
        </w:rPr>
        <w:t xml:space="preserve"> = 0.019, </w:t>
      </w:r>
      <m:oMath>
        <m:r>
          <w:rPr>
            <w:rFonts w:ascii="Cambria Math" w:hAnsi="Cambria Math" w:cs="Times New Roman"/>
            <w:sz w:val="24"/>
            <w:szCs w:val="24"/>
          </w:rPr>
          <m:t>p</m:t>
        </m:r>
      </m:oMath>
      <w:r w:rsidR="006A7166">
        <w:rPr>
          <w:rFonts w:ascii="Times New Roman" w:hAnsi="Times New Roman" w:cs="Times New Roman"/>
          <w:sz w:val="24"/>
          <w:szCs w:val="24"/>
        </w:rPr>
        <w:t xml:space="preserve"> = 0.956) nor the</w:t>
      </w:r>
      <w:r w:rsidR="00D23278">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maximum search distance from </w:t>
      </w:r>
      <w:r w:rsidR="00D23278">
        <w:rPr>
          <w:rFonts w:ascii="Times New Roman" w:hAnsi="Times New Roman" w:cs="Times New Roman"/>
          <w:sz w:val="24"/>
          <w:szCs w:val="24"/>
        </w:rPr>
        <w:t>a</w:t>
      </w:r>
      <w:r>
        <w:rPr>
          <w:rFonts w:ascii="Times New Roman" w:hAnsi="Times New Roman" w:cs="Times New Roman"/>
          <w:sz w:val="24"/>
          <w:szCs w:val="24"/>
        </w:rPr>
        <w:t xml:space="preserve"> nest (</w:t>
      </w:r>
      <m:oMath>
        <m:r>
          <w:rPr>
            <w:rFonts w:ascii="Cambria Math" w:hAnsi="Cambria Math" w:cs="Times New Roman"/>
            <w:sz w:val="24"/>
            <w:szCs w:val="24"/>
          </w:rPr>
          <m:t>r</m:t>
        </m:r>
      </m:oMath>
      <w:r>
        <w:rPr>
          <w:rFonts w:ascii="Times New Roman" w:hAnsi="Times New Roman" w:cs="Times New Roman"/>
          <w:sz w:val="24"/>
          <w:szCs w:val="24"/>
        </w:rPr>
        <w:t xml:space="preserve"> = </w:t>
      </w:r>
      <w:r w:rsidR="006A7166">
        <w:rPr>
          <w:rFonts w:ascii="Times New Roman" w:hAnsi="Times New Roman" w:cs="Times New Roman"/>
          <w:sz w:val="24"/>
          <w:szCs w:val="24"/>
        </w:rPr>
        <w:t>0.047</w:t>
      </w:r>
      <w:r>
        <w:rPr>
          <w:rFonts w:ascii="Times New Roman" w:hAnsi="Times New Roman" w:cs="Times New Roman"/>
          <w:sz w:val="24"/>
          <w:szCs w:val="24"/>
        </w:rPr>
        <w:t xml:space="preserve">, </w:t>
      </w:r>
      <m:oMath>
        <m:r>
          <w:rPr>
            <w:rFonts w:ascii="Cambria Math" w:hAnsi="Cambria Math" w:cs="Times New Roman"/>
            <w:sz w:val="24"/>
            <w:szCs w:val="24"/>
          </w:rPr>
          <m:t>p</m:t>
        </m:r>
      </m:oMath>
      <w:r>
        <w:rPr>
          <w:rFonts w:ascii="Times New Roman" w:hAnsi="Times New Roman" w:cs="Times New Roman"/>
          <w:sz w:val="24"/>
          <w:szCs w:val="24"/>
        </w:rPr>
        <w:t xml:space="preserve"> = 0.</w:t>
      </w:r>
      <w:r w:rsidR="006A7166">
        <w:rPr>
          <w:rFonts w:ascii="Times New Roman" w:hAnsi="Times New Roman" w:cs="Times New Roman"/>
          <w:sz w:val="24"/>
          <w:szCs w:val="24"/>
        </w:rPr>
        <w:t>890</w:t>
      </w:r>
      <w:r>
        <w:rPr>
          <w:rFonts w:ascii="Times New Roman" w:hAnsi="Times New Roman" w:cs="Times New Roman"/>
          <w:sz w:val="24"/>
          <w:szCs w:val="24"/>
        </w:rPr>
        <w:t xml:space="preserve">) were </w:t>
      </w:r>
      <w:r w:rsidR="00680F77">
        <w:rPr>
          <w:rFonts w:ascii="Times New Roman" w:hAnsi="Times New Roman" w:cs="Times New Roman"/>
          <w:sz w:val="24"/>
          <w:szCs w:val="24"/>
        </w:rPr>
        <w:t xml:space="preserve">significantly </w:t>
      </w:r>
      <w:r>
        <w:rPr>
          <w:rFonts w:ascii="Times New Roman" w:hAnsi="Times New Roman" w:cs="Times New Roman"/>
          <w:sz w:val="24"/>
          <w:szCs w:val="24"/>
        </w:rPr>
        <w:t xml:space="preserve">correlated with median </w:t>
      </w:r>
      <w:r w:rsidR="00DB148A">
        <w:rPr>
          <w:rFonts w:ascii="Times New Roman" w:hAnsi="Times New Roman" w:cs="Times New Roman"/>
          <w:sz w:val="24"/>
          <w:szCs w:val="24"/>
        </w:rPr>
        <w:t>spread rate</w:t>
      </w:r>
      <w:r>
        <w:rPr>
          <w:rFonts w:ascii="Times New Roman" w:hAnsi="Times New Roman" w:cs="Times New Roman"/>
          <w:sz w:val="24"/>
          <w:szCs w:val="24"/>
        </w:rPr>
        <w:t>.</w:t>
      </w:r>
      <w:r w:rsidR="00680F77">
        <w:rPr>
          <w:rFonts w:ascii="Times New Roman" w:hAnsi="Times New Roman" w:cs="Times New Roman"/>
          <w:sz w:val="24"/>
          <w:szCs w:val="24"/>
        </w:rPr>
        <w:t xml:space="preserve"> </w:t>
      </w:r>
      <w:r w:rsidR="006A7166">
        <w:rPr>
          <w:rFonts w:ascii="Times New Roman" w:hAnsi="Times New Roman" w:cs="Times New Roman"/>
          <w:sz w:val="24"/>
          <w:szCs w:val="24"/>
        </w:rPr>
        <w:t>S</w:t>
      </w:r>
      <w:r w:rsidR="00680F77">
        <w:rPr>
          <w:rFonts w:ascii="Times New Roman" w:hAnsi="Times New Roman" w:cs="Times New Roman"/>
          <w:sz w:val="24"/>
          <w:szCs w:val="24"/>
        </w:rPr>
        <w:t xml:space="preserve">urrounding vegetation height was negatively correlated with median </w:t>
      </w:r>
      <w:r w:rsidR="00DB148A">
        <w:rPr>
          <w:rFonts w:ascii="Times New Roman" w:hAnsi="Times New Roman" w:cs="Times New Roman"/>
          <w:sz w:val="24"/>
          <w:szCs w:val="24"/>
        </w:rPr>
        <w:t xml:space="preserve">spread rate </w:t>
      </w:r>
      <w:r w:rsidR="00680F77">
        <w:rPr>
          <w:rFonts w:ascii="Times New Roman" w:hAnsi="Times New Roman" w:cs="Times New Roman"/>
          <w:sz w:val="24"/>
          <w:szCs w:val="24"/>
        </w:rPr>
        <w:t>(</w:t>
      </w:r>
      <m:oMath>
        <m:r>
          <w:rPr>
            <w:rFonts w:ascii="Cambria Math" w:hAnsi="Cambria Math" w:cs="Times New Roman"/>
            <w:sz w:val="24"/>
            <w:szCs w:val="24"/>
          </w:rPr>
          <m:t>r</m:t>
        </m:r>
      </m:oMath>
      <w:r w:rsidR="00680F77">
        <w:rPr>
          <w:rFonts w:ascii="Times New Roman" w:hAnsi="Times New Roman" w:cs="Times New Roman"/>
          <w:sz w:val="24"/>
          <w:szCs w:val="24"/>
        </w:rPr>
        <w:t xml:space="preserve"> = -0.</w:t>
      </w:r>
      <w:r w:rsidR="00744D3B">
        <w:rPr>
          <w:rFonts w:ascii="Times New Roman" w:hAnsi="Times New Roman" w:cs="Times New Roman"/>
          <w:sz w:val="24"/>
          <w:szCs w:val="24"/>
        </w:rPr>
        <w:t>874</w:t>
      </w:r>
      <w:r w:rsidR="00680F77">
        <w:rPr>
          <w:rFonts w:ascii="Times New Roman" w:hAnsi="Times New Roman" w:cs="Times New Roman"/>
          <w:sz w:val="24"/>
          <w:szCs w:val="24"/>
        </w:rPr>
        <w:t xml:space="preserve">, </w:t>
      </w:r>
      <m:oMath>
        <m:r>
          <w:rPr>
            <w:rFonts w:ascii="Cambria Math" w:hAnsi="Cambria Math" w:cs="Times New Roman"/>
            <w:sz w:val="24"/>
            <w:szCs w:val="24"/>
          </w:rPr>
          <m:t>p</m:t>
        </m:r>
      </m:oMath>
      <w:r w:rsidR="00680F77">
        <w:rPr>
          <w:rFonts w:ascii="Times New Roman" w:hAnsi="Times New Roman" w:cs="Times New Roman"/>
          <w:sz w:val="24"/>
          <w:szCs w:val="24"/>
        </w:rPr>
        <w:t xml:space="preserve"> </w:t>
      </w:r>
      <w:r w:rsidR="00744D3B">
        <w:rPr>
          <w:rFonts w:ascii="Times New Roman" w:hAnsi="Times New Roman" w:cs="Times New Roman"/>
          <w:sz w:val="24"/>
          <w:szCs w:val="24"/>
        </w:rPr>
        <w:t>&lt; 0.001</w:t>
      </w:r>
      <w:r w:rsidR="00680F77">
        <w:rPr>
          <w:rFonts w:ascii="Times New Roman" w:hAnsi="Times New Roman" w:cs="Times New Roman"/>
          <w:sz w:val="24"/>
          <w:szCs w:val="24"/>
        </w:rPr>
        <w:t xml:space="preserve">), as </w:t>
      </w:r>
      <w:r w:rsidR="00346A53">
        <w:rPr>
          <w:rFonts w:ascii="Times New Roman" w:hAnsi="Times New Roman" w:cs="Times New Roman"/>
          <w:sz w:val="24"/>
          <w:szCs w:val="24"/>
        </w:rPr>
        <w:t>taller vegetation near the point of seed release decreases air time and wind speeds</w:t>
      </w:r>
      <w:r w:rsidR="00680F77">
        <w:rPr>
          <w:rFonts w:ascii="Times New Roman" w:hAnsi="Times New Roman" w:cs="Times New Roman"/>
          <w:sz w:val="24"/>
          <w:szCs w:val="24"/>
        </w:rPr>
        <w:t xml:space="preserve">, </w:t>
      </w:r>
      <w:r w:rsidR="00346A53">
        <w:rPr>
          <w:rFonts w:ascii="Times New Roman" w:hAnsi="Times New Roman" w:cs="Times New Roman"/>
          <w:sz w:val="24"/>
          <w:szCs w:val="24"/>
        </w:rPr>
        <w:t xml:space="preserve">reducing </w:t>
      </w:r>
      <w:r w:rsidR="00680F77">
        <w:rPr>
          <w:rFonts w:ascii="Times New Roman" w:hAnsi="Times New Roman" w:cs="Times New Roman"/>
          <w:sz w:val="24"/>
          <w:szCs w:val="24"/>
        </w:rPr>
        <w:t>dispersal distances.</w:t>
      </w:r>
      <w:r>
        <w:rPr>
          <w:rFonts w:ascii="Times New Roman" w:hAnsi="Times New Roman" w:cs="Times New Roman"/>
          <w:sz w:val="24"/>
          <w:szCs w:val="24"/>
        </w:rPr>
        <w:t xml:space="preserve"> Mean seed terminal velocity was</w:t>
      </w:r>
      <w:r w:rsidR="00680F77">
        <w:rPr>
          <w:rFonts w:ascii="Times New Roman" w:hAnsi="Times New Roman" w:cs="Times New Roman"/>
          <w:sz w:val="24"/>
          <w:szCs w:val="24"/>
        </w:rPr>
        <w:t xml:space="preserve"> also</w:t>
      </w:r>
      <w:r>
        <w:rPr>
          <w:rFonts w:ascii="Times New Roman" w:hAnsi="Times New Roman" w:cs="Times New Roman"/>
          <w:sz w:val="24"/>
          <w:szCs w:val="24"/>
        </w:rPr>
        <w:t xml:space="preserve"> negatively correlated with</w:t>
      </w:r>
      <w:r w:rsidR="00346A53">
        <w:rPr>
          <w:rFonts w:ascii="Times New Roman" w:hAnsi="Times New Roman" w:cs="Times New Roman"/>
          <w:sz w:val="24"/>
          <w:szCs w:val="24"/>
        </w:rPr>
        <w:t xml:space="preserve"> median</w:t>
      </w:r>
      <w:r>
        <w:rPr>
          <w:rFonts w:ascii="Times New Roman" w:hAnsi="Times New Roman" w:cs="Times New Roman"/>
          <w:sz w:val="24"/>
          <w:szCs w:val="24"/>
        </w:rPr>
        <w:t xml:space="preserve"> </w:t>
      </w:r>
      <w:r w:rsidR="00DB148A">
        <w:rPr>
          <w:rFonts w:ascii="Times New Roman" w:hAnsi="Times New Roman" w:cs="Times New Roman"/>
          <w:sz w:val="24"/>
          <w:szCs w:val="24"/>
        </w:rPr>
        <w:t xml:space="preserve">spread rate </w:t>
      </w:r>
      <w:r>
        <w:rPr>
          <w:rFonts w:ascii="Times New Roman" w:hAnsi="Times New Roman" w:cs="Times New Roman"/>
          <w:sz w:val="24"/>
          <w:szCs w:val="24"/>
        </w:rPr>
        <w:t>(</w:t>
      </w:r>
      <m:oMath>
        <m:r>
          <w:rPr>
            <w:rFonts w:ascii="Cambria Math" w:hAnsi="Cambria Math" w:cs="Times New Roman"/>
            <w:sz w:val="24"/>
            <w:szCs w:val="24"/>
          </w:rPr>
          <m:t>r</m:t>
        </m:r>
      </m:oMath>
      <w:r>
        <w:rPr>
          <w:rFonts w:ascii="Times New Roman" w:hAnsi="Times New Roman" w:cs="Times New Roman"/>
          <w:sz w:val="24"/>
          <w:szCs w:val="24"/>
        </w:rPr>
        <w:t xml:space="preserve"> = -0.</w:t>
      </w:r>
      <w:r w:rsidR="00744D3B">
        <w:rPr>
          <w:rFonts w:ascii="Times New Roman" w:hAnsi="Times New Roman" w:cs="Times New Roman"/>
          <w:sz w:val="24"/>
          <w:szCs w:val="24"/>
        </w:rPr>
        <w:t>890</w:t>
      </w:r>
      <w:r>
        <w:rPr>
          <w:rFonts w:ascii="Times New Roman" w:hAnsi="Times New Roman" w:cs="Times New Roman"/>
          <w:sz w:val="24"/>
          <w:szCs w:val="24"/>
        </w:rPr>
        <w:t xml:space="preserve">, </w:t>
      </w:r>
      <m:oMath>
        <m:r>
          <w:rPr>
            <w:rFonts w:ascii="Cambria Math" w:hAnsi="Cambria Math" w:cs="Times New Roman"/>
            <w:sz w:val="24"/>
            <w:szCs w:val="24"/>
          </w:rPr>
          <m:t>p</m:t>
        </m:r>
      </m:oMath>
      <w:r>
        <w:rPr>
          <w:rFonts w:ascii="Times New Roman" w:hAnsi="Times New Roman" w:cs="Times New Roman"/>
          <w:sz w:val="24"/>
          <w:szCs w:val="24"/>
        </w:rPr>
        <w:t xml:space="preserve"> &lt; 0.001), though this relationship was </w:t>
      </w:r>
      <w:r w:rsidR="00ED6B14">
        <w:rPr>
          <w:rFonts w:ascii="Times New Roman" w:hAnsi="Times New Roman" w:cs="Times New Roman"/>
          <w:sz w:val="24"/>
          <w:szCs w:val="24"/>
        </w:rPr>
        <w:t>non</w:t>
      </w:r>
      <w:r>
        <w:rPr>
          <w:rFonts w:ascii="Times New Roman" w:hAnsi="Times New Roman" w:cs="Times New Roman"/>
          <w:sz w:val="24"/>
          <w:szCs w:val="24"/>
        </w:rPr>
        <w:t xml:space="preserve">linear </w:t>
      </w:r>
      <w:r w:rsidR="00346A53">
        <w:rPr>
          <w:rFonts w:ascii="Times New Roman" w:hAnsi="Times New Roman" w:cs="Times New Roman"/>
          <w:sz w:val="24"/>
          <w:szCs w:val="24"/>
        </w:rPr>
        <w:t xml:space="preserve">over </w:t>
      </w:r>
      <w:r w:rsidR="00ED6B14">
        <w:rPr>
          <w:rFonts w:ascii="Times New Roman" w:hAnsi="Times New Roman" w:cs="Times New Roman"/>
          <w:sz w:val="24"/>
          <w:szCs w:val="24"/>
        </w:rPr>
        <w:t xml:space="preserve">the range </w:t>
      </w:r>
      <w:r w:rsidR="00346A53">
        <w:rPr>
          <w:rFonts w:ascii="Times New Roman" w:hAnsi="Times New Roman" w:cs="Times New Roman"/>
          <w:sz w:val="24"/>
          <w:szCs w:val="24"/>
        </w:rPr>
        <w:t>examined</w:t>
      </w:r>
      <w:r>
        <w:rPr>
          <w:rFonts w:ascii="Times New Roman" w:hAnsi="Times New Roman" w:cs="Times New Roman"/>
          <w:sz w:val="24"/>
          <w:szCs w:val="24"/>
        </w:rPr>
        <w:t xml:space="preserve">, with </w:t>
      </w:r>
      <w:r w:rsidR="00DB148A">
        <w:rPr>
          <w:rFonts w:ascii="Times New Roman" w:hAnsi="Times New Roman" w:cs="Times New Roman"/>
          <w:sz w:val="24"/>
          <w:szCs w:val="24"/>
        </w:rPr>
        <w:t xml:space="preserve">spread rate </w:t>
      </w:r>
      <w:r>
        <w:rPr>
          <w:rFonts w:ascii="Times New Roman" w:hAnsi="Times New Roman" w:cs="Times New Roman"/>
          <w:sz w:val="24"/>
          <w:szCs w:val="24"/>
        </w:rPr>
        <w:t>increasing asymptotically as terminal velocity approaches zero.</w:t>
      </w:r>
      <w:r w:rsidR="00D23278">
        <w:rPr>
          <w:rFonts w:ascii="Times New Roman" w:hAnsi="Times New Roman" w:cs="Times New Roman"/>
          <w:sz w:val="24"/>
          <w:szCs w:val="24"/>
        </w:rPr>
        <w:t xml:space="preserve"> Note that s</w:t>
      </w:r>
      <w:r>
        <w:rPr>
          <w:rFonts w:ascii="Times New Roman" w:hAnsi="Times New Roman" w:cs="Times New Roman"/>
          <w:sz w:val="24"/>
          <w:szCs w:val="24"/>
        </w:rPr>
        <w:t xml:space="preserve">ignificance for all correlations listed above, as well as those listed in Figure </w:t>
      </w:r>
      <w:r w:rsidR="00346A53">
        <w:rPr>
          <w:rFonts w:ascii="Times New Roman" w:hAnsi="Times New Roman" w:cs="Times New Roman"/>
          <w:sz w:val="24"/>
          <w:szCs w:val="24"/>
        </w:rPr>
        <w:t>3</w:t>
      </w:r>
      <w:r>
        <w:rPr>
          <w:rFonts w:ascii="Times New Roman" w:hAnsi="Times New Roman" w:cs="Times New Roman"/>
          <w:sz w:val="24"/>
          <w:szCs w:val="24"/>
        </w:rPr>
        <w:t xml:space="preserve">, </w:t>
      </w:r>
      <w:r w:rsidR="006A7166">
        <w:rPr>
          <w:rFonts w:ascii="Times New Roman" w:hAnsi="Times New Roman" w:cs="Times New Roman"/>
          <w:sz w:val="24"/>
          <w:szCs w:val="24"/>
        </w:rPr>
        <w:t xml:space="preserve">was </w:t>
      </w:r>
      <w:r>
        <w:rPr>
          <w:rFonts w:ascii="Times New Roman" w:hAnsi="Times New Roman" w:cs="Times New Roman"/>
          <w:sz w:val="24"/>
          <w:szCs w:val="24"/>
        </w:rPr>
        <w:t xml:space="preserve">tested with </w:t>
      </w:r>
      <m:oMath>
        <m:r>
          <w:rPr>
            <w:rFonts w:ascii="Cambria Math" w:hAnsi="Cambria Math" w:cs="Times New Roman"/>
            <w:sz w:val="24"/>
            <w:szCs w:val="24"/>
          </w:rPr>
          <m:t>n</m:t>
        </m:r>
      </m:oMath>
      <w:r>
        <w:rPr>
          <w:rFonts w:ascii="Times New Roman" w:hAnsi="Times New Roman" w:cs="Times New Roman"/>
          <w:sz w:val="24"/>
          <w:szCs w:val="24"/>
        </w:rPr>
        <w:t xml:space="preserve"> = 11 and d.f. = 9.</w:t>
      </w:r>
    </w:p>
    <w:p w14:paraId="597234AD" w14:textId="3DC11281" w:rsidR="00DB4305" w:rsidRPr="007C1F05" w:rsidRDefault="00072FF3" w:rsidP="004C2241">
      <w:pPr>
        <w:spacing w:after="0" w:line="480" w:lineRule="auto"/>
        <w:jc w:val="both"/>
        <w:rPr>
          <w:rFonts w:ascii="Times New Roman" w:hAnsi="Times New Roman" w:cs="Times New Roman"/>
          <w:b/>
          <w:bCs/>
          <w:sz w:val="32"/>
          <w:szCs w:val="32"/>
        </w:rPr>
      </w:pPr>
      <w:r>
        <w:rPr>
          <w:rFonts w:ascii="Times New Roman" w:hAnsi="Times New Roman" w:cs="Times New Roman"/>
          <w:b/>
          <w:bCs/>
          <w:sz w:val="24"/>
          <w:szCs w:val="24"/>
        </w:rPr>
        <w:t>Discussion</w:t>
      </w:r>
    </w:p>
    <w:p w14:paraId="6D7431CB" w14:textId="18F63D3E" w:rsidR="007734AF" w:rsidRDefault="00AB04F0" w:rsidP="004C2241">
      <w:pPr>
        <w:spacing w:after="0" w:line="480" w:lineRule="auto"/>
        <w:ind w:firstLine="284"/>
        <w:rPr>
          <w:rFonts w:ascii="Times New Roman" w:hAnsi="Times New Roman" w:cs="Times New Roman"/>
          <w:sz w:val="24"/>
          <w:szCs w:val="24"/>
        </w:rPr>
      </w:pPr>
      <w:bookmarkStart w:id="10" w:name="_Hlk86582442"/>
      <w:bookmarkEnd w:id="7"/>
      <w:r>
        <w:rPr>
          <w:rFonts w:ascii="Times New Roman" w:hAnsi="Times New Roman" w:cs="Times New Roman"/>
          <w:sz w:val="24"/>
          <w:szCs w:val="24"/>
        </w:rPr>
        <w:t xml:space="preserve">Relatively few studies quantify multiple modes of dispersal for any plant species (Rogers </w:t>
      </w:r>
      <w:r w:rsidRPr="00563520">
        <w:rPr>
          <w:rFonts w:ascii="Times New Roman" w:hAnsi="Times New Roman" w:cs="Times New Roman"/>
          <w:i/>
          <w:iCs/>
          <w:sz w:val="24"/>
          <w:szCs w:val="24"/>
        </w:rPr>
        <w:t>et al</w:t>
      </w:r>
      <w:r w:rsidR="00563520">
        <w:rPr>
          <w:rFonts w:ascii="Times New Roman" w:hAnsi="Times New Roman" w:cs="Times New Roman"/>
          <w:sz w:val="24"/>
          <w:szCs w:val="24"/>
        </w:rPr>
        <w:t>.</w:t>
      </w:r>
      <w:r>
        <w:rPr>
          <w:rFonts w:ascii="Times New Roman" w:hAnsi="Times New Roman" w:cs="Times New Roman"/>
          <w:sz w:val="24"/>
          <w:szCs w:val="24"/>
        </w:rPr>
        <w:t xml:space="preserve"> 2019</w:t>
      </w:r>
      <w:r w:rsidR="007B503E">
        <w:rPr>
          <w:rFonts w:ascii="Times New Roman" w:hAnsi="Times New Roman" w:cs="Times New Roman"/>
          <w:sz w:val="24"/>
          <w:szCs w:val="24"/>
        </w:rPr>
        <w:t xml:space="preserve">), likely because the resource costs to do so are </w:t>
      </w:r>
      <w:r w:rsidR="00C57EF9">
        <w:rPr>
          <w:rFonts w:ascii="Times New Roman" w:hAnsi="Times New Roman" w:cs="Times New Roman"/>
          <w:sz w:val="24"/>
          <w:szCs w:val="24"/>
        </w:rPr>
        <w:t>too</w:t>
      </w:r>
      <w:r w:rsidR="007B503E">
        <w:rPr>
          <w:rFonts w:ascii="Times New Roman" w:hAnsi="Times New Roman" w:cs="Times New Roman"/>
          <w:sz w:val="24"/>
          <w:szCs w:val="24"/>
        </w:rPr>
        <w:t xml:space="preserve"> high given how challenging it is to </w:t>
      </w:r>
      <w:r w:rsidR="00C57EF9">
        <w:rPr>
          <w:rFonts w:ascii="Times New Roman" w:hAnsi="Times New Roman" w:cs="Times New Roman"/>
          <w:sz w:val="24"/>
          <w:szCs w:val="24"/>
        </w:rPr>
        <w:t xml:space="preserve">accurately </w:t>
      </w:r>
      <w:r w:rsidR="007B503E">
        <w:rPr>
          <w:rFonts w:ascii="Times New Roman" w:hAnsi="Times New Roman" w:cs="Times New Roman"/>
          <w:sz w:val="24"/>
          <w:szCs w:val="24"/>
        </w:rPr>
        <w:t>quantify dispersal.</w:t>
      </w:r>
      <w:r w:rsidR="00C57EF9">
        <w:rPr>
          <w:rFonts w:ascii="Times New Roman" w:hAnsi="Times New Roman" w:cs="Times New Roman"/>
          <w:sz w:val="24"/>
          <w:szCs w:val="24"/>
        </w:rPr>
        <w:t xml:space="preserve"> Here, w</w:t>
      </w:r>
      <w:r w:rsidR="00C57EF9" w:rsidRPr="00F01244">
        <w:rPr>
          <w:rFonts w:ascii="Times New Roman" w:hAnsi="Times New Roman" w:cs="Times New Roman"/>
          <w:sz w:val="24"/>
          <w:szCs w:val="24"/>
        </w:rPr>
        <w:t xml:space="preserve">e demonstrate that </w:t>
      </w:r>
      <w:r w:rsidR="00C57EF9">
        <w:rPr>
          <w:rFonts w:ascii="Times New Roman" w:hAnsi="Times New Roman" w:cs="Times New Roman"/>
          <w:sz w:val="24"/>
          <w:szCs w:val="24"/>
        </w:rPr>
        <w:t>multiple modes of dispersal</w:t>
      </w:r>
      <w:r w:rsidR="00C57EF9" w:rsidRPr="00F01244">
        <w:rPr>
          <w:rFonts w:ascii="Times New Roman" w:hAnsi="Times New Roman" w:cs="Times New Roman"/>
          <w:sz w:val="24"/>
          <w:szCs w:val="24"/>
        </w:rPr>
        <w:t xml:space="preserve"> </w:t>
      </w:r>
      <w:r w:rsidR="00C57EF9">
        <w:rPr>
          <w:rFonts w:ascii="Times New Roman" w:hAnsi="Times New Roman" w:cs="Times New Roman"/>
          <w:sz w:val="24"/>
          <w:szCs w:val="24"/>
        </w:rPr>
        <w:t xml:space="preserve">and the resulting </w:t>
      </w:r>
      <w:r w:rsidR="00C57EF9" w:rsidRPr="00F01244">
        <w:rPr>
          <w:rFonts w:ascii="Times New Roman" w:hAnsi="Times New Roman" w:cs="Times New Roman"/>
          <w:sz w:val="24"/>
          <w:szCs w:val="24"/>
        </w:rPr>
        <w:t xml:space="preserve">population spread can be </w:t>
      </w:r>
      <w:r w:rsidR="006E48FE" w:rsidRPr="00F01244">
        <w:rPr>
          <w:rFonts w:ascii="Times New Roman" w:hAnsi="Times New Roman" w:cs="Times New Roman"/>
          <w:sz w:val="24"/>
          <w:szCs w:val="24"/>
        </w:rPr>
        <w:t>modeled</w:t>
      </w:r>
      <w:r w:rsidR="00C57EF9" w:rsidRPr="00F01244">
        <w:rPr>
          <w:rFonts w:ascii="Times New Roman" w:hAnsi="Times New Roman" w:cs="Times New Roman"/>
          <w:sz w:val="24"/>
          <w:szCs w:val="24"/>
        </w:rPr>
        <w:t xml:space="preserve"> </w:t>
      </w:r>
      <w:r w:rsidR="007E470C">
        <w:rPr>
          <w:rFonts w:ascii="Times New Roman" w:hAnsi="Times New Roman" w:cs="Times New Roman"/>
          <w:sz w:val="24"/>
          <w:szCs w:val="24"/>
        </w:rPr>
        <w:t>despite uncertainty about</w:t>
      </w:r>
      <w:r w:rsidR="00C57EF9" w:rsidRPr="00F01244">
        <w:rPr>
          <w:rFonts w:ascii="Times New Roman" w:hAnsi="Times New Roman" w:cs="Times New Roman"/>
          <w:sz w:val="24"/>
          <w:szCs w:val="24"/>
        </w:rPr>
        <w:t xml:space="preserve"> the exact values of all relevant </w:t>
      </w:r>
      <w:r w:rsidR="00C57EF9">
        <w:rPr>
          <w:rFonts w:ascii="Times New Roman" w:hAnsi="Times New Roman" w:cs="Times New Roman"/>
          <w:sz w:val="24"/>
          <w:szCs w:val="24"/>
        </w:rPr>
        <w:t xml:space="preserve">dispersal </w:t>
      </w:r>
      <w:r w:rsidR="00C57EF9" w:rsidRPr="00F01244">
        <w:rPr>
          <w:rFonts w:ascii="Times New Roman" w:hAnsi="Times New Roman" w:cs="Times New Roman"/>
          <w:sz w:val="24"/>
          <w:szCs w:val="24"/>
        </w:rPr>
        <w:t>parameters</w:t>
      </w:r>
      <w:r w:rsidR="007E470C">
        <w:rPr>
          <w:rFonts w:ascii="Times New Roman" w:hAnsi="Times New Roman" w:cs="Times New Roman"/>
          <w:sz w:val="24"/>
          <w:szCs w:val="24"/>
        </w:rPr>
        <w:t>. Wi</w:t>
      </w:r>
      <w:r w:rsidR="00C57EF9" w:rsidRPr="00F01244">
        <w:rPr>
          <w:rFonts w:ascii="Times New Roman" w:hAnsi="Times New Roman" w:cs="Times New Roman"/>
          <w:sz w:val="24"/>
          <w:szCs w:val="24"/>
        </w:rPr>
        <w:t>th</w:t>
      </w:r>
      <w:r w:rsidR="00C57EF9">
        <w:rPr>
          <w:rFonts w:ascii="Times New Roman" w:hAnsi="Times New Roman" w:cs="Times New Roman"/>
          <w:sz w:val="24"/>
          <w:szCs w:val="24"/>
        </w:rPr>
        <w:t xml:space="preserve"> the use of</w:t>
      </w:r>
      <w:r w:rsidR="00C57EF9" w:rsidRPr="00F01244">
        <w:t xml:space="preserve"> </w:t>
      </w:r>
      <w:r w:rsidR="00C57EF9" w:rsidRPr="00F01244">
        <w:rPr>
          <w:rFonts w:ascii="Times New Roman" w:hAnsi="Times New Roman" w:cs="Times New Roman"/>
          <w:sz w:val="24"/>
          <w:szCs w:val="24"/>
        </w:rPr>
        <w:t xml:space="preserve">sensitivity analyses, it is </w:t>
      </w:r>
      <w:r w:rsidR="007E470C">
        <w:rPr>
          <w:rFonts w:ascii="Times New Roman" w:hAnsi="Times New Roman" w:cs="Times New Roman"/>
          <w:sz w:val="24"/>
          <w:szCs w:val="24"/>
        </w:rPr>
        <w:t xml:space="preserve">then </w:t>
      </w:r>
      <w:r w:rsidR="00C57EF9" w:rsidRPr="00F01244">
        <w:rPr>
          <w:rFonts w:ascii="Times New Roman" w:hAnsi="Times New Roman" w:cs="Times New Roman"/>
          <w:sz w:val="24"/>
          <w:szCs w:val="24"/>
        </w:rPr>
        <w:t xml:space="preserve">possible to identify which of those parameters </w:t>
      </w:r>
      <w:r w:rsidR="007734AF">
        <w:rPr>
          <w:rFonts w:ascii="Times New Roman" w:hAnsi="Times New Roman" w:cs="Times New Roman"/>
          <w:sz w:val="24"/>
          <w:szCs w:val="24"/>
        </w:rPr>
        <w:t xml:space="preserve">likely </w:t>
      </w:r>
      <w:r w:rsidR="00C57EF9" w:rsidRPr="00F01244">
        <w:rPr>
          <w:rFonts w:ascii="Times New Roman" w:hAnsi="Times New Roman" w:cs="Times New Roman"/>
          <w:sz w:val="24"/>
          <w:szCs w:val="24"/>
        </w:rPr>
        <w:t>matter most</w:t>
      </w:r>
      <w:r w:rsidR="00C57EF9">
        <w:rPr>
          <w:rFonts w:ascii="Times New Roman" w:hAnsi="Times New Roman" w:cs="Times New Roman"/>
          <w:sz w:val="24"/>
          <w:szCs w:val="24"/>
        </w:rPr>
        <w:t xml:space="preserve"> </w:t>
      </w:r>
      <w:r w:rsidR="007734AF">
        <w:rPr>
          <w:rFonts w:ascii="Times New Roman" w:hAnsi="Times New Roman" w:cs="Times New Roman"/>
          <w:sz w:val="24"/>
          <w:szCs w:val="24"/>
        </w:rPr>
        <w:t xml:space="preserve">for </w:t>
      </w:r>
      <w:r w:rsidR="00C57EF9">
        <w:rPr>
          <w:rFonts w:ascii="Times New Roman" w:hAnsi="Times New Roman" w:cs="Times New Roman"/>
          <w:sz w:val="24"/>
          <w:szCs w:val="24"/>
        </w:rPr>
        <w:t xml:space="preserve">projecting </w:t>
      </w:r>
      <w:r w:rsidR="00237AB8">
        <w:rPr>
          <w:rFonts w:ascii="Times New Roman" w:hAnsi="Times New Roman" w:cs="Times New Roman"/>
          <w:sz w:val="24"/>
          <w:szCs w:val="24"/>
        </w:rPr>
        <w:t>spread</w:t>
      </w:r>
      <w:r w:rsidR="00C57EF9">
        <w:rPr>
          <w:rFonts w:ascii="Times New Roman" w:hAnsi="Times New Roman" w:cs="Times New Roman"/>
          <w:sz w:val="24"/>
          <w:szCs w:val="24"/>
        </w:rPr>
        <w:t xml:space="preserve"> in both current and future climates</w:t>
      </w:r>
      <w:r w:rsidR="00C57EF9" w:rsidRPr="00F01244">
        <w:rPr>
          <w:rFonts w:ascii="Times New Roman" w:hAnsi="Times New Roman" w:cs="Times New Roman"/>
          <w:sz w:val="24"/>
          <w:szCs w:val="24"/>
        </w:rPr>
        <w:t xml:space="preserve">. When resources </w:t>
      </w:r>
      <w:r w:rsidR="00C57EF9">
        <w:rPr>
          <w:rFonts w:ascii="Times New Roman" w:hAnsi="Times New Roman" w:cs="Times New Roman"/>
          <w:sz w:val="24"/>
          <w:szCs w:val="24"/>
        </w:rPr>
        <w:t xml:space="preserve">such as </w:t>
      </w:r>
      <w:r w:rsidR="00C57EF9" w:rsidRPr="00F01244">
        <w:rPr>
          <w:rFonts w:ascii="Times New Roman" w:hAnsi="Times New Roman" w:cs="Times New Roman"/>
          <w:sz w:val="24"/>
          <w:szCs w:val="24"/>
        </w:rPr>
        <w:t>time, money,</w:t>
      </w:r>
      <w:r w:rsidR="00C57EF9">
        <w:rPr>
          <w:rFonts w:ascii="Times New Roman" w:hAnsi="Times New Roman" w:cs="Times New Roman"/>
          <w:sz w:val="24"/>
          <w:szCs w:val="24"/>
        </w:rPr>
        <w:t xml:space="preserve"> and</w:t>
      </w:r>
      <w:r w:rsidR="00C57EF9" w:rsidRPr="00F01244">
        <w:rPr>
          <w:rFonts w:ascii="Times New Roman" w:hAnsi="Times New Roman" w:cs="Times New Roman"/>
          <w:sz w:val="24"/>
          <w:szCs w:val="24"/>
        </w:rPr>
        <w:t xml:space="preserve"> labor</w:t>
      </w:r>
      <w:r w:rsidR="00C57EF9">
        <w:rPr>
          <w:rFonts w:ascii="Times New Roman" w:hAnsi="Times New Roman" w:cs="Times New Roman"/>
          <w:sz w:val="24"/>
          <w:szCs w:val="24"/>
        </w:rPr>
        <w:t xml:space="preserve"> are limited</w:t>
      </w:r>
      <w:r w:rsidR="00C57EF9" w:rsidRPr="00F01244">
        <w:rPr>
          <w:rFonts w:ascii="Times New Roman" w:hAnsi="Times New Roman" w:cs="Times New Roman"/>
          <w:sz w:val="24"/>
          <w:szCs w:val="24"/>
        </w:rPr>
        <w:t xml:space="preserve">, </w:t>
      </w:r>
      <w:r w:rsidR="00237AB8">
        <w:rPr>
          <w:rFonts w:ascii="Times New Roman" w:hAnsi="Times New Roman" w:cs="Times New Roman"/>
          <w:sz w:val="24"/>
          <w:szCs w:val="24"/>
        </w:rPr>
        <w:t xml:space="preserve">this approach can allow researchers to </w:t>
      </w:r>
      <w:r w:rsidR="007E470C">
        <w:rPr>
          <w:rFonts w:ascii="Times New Roman" w:hAnsi="Times New Roman" w:cs="Times New Roman"/>
          <w:sz w:val="24"/>
          <w:szCs w:val="24"/>
        </w:rPr>
        <w:t>prioritize</w:t>
      </w:r>
      <w:r w:rsidR="003331F7">
        <w:rPr>
          <w:rFonts w:ascii="Times New Roman" w:hAnsi="Times New Roman" w:cs="Times New Roman"/>
          <w:sz w:val="24"/>
          <w:szCs w:val="24"/>
        </w:rPr>
        <w:t xml:space="preserve"> </w:t>
      </w:r>
      <w:r w:rsidR="007734AF">
        <w:rPr>
          <w:rFonts w:ascii="Times New Roman" w:hAnsi="Times New Roman" w:cs="Times New Roman"/>
          <w:sz w:val="24"/>
          <w:szCs w:val="24"/>
        </w:rPr>
        <w:t xml:space="preserve">empirical </w:t>
      </w:r>
      <w:r w:rsidR="003331F7">
        <w:rPr>
          <w:rFonts w:ascii="Times New Roman" w:hAnsi="Times New Roman" w:cs="Times New Roman"/>
          <w:sz w:val="24"/>
          <w:szCs w:val="24"/>
        </w:rPr>
        <w:t xml:space="preserve">resources </w:t>
      </w:r>
      <w:r w:rsidR="007E470C">
        <w:rPr>
          <w:rFonts w:ascii="Times New Roman" w:hAnsi="Times New Roman" w:cs="Times New Roman"/>
          <w:sz w:val="24"/>
          <w:szCs w:val="24"/>
        </w:rPr>
        <w:t>to</w:t>
      </w:r>
      <w:r w:rsidR="00C57EF9" w:rsidRPr="00F01244">
        <w:rPr>
          <w:rFonts w:ascii="Times New Roman" w:hAnsi="Times New Roman" w:cs="Times New Roman"/>
          <w:sz w:val="24"/>
          <w:szCs w:val="24"/>
        </w:rPr>
        <w:t xml:space="preserve"> </w:t>
      </w:r>
      <w:r w:rsidR="00C57EF9">
        <w:rPr>
          <w:rFonts w:ascii="Times New Roman" w:hAnsi="Times New Roman" w:cs="Times New Roman"/>
          <w:sz w:val="24"/>
          <w:szCs w:val="24"/>
        </w:rPr>
        <w:t>resolv</w:t>
      </w:r>
      <w:r w:rsidR="007E470C">
        <w:rPr>
          <w:rFonts w:ascii="Times New Roman" w:hAnsi="Times New Roman" w:cs="Times New Roman"/>
          <w:sz w:val="24"/>
          <w:szCs w:val="24"/>
        </w:rPr>
        <w:t>e</w:t>
      </w:r>
      <w:r w:rsidR="00C57EF9" w:rsidRPr="00F01244">
        <w:rPr>
          <w:rFonts w:ascii="Times New Roman" w:hAnsi="Times New Roman" w:cs="Times New Roman"/>
          <w:sz w:val="24"/>
          <w:szCs w:val="24"/>
        </w:rPr>
        <w:t xml:space="preserve"> </w:t>
      </w:r>
      <w:r w:rsidR="00237AB8">
        <w:rPr>
          <w:rFonts w:ascii="Times New Roman" w:hAnsi="Times New Roman" w:cs="Times New Roman"/>
          <w:sz w:val="24"/>
          <w:szCs w:val="24"/>
        </w:rPr>
        <w:t xml:space="preserve">only the most important </w:t>
      </w:r>
      <w:r w:rsidR="00F8773F">
        <w:rPr>
          <w:rFonts w:ascii="Times New Roman" w:hAnsi="Times New Roman" w:cs="Times New Roman"/>
          <w:sz w:val="24"/>
          <w:szCs w:val="24"/>
        </w:rPr>
        <w:t xml:space="preserve">dispersal </w:t>
      </w:r>
      <w:r w:rsidR="00C57EF9" w:rsidRPr="00F01244">
        <w:rPr>
          <w:rFonts w:ascii="Times New Roman" w:hAnsi="Times New Roman" w:cs="Times New Roman"/>
          <w:sz w:val="24"/>
          <w:szCs w:val="24"/>
        </w:rPr>
        <w:t>parameters</w:t>
      </w:r>
      <w:r w:rsidR="007E470C">
        <w:rPr>
          <w:rFonts w:ascii="Times New Roman" w:hAnsi="Times New Roman" w:cs="Times New Roman"/>
          <w:sz w:val="24"/>
          <w:szCs w:val="24"/>
        </w:rPr>
        <w:t>.</w:t>
      </w:r>
    </w:p>
    <w:p w14:paraId="33CA49CF" w14:textId="73BDE751" w:rsidR="00854A92" w:rsidRDefault="00A651A5" w:rsidP="00854A92">
      <w:pPr>
        <w:spacing w:after="0" w:line="480" w:lineRule="auto"/>
        <w:ind w:firstLine="284"/>
        <w:rPr>
          <w:ins w:id="11" w:author="Trevor Drees" w:date="2025-09-07T14:21:00Z" w16du:dateUtc="2025-09-07T21:21:00Z"/>
          <w:rFonts w:ascii="Times New Roman" w:hAnsi="Times New Roman" w:cs="Times New Roman"/>
          <w:sz w:val="24"/>
          <w:szCs w:val="24"/>
        </w:rPr>
      </w:pPr>
      <w:commentRangeStart w:id="12"/>
      <w:ins w:id="13" w:author="Trevor Drees" w:date="2025-09-07T14:35:00Z" w16du:dateUtc="2025-09-07T21:35:00Z">
        <w:r>
          <w:rPr>
            <w:rFonts w:ascii="Times New Roman" w:hAnsi="Times New Roman" w:cs="Times New Roman"/>
            <w:sz w:val="24"/>
            <w:szCs w:val="24"/>
          </w:rPr>
          <w:lastRenderedPageBreak/>
          <w:t>Here</w:t>
        </w:r>
      </w:ins>
      <w:commentRangeEnd w:id="12"/>
      <w:ins w:id="14" w:author="Trevor Drees" w:date="2025-09-07T21:03:00Z" w16du:dateUtc="2025-09-08T04:03:00Z">
        <w:r w:rsidR="004A1932">
          <w:rPr>
            <w:rStyle w:val="CommentReference"/>
          </w:rPr>
          <w:commentReference w:id="12"/>
        </w:r>
      </w:ins>
      <w:ins w:id="15" w:author="Trevor Drees" w:date="2025-09-07T14:35:00Z" w16du:dateUtc="2025-09-07T21:35:00Z">
        <w:r>
          <w:rPr>
            <w:rFonts w:ascii="Times New Roman" w:hAnsi="Times New Roman" w:cs="Times New Roman"/>
            <w:sz w:val="24"/>
            <w:szCs w:val="24"/>
          </w:rPr>
          <w:t xml:space="preserve">, </w:t>
        </w:r>
      </w:ins>
      <w:ins w:id="16" w:author="Shea, Katriona" w:date="2025-09-07T11:05:00Z" w16du:dateUtc="2025-09-07T15:05:00Z">
        <w:del w:id="17" w:author="Trevor Drees" w:date="2025-09-07T14:35:00Z" w16du:dateUtc="2025-09-07T21:35:00Z">
          <w:r w:rsidR="00451D4C" w:rsidDel="00A651A5">
            <w:rPr>
              <w:rFonts w:ascii="Times New Roman" w:hAnsi="Times New Roman" w:cs="Times New Roman"/>
              <w:sz w:val="24"/>
              <w:szCs w:val="24"/>
            </w:rPr>
            <w:delText>W</w:delText>
          </w:r>
        </w:del>
      </w:ins>
      <w:ins w:id="18" w:author="Trevor Drees" w:date="2025-09-07T14:35:00Z" w16du:dateUtc="2025-09-07T21:35:00Z">
        <w:r>
          <w:rPr>
            <w:rFonts w:ascii="Times New Roman" w:hAnsi="Times New Roman" w:cs="Times New Roman"/>
            <w:sz w:val="24"/>
            <w:szCs w:val="24"/>
          </w:rPr>
          <w:t>w</w:t>
        </w:r>
      </w:ins>
      <w:ins w:id="19" w:author="Shea, Katriona" w:date="2025-09-07T11:05:00Z" w16du:dateUtc="2025-09-07T15:05:00Z">
        <w:r w:rsidR="00451D4C">
          <w:rPr>
            <w:rFonts w:ascii="Times New Roman" w:hAnsi="Times New Roman" w:cs="Times New Roman"/>
            <w:sz w:val="24"/>
            <w:szCs w:val="24"/>
          </w:rPr>
          <w:t xml:space="preserve">e demonstrate our approach using the </w:t>
        </w:r>
        <w:r w:rsidR="00451D4C" w:rsidRPr="007E19BC">
          <w:rPr>
            <w:rFonts w:ascii="Times New Roman" w:hAnsi="Times New Roman" w:cs="Times New Roman"/>
            <w:sz w:val="24"/>
            <w:szCs w:val="24"/>
          </w:rPr>
          <w:t xml:space="preserve">first model of population spread in </w:t>
        </w:r>
        <w:r w:rsidR="00451D4C" w:rsidRPr="007E19BC">
          <w:rPr>
            <w:rFonts w:ascii="Times New Roman" w:hAnsi="Times New Roman" w:cs="Times New Roman"/>
            <w:i/>
            <w:iCs/>
            <w:sz w:val="24"/>
            <w:szCs w:val="24"/>
          </w:rPr>
          <w:t>C. nutans</w:t>
        </w:r>
        <w:r w:rsidR="00451D4C" w:rsidRPr="007E19BC">
          <w:rPr>
            <w:rFonts w:ascii="Times New Roman" w:hAnsi="Times New Roman" w:cs="Times New Roman"/>
            <w:sz w:val="24"/>
            <w:szCs w:val="24"/>
          </w:rPr>
          <w:t xml:space="preserve"> </w:t>
        </w:r>
        <w:r w:rsidR="00451D4C">
          <w:rPr>
            <w:rFonts w:ascii="Times New Roman" w:hAnsi="Times New Roman" w:cs="Times New Roman"/>
            <w:sz w:val="24"/>
            <w:szCs w:val="24"/>
          </w:rPr>
          <w:t xml:space="preserve">to address both </w:t>
        </w:r>
        <w:r w:rsidR="00451D4C" w:rsidRPr="007E19BC">
          <w:rPr>
            <w:rFonts w:ascii="Times New Roman" w:hAnsi="Times New Roman" w:cs="Times New Roman"/>
            <w:sz w:val="24"/>
            <w:szCs w:val="24"/>
          </w:rPr>
          <w:t>wind-</w:t>
        </w:r>
        <w:r w:rsidR="00451D4C">
          <w:rPr>
            <w:rFonts w:ascii="Times New Roman" w:hAnsi="Times New Roman" w:cs="Times New Roman"/>
            <w:sz w:val="24"/>
            <w:szCs w:val="24"/>
          </w:rPr>
          <w:t xml:space="preserve"> and ant-driven</w:t>
        </w:r>
        <w:r w:rsidR="00451D4C" w:rsidRPr="007E19BC">
          <w:rPr>
            <w:rFonts w:ascii="Times New Roman" w:hAnsi="Times New Roman" w:cs="Times New Roman"/>
            <w:sz w:val="24"/>
            <w:szCs w:val="24"/>
          </w:rPr>
          <w:t xml:space="preserve"> dispersal</w:t>
        </w:r>
        <w:r w:rsidR="00451D4C">
          <w:rPr>
            <w:rFonts w:ascii="Times New Roman" w:hAnsi="Times New Roman" w:cs="Times New Roman"/>
            <w:sz w:val="24"/>
            <w:szCs w:val="24"/>
          </w:rPr>
          <w:t xml:space="preserve"> simultaneously</w:t>
        </w:r>
      </w:ins>
      <w:ins w:id="20" w:author="Trevor Drees" w:date="2025-09-07T14:35:00Z" w16du:dateUtc="2025-09-07T21:35:00Z">
        <w:r>
          <w:rPr>
            <w:rFonts w:ascii="Times New Roman" w:hAnsi="Times New Roman" w:cs="Times New Roman"/>
            <w:sz w:val="24"/>
            <w:szCs w:val="24"/>
          </w:rPr>
          <w:t>,</w:t>
        </w:r>
      </w:ins>
      <w:ins w:id="21" w:author="Shea, Katriona" w:date="2025-09-07T11:06:00Z" w16du:dateUtc="2025-09-07T15:06:00Z">
        <w:del w:id="22" w:author="Trevor Drees" w:date="2025-09-07T14:35:00Z" w16du:dateUtc="2025-09-07T21:35:00Z">
          <w:r w:rsidR="00451D4C" w:rsidDel="00A651A5">
            <w:rPr>
              <w:rFonts w:ascii="Times New Roman" w:hAnsi="Times New Roman" w:cs="Times New Roman"/>
              <w:sz w:val="24"/>
              <w:szCs w:val="24"/>
            </w:rPr>
            <w:delText>.</w:delText>
          </w:r>
        </w:del>
      </w:ins>
      <w:ins w:id="23" w:author="Trevor Drees" w:date="2025-09-07T14:24:00Z" w16du:dateUtc="2025-09-07T21:24:00Z">
        <w:r w:rsidR="00854A92">
          <w:rPr>
            <w:rFonts w:ascii="Times New Roman" w:hAnsi="Times New Roman" w:cs="Times New Roman"/>
            <w:sz w:val="24"/>
            <w:szCs w:val="24"/>
          </w:rPr>
          <w:t xml:space="preserve"> </w:t>
        </w:r>
        <w:r w:rsidR="00854A92">
          <w:rPr>
            <w:rFonts w:ascii="Times New Roman" w:hAnsi="Times New Roman" w:cs="Times New Roman"/>
            <w:sz w:val="24"/>
            <w:szCs w:val="24"/>
          </w:rPr>
          <w:t>augment</w:t>
        </w:r>
        <w:r w:rsidR="00854A92">
          <w:rPr>
            <w:rFonts w:ascii="Times New Roman" w:hAnsi="Times New Roman" w:cs="Times New Roman"/>
            <w:sz w:val="24"/>
            <w:szCs w:val="24"/>
          </w:rPr>
          <w:t>ing</w:t>
        </w:r>
        <w:r w:rsidR="00854A92">
          <w:rPr>
            <w:rFonts w:ascii="Times New Roman" w:hAnsi="Times New Roman" w:cs="Times New Roman"/>
            <w:sz w:val="24"/>
            <w:szCs w:val="24"/>
          </w:rPr>
          <w:t xml:space="preserve"> previous studies that examine population spread using only wind-driven primary dispersal (e.g. </w:t>
        </w:r>
        <w:r w:rsidR="00854A92" w:rsidRPr="004174DB">
          <w:rPr>
            <w:rFonts w:ascii="Times New Roman" w:eastAsiaTheme="minorEastAsia" w:hAnsi="Times New Roman" w:cs="Times New Roman"/>
            <w:sz w:val="24"/>
            <w:szCs w:val="24"/>
          </w:rPr>
          <w:t>Skarpaas and Shea 2007</w:t>
        </w:r>
        <w:r w:rsidR="00854A92">
          <w:rPr>
            <w:rFonts w:ascii="Times New Roman" w:eastAsiaTheme="minorEastAsia" w:hAnsi="Times New Roman" w:cs="Times New Roman"/>
            <w:sz w:val="24"/>
            <w:szCs w:val="24"/>
          </w:rPr>
          <w:t xml:space="preserve">, </w:t>
        </w:r>
        <w:r w:rsidR="00854A92" w:rsidRPr="009B5233">
          <w:rPr>
            <w:rFonts w:ascii="Times New Roman" w:hAnsi="Times New Roman" w:cs="Times New Roman"/>
            <w:sz w:val="24"/>
            <w:szCs w:val="24"/>
          </w:rPr>
          <w:t xml:space="preserve">Jongejans </w:t>
        </w:r>
        <w:r w:rsidR="00854A92" w:rsidRPr="009B5233">
          <w:rPr>
            <w:rFonts w:ascii="Times New Roman" w:hAnsi="Times New Roman" w:cs="Times New Roman"/>
            <w:i/>
            <w:iCs/>
            <w:sz w:val="24"/>
            <w:szCs w:val="24"/>
          </w:rPr>
          <w:t>et al</w:t>
        </w:r>
        <w:r w:rsidR="00854A92">
          <w:rPr>
            <w:rFonts w:ascii="Times New Roman" w:hAnsi="Times New Roman" w:cs="Times New Roman"/>
            <w:i/>
            <w:iCs/>
            <w:sz w:val="24"/>
            <w:szCs w:val="24"/>
          </w:rPr>
          <w:t>.</w:t>
        </w:r>
        <w:r w:rsidR="00854A92" w:rsidRPr="009B5233">
          <w:rPr>
            <w:rFonts w:ascii="Times New Roman" w:hAnsi="Times New Roman" w:cs="Times New Roman"/>
            <w:sz w:val="24"/>
            <w:szCs w:val="24"/>
          </w:rPr>
          <w:t xml:space="preserve"> 2011</w:t>
        </w:r>
        <w:r w:rsidR="00854A92">
          <w:rPr>
            <w:rFonts w:ascii="Times New Roman" w:hAnsi="Times New Roman" w:cs="Times New Roman"/>
            <w:sz w:val="24"/>
            <w:szCs w:val="24"/>
          </w:rPr>
          <w:t xml:space="preserve">) or only initiation of ant-driven secondary dispersal (e.g. </w:t>
        </w:r>
        <w:r w:rsidR="00854A92" w:rsidRPr="007C1F05">
          <w:rPr>
            <w:rFonts w:ascii="Times New Roman" w:hAnsi="Times New Roman" w:cs="Times New Roman"/>
            <w:sz w:val="24"/>
            <w:szCs w:val="24"/>
          </w:rPr>
          <w:t xml:space="preserve">Jongejans </w:t>
        </w:r>
        <w:r w:rsidR="00854A92" w:rsidRPr="00B8674C">
          <w:rPr>
            <w:rFonts w:ascii="Times New Roman" w:hAnsi="Times New Roman" w:cs="Times New Roman"/>
            <w:i/>
            <w:iCs/>
            <w:sz w:val="24"/>
            <w:szCs w:val="24"/>
          </w:rPr>
          <w:t>et al</w:t>
        </w:r>
        <w:r w:rsidR="00854A92" w:rsidRPr="007C1F05">
          <w:rPr>
            <w:rFonts w:ascii="Times New Roman" w:hAnsi="Times New Roman" w:cs="Times New Roman"/>
            <w:sz w:val="24"/>
            <w:szCs w:val="24"/>
          </w:rPr>
          <w:t>. 2015</w:t>
        </w:r>
        <w:r w:rsidR="00854A92">
          <w:rPr>
            <w:rFonts w:ascii="Times New Roman" w:hAnsi="Times New Roman" w:cs="Times New Roman"/>
            <w:sz w:val="24"/>
            <w:szCs w:val="24"/>
          </w:rPr>
          <w:t xml:space="preserve">, Drees and Shea </w:t>
        </w:r>
        <w:r w:rsidR="00854A92" w:rsidRPr="00485FA9">
          <w:rPr>
            <w:rFonts w:ascii="Times New Roman" w:hAnsi="Times New Roman" w:cs="Times New Roman"/>
            <w:sz w:val="24"/>
            <w:szCs w:val="24"/>
          </w:rPr>
          <w:t>2024a</w:t>
        </w:r>
        <w:r w:rsidR="00854A92">
          <w:rPr>
            <w:rFonts w:ascii="Times New Roman" w:hAnsi="Times New Roman" w:cs="Times New Roman"/>
            <w:sz w:val="24"/>
            <w:szCs w:val="24"/>
          </w:rPr>
          <w:t>)</w:t>
        </w:r>
        <w:r w:rsidR="00854A92">
          <w:rPr>
            <w:rFonts w:ascii="Times New Roman" w:hAnsi="Times New Roman" w:cs="Times New Roman"/>
            <w:sz w:val="24"/>
            <w:szCs w:val="24"/>
          </w:rPr>
          <w:t>.</w:t>
        </w:r>
      </w:ins>
      <w:ins w:id="24" w:author="Shea, Katriona" w:date="2025-09-07T11:06:00Z" w16du:dateUtc="2025-09-07T15:06:00Z">
        <w:r w:rsidR="00451D4C">
          <w:rPr>
            <w:rFonts w:ascii="Times New Roman" w:hAnsi="Times New Roman" w:cs="Times New Roman"/>
            <w:sz w:val="24"/>
            <w:szCs w:val="24"/>
          </w:rPr>
          <w:t xml:space="preserve"> </w:t>
        </w:r>
        <w:del w:id="25" w:author="Trevor Drees" w:date="2025-09-07T14:36:00Z" w16du:dateUtc="2025-09-07T21:36:00Z">
          <w:r w:rsidR="00451D4C" w:rsidDel="00A651A5">
            <w:rPr>
              <w:rFonts w:ascii="Times New Roman" w:hAnsi="Times New Roman" w:cs="Times New Roman"/>
              <w:sz w:val="24"/>
              <w:szCs w:val="24"/>
            </w:rPr>
            <w:delText xml:space="preserve"> </w:delText>
          </w:r>
          <w:r w:rsidR="00451D4C" w:rsidRPr="00F928EA" w:rsidDel="00A651A5">
            <w:rPr>
              <w:rFonts w:ascii="Times New Roman" w:hAnsi="Times New Roman" w:cs="Times New Roman"/>
              <w:sz w:val="24"/>
              <w:szCs w:val="24"/>
              <w:highlight w:val="green"/>
              <w:rPrChange w:id="26" w:author="Shea, Katriona" w:date="2025-09-07T12:22:00Z" w16du:dateUtc="2025-09-07T16:22:00Z">
                <w:rPr>
                  <w:rFonts w:ascii="Times New Roman" w:hAnsi="Times New Roman" w:cs="Times New Roman"/>
                  <w:sz w:val="24"/>
                  <w:szCs w:val="24"/>
                </w:rPr>
              </w:rPrChange>
            </w:rPr>
            <w:delText xml:space="preserve">SUMMARY OF MAIN RESULTS. </w:delText>
          </w:r>
        </w:del>
      </w:ins>
      <w:ins w:id="27" w:author="Trevor Drees" w:date="2025-09-07T14:45:00Z" w16du:dateUtc="2025-09-07T21:45:00Z">
        <w:r w:rsidR="00D6069B">
          <w:rPr>
            <w:rFonts w:ascii="Times New Roman" w:hAnsi="Times New Roman" w:cs="Times New Roman"/>
            <w:sz w:val="24"/>
            <w:szCs w:val="24"/>
          </w:rPr>
          <w:t>Our results</w:t>
        </w:r>
      </w:ins>
      <w:ins w:id="28" w:author="Trevor Drees" w:date="2025-09-07T14:46:00Z" w16du:dateUtc="2025-09-07T21:46:00Z">
        <w:r w:rsidR="00D6069B">
          <w:rPr>
            <w:rFonts w:ascii="Times New Roman" w:hAnsi="Times New Roman" w:cs="Times New Roman"/>
            <w:sz w:val="24"/>
            <w:szCs w:val="24"/>
          </w:rPr>
          <w:t xml:space="preserve"> suggest</w:t>
        </w:r>
      </w:ins>
      <w:ins w:id="29" w:author="Trevor Drees" w:date="2025-09-07T14:23:00Z" w16du:dateUtc="2025-09-07T21:23:00Z">
        <w:r w:rsidR="00854A92">
          <w:rPr>
            <w:rFonts w:ascii="Times New Roman" w:hAnsi="Times New Roman" w:cs="Times New Roman"/>
            <w:sz w:val="24"/>
            <w:szCs w:val="24"/>
          </w:rPr>
          <w:t xml:space="preserve"> that</w:t>
        </w:r>
      </w:ins>
      <w:ins w:id="30" w:author="Trevor Drees" w:date="2025-09-07T14:46:00Z" w16du:dateUtc="2025-09-07T21:46:00Z">
        <w:r w:rsidR="00D6069B">
          <w:rPr>
            <w:rFonts w:ascii="Times New Roman" w:hAnsi="Times New Roman" w:cs="Times New Roman"/>
            <w:sz w:val="24"/>
            <w:szCs w:val="24"/>
          </w:rPr>
          <w:t xml:space="preserve"> compared to ant-driven</w:t>
        </w:r>
      </w:ins>
      <w:ins w:id="31" w:author="Trevor Drees" w:date="2025-09-07T16:08:00Z" w16du:dateUtc="2025-09-07T23:08:00Z">
        <w:r w:rsidR="006E48FE">
          <w:rPr>
            <w:rFonts w:ascii="Times New Roman" w:hAnsi="Times New Roman" w:cs="Times New Roman"/>
            <w:sz w:val="24"/>
            <w:szCs w:val="24"/>
          </w:rPr>
          <w:t xml:space="preserve"> secondary</w:t>
        </w:r>
      </w:ins>
      <w:ins w:id="32" w:author="Trevor Drees" w:date="2025-09-07T14:46:00Z" w16du:dateUtc="2025-09-07T21:46:00Z">
        <w:r w:rsidR="00D6069B">
          <w:rPr>
            <w:rFonts w:ascii="Times New Roman" w:hAnsi="Times New Roman" w:cs="Times New Roman"/>
            <w:sz w:val="24"/>
            <w:szCs w:val="24"/>
          </w:rPr>
          <w:t xml:space="preserve"> dispersal,</w:t>
        </w:r>
      </w:ins>
      <w:ins w:id="33" w:author="Trevor Drees" w:date="2025-09-07T14:23:00Z" w16du:dateUtc="2025-09-07T21:23:00Z">
        <w:r w:rsidR="00854A92">
          <w:rPr>
            <w:rFonts w:ascii="Times New Roman" w:hAnsi="Times New Roman" w:cs="Times New Roman"/>
            <w:sz w:val="24"/>
            <w:szCs w:val="24"/>
          </w:rPr>
          <w:t xml:space="preserve"> wind</w:t>
        </w:r>
      </w:ins>
      <w:ins w:id="34" w:author="Trevor Drees" w:date="2025-09-07T14:46:00Z" w16du:dateUtc="2025-09-07T21:46:00Z">
        <w:r w:rsidR="00D6069B">
          <w:rPr>
            <w:rFonts w:ascii="Times New Roman" w:hAnsi="Times New Roman" w:cs="Times New Roman"/>
            <w:sz w:val="24"/>
            <w:szCs w:val="24"/>
          </w:rPr>
          <w:t>-driven</w:t>
        </w:r>
      </w:ins>
      <w:ins w:id="35" w:author="Trevor Drees" w:date="2025-09-07T16:08:00Z" w16du:dateUtc="2025-09-07T23:08:00Z">
        <w:r w:rsidR="006E48FE">
          <w:rPr>
            <w:rFonts w:ascii="Times New Roman" w:hAnsi="Times New Roman" w:cs="Times New Roman"/>
            <w:sz w:val="24"/>
            <w:szCs w:val="24"/>
          </w:rPr>
          <w:t xml:space="preserve"> primary</w:t>
        </w:r>
      </w:ins>
      <w:ins w:id="36" w:author="Trevor Drees" w:date="2025-09-07T14:46:00Z" w16du:dateUtc="2025-09-07T21:46:00Z">
        <w:r w:rsidR="00D6069B">
          <w:rPr>
            <w:rFonts w:ascii="Times New Roman" w:hAnsi="Times New Roman" w:cs="Times New Roman"/>
            <w:sz w:val="24"/>
            <w:szCs w:val="24"/>
          </w:rPr>
          <w:t xml:space="preserve"> </w:t>
        </w:r>
      </w:ins>
      <w:ins w:id="37" w:author="Trevor Drees" w:date="2025-09-07T14:23:00Z" w16du:dateUtc="2025-09-07T21:23:00Z">
        <w:r w:rsidR="00854A92">
          <w:rPr>
            <w:rFonts w:ascii="Times New Roman" w:hAnsi="Times New Roman" w:cs="Times New Roman"/>
            <w:sz w:val="24"/>
            <w:szCs w:val="24"/>
          </w:rPr>
          <w:t xml:space="preserve">dispersal </w:t>
        </w:r>
      </w:ins>
      <w:ins w:id="38" w:author="Trevor Drees" w:date="2025-09-07T14:46:00Z" w16du:dateUtc="2025-09-07T21:46:00Z">
        <w:r w:rsidR="00D6069B">
          <w:rPr>
            <w:rFonts w:ascii="Times New Roman" w:hAnsi="Times New Roman" w:cs="Times New Roman"/>
            <w:sz w:val="24"/>
            <w:szCs w:val="24"/>
          </w:rPr>
          <w:t>has a much stronger influence on how</w:t>
        </w:r>
      </w:ins>
      <w:ins w:id="39" w:author="Trevor Drees" w:date="2025-09-07T14:36:00Z" w16du:dateUtc="2025-09-07T21:36:00Z">
        <w:r w:rsidRPr="00F01244">
          <w:rPr>
            <w:rFonts w:ascii="Times New Roman" w:hAnsi="Times New Roman" w:cs="Times New Roman"/>
            <w:sz w:val="24"/>
            <w:szCs w:val="24"/>
          </w:rPr>
          <w:t xml:space="preserve"> </w:t>
        </w:r>
        <w:r w:rsidRPr="00F01244">
          <w:rPr>
            <w:rFonts w:ascii="Times New Roman" w:hAnsi="Times New Roman" w:cs="Times New Roman"/>
            <w:i/>
            <w:iCs/>
            <w:sz w:val="24"/>
            <w:szCs w:val="24"/>
          </w:rPr>
          <w:t>C. nutans</w:t>
        </w:r>
        <w:r w:rsidRPr="00F01244">
          <w:rPr>
            <w:rFonts w:ascii="Times New Roman" w:hAnsi="Times New Roman" w:cs="Times New Roman"/>
            <w:sz w:val="24"/>
            <w:szCs w:val="24"/>
          </w:rPr>
          <w:t xml:space="preserve"> </w:t>
        </w:r>
      </w:ins>
      <w:ins w:id="40" w:author="Trevor Drees" w:date="2025-09-07T14:46:00Z" w16du:dateUtc="2025-09-07T21:46:00Z">
        <w:r w:rsidR="00D6069B">
          <w:rPr>
            <w:rFonts w:ascii="Times New Roman" w:hAnsi="Times New Roman" w:cs="Times New Roman"/>
            <w:sz w:val="24"/>
            <w:szCs w:val="24"/>
          </w:rPr>
          <w:t>spreads</w:t>
        </w:r>
      </w:ins>
      <w:ins w:id="41" w:author="Trevor Drees" w:date="2025-09-07T16:11:00Z" w16du:dateUtc="2025-09-07T23:11:00Z">
        <w:r w:rsidR="006E48FE">
          <w:rPr>
            <w:rFonts w:ascii="Times New Roman" w:hAnsi="Times New Roman" w:cs="Times New Roman"/>
            <w:sz w:val="24"/>
            <w:szCs w:val="24"/>
          </w:rPr>
          <w:t>; d</w:t>
        </w:r>
      </w:ins>
      <w:ins w:id="42" w:author="Trevor Drees" w:date="2025-09-07T14:50:00Z" w16du:dateUtc="2025-09-07T21:50:00Z">
        <w:r w:rsidR="00EA037D">
          <w:rPr>
            <w:rFonts w:ascii="Times New Roman" w:hAnsi="Times New Roman" w:cs="Times New Roman"/>
            <w:sz w:val="24"/>
            <w:szCs w:val="24"/>
          </w:rPr>
          <w:t>eterminants</w:t>
        </w:r>
      </w:ins>
      <w:ins w:id="43" w:author="Trevor Drees" w:date="2025-09-07T14:36:00Z" w16du:dateUtc="2025-09-07T21:36:00Z">
        <w:r w:rsidRPr="00F01244">
          <w:rPr>
            <w:rFonts w:ascii="Times New Roman" w:hAnsi="Times New Roman" w:cs="Times New Roman"/>
            <w:sz w:val="24"/>
            <w:szCs w:val="24"/>
          </w:rPr>
          <w:t xml:space="preserve"> of wind dispersal such</w:t>
        </w:r>
        <w:r>
          <w:rPr>
            <w:rFonts w:ascii="Times New Roman" w:hAnsi="Times New Roman" w:cs="Times New Roman"/>
            <w:sz w:val="24"/>
            <w:szCs w:val="24"/>
          </w:rPr>
          <w:t xml:space="preserve"> as</w:t>
        </w:r>
        <w:r w:rsidRPr="00F01244">
          <w:rPr>
            <w:rFonts w:ascii="Times New Roman" w:hAnsi="Times New Roman" w:cs="Times New Roman"/>
            <w:sz w:val="24"/>
            <w:szCs w:val="24"/>
          </w:rPr>
          <w:t xml:space="preserve"> flower head height, terminal velocity, and wind speed</w:t>
        </w:r>
        <w:r>
          <w:rPr>
            <w:rFonts w:ascii="Times New Roman" w:hAnsi="Times New Roman" w:cs="Times New Roman"/>
            <w:sz w:val="24"/>
            <w:szCs w:val="24"/>
          </w:rPr>
          <w:t xml:space="preserve"> were</w:t>
        </w:r>
        <w:r w:rsidRPr="00F01244">
          <w:rPr>
            <w:rFonts w:ascii="Times New Roman" w:hAnsi="Times New Roman" w:cs="Times New Roman"/>
            <w:sz w:val="24"/>
            <w:szCs w:val="24"/>
          </w:rPr>
          <w:t xml:space="preserve"> important contributors to </w:t>
        </w:r>
        <w:r>
          <w:rPr>
            <w:rFonts w:ascii="Times New Roman" w:hAnsi="Times New Roman" w:cs="Times New Roman"/>
            <w:sz w:val="24"/>
            <w:szCs w:val="24"/>
          </w:rPr>
          <w:t>population spread</w:t>
        </w:r>
      </w:ins>
      <w:ins w:id="44" w:author="Trevor Drees" w:date="2025-09-07T16:12:00Z" w16du:dateUtc="2025-09-07T23:12:00Z">
        <w:r w:rsidR="006E48FE">
          <w:rPr>
            <w:rFonts w:ascii="Times New Roman" w:hAnsi="Times New Roman" w:cs="Times New Roman"/>
            <w:sz w:val="24"/>
            <w:szCs w:val="24"/>
          </w:rPr>
          <w:t xml:space="preserve">, while </w:t>
        </w:r>
      </w:ins>
      <w:ins w:id="45" w:author="Trevor Drees" w:date="2025-09-07T14:36:00Z" w16du:dateUtc="2025-09-07T21:36:00Z">
        <w:r>
          <w:rPr>
            <w:rFonts w:ascii="Times New Roman" w:hAnsi="Times New Roman" w:cs="Times New Roman"/>
            <w:sz w:val="24"/>
            <w:szCs w:val="24"/>
          </w:rPr>
          <w:t>certain</w:t>
        </w:r>
        <w:r w:rsidRPr="00F01244">
          <w:rPr>
            <w:rFonts w:ascii="Times New Roman" w:hAnsi="Times New Roman" w:cs="Times New Roman"/>
            <w:sz w:val="24"/>
            <w:szCs w:val="24"/>
          </w:rPr>
          <w:t xml:space="preserve"> ant-related dispersal parameters such as maximum search distance from an ant nest or ant nest density </w:t>
        </w:r>
        <w:r>
          <w:rPr>
            <w:rFonts w:ascii="Times New Roman" w:hAnsi="Times New Roman" w:cs="Times New Roman"/>
            <w:sz w:val="24"/>
            <w:szCs w:val="24"/>
          </w:rPr>
          <w:t xml:space="preserve">individually </w:t>
        </w:r>
        <w:r w:rsidRPr="00F01244">
          <w:rPr>
            <w:rFonts w:ascii="Times New Roman" w:hAnsi="Times New Roman" w:cs="Times New Roman"/>
            <w:sz w:val="24"/>
            <w:szCs w:val="24"/>
          </w:rPr>
          <w:t>contribute</w:t>
        </w:r>
        <w:r>
          <w:rPr>
            <w:rFonts w:ascii="Times New Roman" w:hAnsi="Times New Roman" w:cs="Times New Roman"/>
            <w:sz w:val="24"/>
            <w:szCs w:val="24"/>
          </w:rPr>
          <w:t>d</w:t>
        </w:r>
        <w:r w:rsidRPr="00F01244">
          <w:rPr>
            <w:rFonts w:ascii="Times New Roman" w:hAnsi="Times New Roman" w:cs="Times New Roman"/>
            <w:sz w:val="24"/>
            <w:szCs w:val="24"/>
          </w:rPr>
          <w:t xml:space="preserve"> little </w:t>
        </w:r>
        <w:r>
          <w:rPr>
            <w:rFonts w:ascii="Times New Roman" w:hAnsi="Times New Roman" w:cs="Times New Roman"/>
            <w:sz w:val="24"/>
            <w:szCs w:val="24"/>
          </w:rPr>
          <w:t>and need not be a top priority for future field work.</w:t>
        </w:r>
      </w:ins>
      <w:ins w:id="46" w:author="Trevor Drees" w:date="2025-09-07T16:19:00Z" w16du:dateUtc="2025-09-07T23:19:00Z">
        <w:r w:rsidR="00995C5F">
          <w:rPr>
            <w:rFonts w:ascii="Times New Roman" w:hAnsi="Times New Roman" w:cs="Times New Roman"/>
            <w:sz w:val="24"/>
            <w:szCs w:val="24"/>
          </w:rPr>
          <w:t xml:space="preserve"> This illustrates that resources that would have otherwise been spent quantifying ant-d</w:t>
        </w:r>
      </w:ins>
      <w:ins w:id="47" w:author="Trevor Drees" w:date="2025-09-07T16:20:00Z" w16du:dateUtc="2025-09-07T23:20:00Z">
        <w:r w:rsidR="00995C5F">
          <w:rPr>
            <w:rFonts w:ascii="Times New Roman" w:hAnsi="Times New Roman" w:cs="Times New Roman"/>
            <w:sz w:val="24"/>
            <w:szCs w:val="24"/>
          </w:rPr>
          <w:t xml:space="preserve">riven seed dispersal can be used </w:t>
        </w:r>
      </w:ins>
      <w:ins w:id="48" w:author="Trevor Drees" w:date="2025-09-07T16:22:00Z" w16du:dateUtc="2025-09-07T23:22:00Z">
        <w:r w:rsidR="00995C5F">
          <w:rPr>
            <w:rFonts w:ascii="Times New Roman" w:hAnsi="Times New Roman" w:cs="Times New Roman"/>
            <w:sz w:val="24"/>
            <w:szCs w:val="24"/>
          </w:rPr>
          <w:t>to quantify</w:t>
        </w:r>
      </w:ins>
      <w:ins w:id="49" w:author="Trevor Drees" w:date="2025-09-07T16:25:00Z" w16du:dateUtc="2025-09-07T23:25:00Z">
        <w:r w:rsidR="00995C5F">
          <w:rPr>
            <w:rFonts w:ascii="Times New Roman" w:hAnsi="Times New Roman" w:cs="Times New Roman"/>
            <w:sz w:val="24"/>
            <w:szCs w:val="24"/>
          </w:rPr>
          <w:t xml:space="preserve"> </w:t>
        </w:r>
      </w:ins>
      <w:ins w:id="50" w:author="Trevor Drees" w:date="2025-09-07T16:23:00Z" w16du:dateUtc="2025-09-07T23:23:00Z">
        <w:r w:rsidR="00995C5F">
          <w:rPr>
            <w:rFonts w:ascii="Times New Roman" w:hAnsi="Times New Roman" w:cs="Times New Roman"/>
            <w:sz w:val="24"/>
            <w:szCs w:val="24"/>
          </w:rPr>
          <w:t>more impactful</w:t>
        </w:r>
      </w:ins>
      <w:ins w:id="51" w:author="Trevor Drees" w:date="2025-09-07T16:25:00Z" w16du:dateUtc="2025-09-07T23:25:00Z">
        <w:r w:rsidR="00995C5F">
          <w:rPr>
            <w:rFonts w:ascii="Times New Roman" w:hAnsi="Times New Roman" w:cs="Times New Roman"/>
            <w:sz w:val="24"/>
            <w:szCs w:val="24"/>
          </w:rPr>
          <w:t xml:space="preserve"> yet </w:t>
        </w:r>
        <w:r w:rsidR="00995C5F">
          <w:rPr>
            <w:rFonts w:ascii="Times New Roman" w:hAnsi="Times New Roman" w:cs="Times New Roman"/>
            <w:sz w:val="24"/>
            <w:szCs w:val="24"/>
          </w:rPr>
          <w:t>poorly understood</w:t>
        </w:r>
      </w:ins>
      <w:ins w:id="52" w:author="Trevor Drees" w:date="2025-09-07T16:22:00Z" w16du:dateUtc="2025-09-07T23:22:00Z">
        <w:r w:rsidR="00995C5F">
          <w:rPr>
            <w:rFonts w:ascii="Times New Roman" w:hAnsi="Times New Roman" w:cs="Times New Roman"/>
            <w:sz w:val="24"/>
            <w:szCs w:val="24"/>
          </w:rPr>
          <w:t xml:space="preserve"> parameters</w:t>
        </w:r>
      </w:ins>
      <w:ins w:id="53" w:author="Trevor Drees" w:date="2025-09-07T16:23:00Z" w16du:dateUtc="2025-09-07T23:23:00Z">
        <w:r w:rsidR="00995C5F">
          <w:rPr>
            <w:rFonts w:ascii="Times New Roman" w:hAnsi="Times New Roman" w:cs="Times New Roman"/>
            <w:sz w:val="24"/>
            <w:szCs w:val="24"/>
          </w:rPr>
          <w:t>; one such parameter in particular is the</w:t>
        </w:r>
      </w:ins>
      <w:ins w:id="54" w:author="Trevor Drees" w:date="2025-09-07T16:22:00Z" w16du:dateUtc="2025-09-07T23:22:00Z">
        <w:r w:rsidR="00995C5F">
          <w:rPr>
            <w:rFonts w:ascii="Times New Roman" w:hAnsi="Times New Roman" w:cs="Times New Roman"/>
            <w:sz w:val="24"/>
            <w:szCs w:val="24"/>
          </w:rPr>
          <w:t xml:space="preserve"> rate of seed predation which,</w:t>
        </w:r>
      </w:ins>
      <w:ins w:id="55" w:author="Trevor Drees" w:date="2025-09-07T16:24:00Z" w16du:dateUtc="2025-09-07T23:24:00Z">
        <w:r w:rsidR="00995C5F">
          <w:rPr>
            <w:rFonts w:ascii="Times New Roman" w:hAnsi="Times New Roman" w:cs="Times New Roman"/>
            <w:sz w:val="24"/>
            <w:szCs w:val="24"/>
          </w:rPr>
          <w:t xml:space="preserve"> as we demonstrate,</w:t>
        </w:r>
      </w:ins>
      <w:ins w:id="56" w:author="Shea, Katriona" w:date="2025-09-07T11:06:00Z" w16du:dateUtc="2025-09-07T15:06:00Z">
        <w:del w:id="57" w:author="Trevor Drees" w:date="2025-09-07T14:36:00Z" w16du:dateUtc="2025-09-07T21:36:00Z">
          <w:r w:rsidR="00451D4C" w:rsidRPr="00F928EA" w:rsidDel="00A651A5">
            <w:rPr>
              <w:rFonts w:ascii="Times New Roman" w:hAnsi="Times New Roman" w:cs="Times New Roman"/>
              <w:sz w:val="24"/>
              <w:szCs w:val="24"/>
              <w:highlight w:val="green"/>
              <w:rPrChange w:id="58" w:author="Shea, Katriona" w:date="2025-09-07T12:22:00Z" w16du:dateUtc="2025-09-07T16:22:00Z">
                <w:rPr>
                  <w:rFonts w:ascii="Times New Roman" w:hAnsi="Times New Roman" w:cs="Times New Roman"/>
                  <w:sz w:val="24"/>
                  <w:szCs w:val="24"/>
                </w:rPr>
              </w:rPrChange>
            </w:rPr>
            <w:delText xml:space="preserve"> </w:delText>
          </w:r>
        </w:del>
        <w:del w:id="59" w:author="Trevor Drees" w:date="2025-09-07T15:01:00Z" w16du:dateUtc="2025-09-07T22:01:00Z">
          <w:r w:rsidR="00451D4C" w:rsidRPr="00F928EA" w:rsidDel="00EA037D">
            <w:rPr>
              <w:rFonts w:ascii="Times New Roman" w:hAnsi="Times New Roman" w:cs="Times New Roman"/>
              <w:sz w:val="24"/>
              <w:szCs w:val="24"/>
              <w:highlight w:val="green"/>
              <w:rPrChange w:id="60" w:author="Shea, Katriona" w:date="2025-09-07T12:22:00Z" w16du:dateUtc="2025-09-07T16:22:00Z">
                <w:rPr>
                  <w:rFonts w:ascii="Times New Roman" w:hAnsi="Times New Roman" w:cs="Times New Roman"/>
                  <w:sz w:val="24"/>
                  <w:szCs w:val="24"/>
                </w:rPr>
              </w:rPrChange>
            </w:rPr>
            <w:delText>POINT THAT SECONDARY DISPERSAL NOT IMP</w:delText>
          </w:r>
        </w:del>
      </w:ins>
      <w:ins w:id="61" w:author="Shea, Katriona" w:date="2025-09-07T11:07:00Z" w16du:dateUtc="2025-09-07T15:07:00Z">
        <w:del w:id="62" w:author="Trevor Drees" w:date="2025-09-07T15:01:00Z" w16du:dateUtc="2025-09-07T22:01:00Z">
          <w:r w:rsidR="00451D4C" w:rsidRPr="00F928EA" w:rsidDel="00EA037D">
            <w:rPr>
              <w:rFonts w:ascii="Times New Roman" w:hAnsi="Times New Roman" w:cs="Times New Roman"/>
              <w:sz w:val="24"/>
              <w:szCs w:val="24"/>
              <w:highlight w:val="green"/>
              <w:rPrChange w:id="63" w:author="Shea, Katriona" w:date="2025-09-07T12:22:00Z" w16du:dateUtc="2025-09-07T16:22:00Z">
                <w:rPr>
                  <w:rFonts w:ascii="Times New Roman" w:hAnsi="Times New Roman" w:cs="Times New Roman"/>
                  <w:sz w:val="24"/>
                  <w:szCs w:val="24"/>
                </w:rPr>
              </w:rPrChange>
            </w:rPr>
            <w:delText xml:space="preserve">ORTANT </w:delText>
          </w:r>
        </w:del>
        <w:del w:id="64" w:author="Trevor Drees" w:date="2025-09-07T16:20:00Z" w16du:dateUtc="2025-09-07T23:20:00Z">
          <w:r w:rsidR="00451D4C" w:rsidRPr="00F928EA" w:rsidDel="00995C5F">
            <w:rPr>
              <w:rFonts w:ascii="Times New Roman" w:hAnsi="Times New Roman" w:cs="Times New Roman"/>
              <w:sz w:val="24"/>
              <w:szCs w:val="24"/>
              <w:highlight w:val="green"/>
              <w:rPrChange w:id="65" w:author="Shea, Katriona" w:date="2025-09-07T12:22:00Z" w16du:dateUtc="2025-09-07T16:22:00Z">
                <w:rPr>
                  <w:rFonts w:ascii="Times New Roman" w:hAnsi="Times New Roman" w:cs="Times New Roman"/>
                  <w:sz w:val="24"/>
                  <w:szCs w:val="24"/>
                </w:rPr>
              </w:rPrChange>
            </w:rPr>
            <w:delText>(SAVES LOTS OF EFFORT).</w:delText>
          </w:r>
        </w:del>
        <w:del w:id="66" w:author="Trevor Drees" w:date="2025-09-07T16:18:00Z" w16du:dateUtc="2025-09-07T23:18:00Z">
          <w:r w:rsidR="00451D4C" w:rsidRPr="00F928EA" w:rsidDel="00995C5F">
            <w:rPr>
              <w:rFonts w:ascii="Times New Roman" w:hAnsi="Times New Roman" w:cs="Times New Roman"/>
              <w:sz w:val="24"/>
              <w:szCs w:val="24"/>
              <w:highlight w:val="green"/>
              <w:rPrChange w:id="67" w:author="Shea, Katriona" w:date="2025-09-07T12:22:00Z" w16du:dateUtc="2025-09-07T16:22:00Z">
                <w:rPr>
                  <w:rFonts w:ascii="Times New Roman" w:hAnsi="Times New Roman" w:cs="Times New Roman"/>
                  <w:sz w:val="24"/>
                  <w:szCs w:val="24"/>
                </w:rPr>
              </w:rPrChange>
            </w:rPr>
            <w:delText xml:space="preserve"> </w:delText>
          </w:r>
        </w:del>
      </w:ins>
      <w:ins w:id="68" w:author="Trevor Drees" w:date="2025-09-07T15:02:00Z" w16du:dateUtc="2025-09-07T22:02:00Z">
        <w:r w:rsidR="00EA037D">
          <w:rPr>
            <w:rFonts w:ascii="Times New Roman" w:hAnsi="Times New Roman" w:cs="Times New Roman"/>
            <w:sz w:val="24"/>
            <w:szCs w:val="24"/>
          </w:rPr>
          <w:t xml:space="preserve"> </w:t>
        </w:r>
      </w:ins>
      <w:ins w:id="69" w:author="Trevor Drees" w:date="2025-09-07T14:58:00Z" w16du:dateUtc="2025-09-07T21:58:00Z">
        <w:r w:rsidR="00EA037D">
          <w:rPr>
            <w:rFonts w:ascii="Times New Roman" w:hAnsi="Times New Roman" w:cs="Times New Roman"/>
            <w:sz w:val="24"/>
            <w:szCs w:val="24"/>
          </w:rPr>
          <w:t xml:space="preserve">strongly </w:t>
        </w:r>
      </w:ins>
      <w:ins w:id="70" w:author="Trevor Drees" w:date="2025-09-07T16:25:00Z" w16du:dateUtc="2025-09-07T23:25:00Z">
        <w:r w:rsidR="00995C5F">
          <w:rPr>
            <w:rFonts w:ascii="Times New Roman" w:hAnsi="Times New Roman" w:cs="Times New Roman"/>
            <w:sz w:val="24"/>
            <w:szCs w:val="24"/>
          </w:rPr>
          <w:t>influences</w:t>
        </w:r>
      </w:ins>
      <w:ins w:id="71" w:author="Trevor Drees" w:date="2025-09-07T14:58:00Z" w16du:dateUtc="2025-09-07T21:58:00Z">
        <w:r w:rsidR="00EA037D">
          <w:rPr>
            <w:rFonts w:ascii="Times New Roman" w:hAnsi="Times New Roman" w:cs="Times New Roman"/>
            <w:sz w:val="24"/>
            <w:szCs w:val="24"/>
          </w:rPr>
          <w:t xml:space="preserve"> spread rates</w:t>
        </w:r>
      </w:ins>
      <w:ins w:id="72" w:author="Trevor Drees" w:date="2025-09-07T15:00:00Z" w16du:dateUtc="2025-09-07T22:00:00Z">
        <w:r w:rsidR="00EA037D">
          <w:rPr>
            <w:rFonts w:ascii="Times New Roman" w:hAnsi="Times New Roman" w:cs="Times New Roman"/>
            <w:sz w:val="24"/>
            <w:szCs w:val="24"/>
          </w:rPr>
          <w:t xml:space="preserve"> and </w:t>
        </w:r>
      </w:ins>
      <w:ins w:id="73" w:author="Trevor Drees" w:date="2025-09-07T16:21:00Z" w16du:dateUtc="2025-09-07T23:21:00Z">
        <w:r w:rsidR="00995C5F">
          <w:rPr>
            <w:rFonts w:ascii="Times New Roman" w:hAnsi="Times New Roman" w:cs="Times New Roman"/>
            <w:sz w:val="24"/>
            <w:szCs w:val="24"/>
          </w:rPr>
          <w:t xml:space="preserve">thus </w:t>
        </w:r>
      </w:ins>
      <w:ins w:id="74" w:author="Trevor Drees" w:date="2025-09-07T15:00:00Z" w16du:dateUtc="2025-09-07T22:00:00Z">
        <w:r w:rsidR="00EA037D">
          <w:rPr>
            <w:rFonts w:ascii="Times New Roman" w:hAnsi="Times New Roman" w:cs="Times New Roman"/>
            <w:sz w:val="24"/>
            <w:szCs w:val="24"/>
          </w:rPr>
          <w:t xml:space="preserve">should be the focus of future </w:t>
        </w:r>
      </w:ins>
      <w:ins w:id="75" w:author="Trevor Drees" w:date="2025-09-07T16:25:00Z" w16du:dateUtc="2025-09-07T23:25:00Z">
        <w:r w:rsidR="00995C5F">
          <w:rPr>
            <w:rFonts w:ascii="Times New Roman" w:hAnsi="Times New Roman" w:cs="Times New Roman"/>
            <w:sz w:val="24"/>
            <w:szCs w:val="24"/>
          </w:rPr>
          <w:t>spread</w:t>
        </w:r>
      </w:ins>
      <w:ins w:id="76" w:author="Trevor Drees" w:date="2025-09-07T15:00:00Z" w16du:dateUtc="2025-09-07T22:00:00Z">
        <w:r w:rsidR="00EA037D">
          <w:rPr>
            <w:rFonts w:ascii="Times New Roman" w:hAnsi="Times New Roman" w:cs="Times New Roman"/>
            <w:sz w:val="24"/>
            <w:szCs w:val="24"/>
          </w:rPr>
          <w:t>-related studies in this speci</w:t>
        </w:r>
      </w:ins>
      <w:ins w:id="77" w:author="Trevor Drees" w:date="2025-09-07T15:01:00Z" w16du:dateUtc="2025-09-07T22:01:00Z">
        <w:r w:rsidR="00EA037D">
          <w:rPr>
            <w:rFonts w:ascii="Times New Roman" w:hAnsi="Times New Roman" w:cs="Times New Roman"/>
            <w:sz w:val="24"/>
            <w:szCs w:val="24"/>
          </w:rPr>
          <w:t>es</w:t>
        </w:r>
      </w:ins>
      <w:ins w:id="78" w:author="Trevor Drees" w:date="2025-09-07T14:36:00Z" w16du:dateUtc="2025-09-07T21:36:00Z">
        <w:r>
          <w:rPr>
            <w:rFonts w:ascii="Times New Roman" w:hAnsi="Times New Roman" w:cs="Times New Roman"/>
            <w:sz w:val="24"/>
            <w:szCs w:val="24"/>
          </w:rPr>
          <w:t>.</w:t>
        </w:r>
      </w:ins>
    </w:p>
    <w:p w14:paraId="75F9B385" w14:textId="095D6073" w:rsidR="00451D4C" w:rsidRPr="00F928EA" w:rsidDel="00EA037D" w:rsidRDefault="00F01E2A" w:rsidP="00544177">
      <w:pPr>
        <w:spacing w:after="0" w:line="480" w:lineRule="auto"/>
        <w:ind w:firstLine="284"/>
        <w:rPr>
          <w:ins w:id="79" w:author="Shea, Katriona" w:date="2025-09-07T11:07:00Z" w16du:dateUtc="2025-09-07T15:07:00Z"/>
          <w:del w:id="80" w:author="Trevor Drees" w:date="2025-09-07T14:51:00Z" w16du:dateUtc="2025-09-07T21:51:00Z"/>
          <w:rFonts w:ascii="Times New Roman" w:hAnsi="Times New Roman" w:cs="Times New Roman"/>
          <w:sz w:val="24"/>
          <w:szCs w:val="24"/>
          <w:highlight w:val="green"/>
          <w:rPrChange w:id="81" w:author="Shea, Katriona" w:date="2025-09-07T12:22:00Z" w16du:dateUtc="2025-09-07T16:22:00Z">
            <w:rPr>
              <w:ins w:id="82" w:author="Shea, Katriona" w:date="2025-09-07T11:07:00Z" w16du:dateUtc="2025-09-07T15:07:00Z"/>
              <w:del w:id="83" w:author="Trevor Drees" w:date="2025-09-07T14:51:00Z" w16du:dateUtc="2025-09-07T21:51:00Z"/>
              <w:rFonts w:ascii="Times New Roman" w:hAnsi="Times New Roman" w:cs="Times New Roman"/>
              <w:sz w:val="24"/>
              <w:szCs w:val="24"/>
            </w:rPr>
          </w:rPrChange>
        </w:rPr>
      </w:pPr>
      <w:commentRangeStart w:id="84"/>
      <w:ins w:id="85" w:author="Trevor Drees" w:date="2025-09-07T15:12:00Z" w16du:dateUtc="2025-09-07T22:12:00Z">
        <w:r>
          <w:rPr>
            <w:rFonts w:ascii="Times New Roman" w:hAnsi="Times New Roman" w:cs="Times New Roman"/>
            <w:sz w:val="24"/>
            <w:szCs w:val="24"/>
          </w:rPr>
          <w:t>The</w:t>
        </w:r>
      </w:ins>
      <w:commentRangeEnd w:id="84"/>
      <w:ins w:id="86" w:author="Trevor Drees" w:date="2025-09-07T21:05:00Z" w16du:dateUtc="2025-09-08T04:05:00Z">
        <w:r w:rsidR="004A1932">
          <w:rPr>
            <w:rStyle w:val="CommentReference"/>
          </w:rPr>
          <w:commentReference w:id="84"/>
        </w:r>
      </w:ins>
      <w:ins w:id="87" w:author="Trevor Drees" w:date="2025-09-07T15:12:00Z" w16du:dateUtc="2025-09-07T22:12:00Z">
        <w:r>
          <w:rPr>
            <w:rFonts w:ascii="Times New Roman" w:hAnsi="Times New Roman" w:cs="Times New Roman"/>
            <w:sz w:val="24"/>
            <w:szCs w:val="24"/>
          </w:rPr>
          <w:t xml:space="preserve"> fact that </w:t>
        </w:r>
      </w:ins>
      <w:ins w:id="88" w:author="Trevor Drees" w:date="2025-09-07T15:01:00Z" w16du:dateUtc="2025-09-07T22:01:00Z">
        <w:r w:rsidR="00EA037D">
          <w:rPr>
            <w:rFonts w:ascii="Times New Roman" w:hAnsi="Times New Roman" w:cs="Times New Roman"/>
            <w:sz w:val="24"/>
            <w:szCs w:val="24"/>
          </w:rPr>
          <w:t xml:space="preserve">predation of propagules </w:t>
        </w:r>
      </w:ins>
      <w:ins w:id="89" w:author="Trevor Drees" w:date="2025-09-07T16:34:00Z" w16du:dateUtc="2025-09-07T23:34:00Z">
        <w:r w:rsidR="008701B1">
          <w:rPr>
            <w:rFonts w:ascii="Times New Roman" w:hAnsi="Times New Roman" w:cs="Times New Roman"/>
            <w:sz w:val="24"/>
            <w:szCs w:val="24"/>
          </w:rPr>
          <w:t>strongly impacts</w:t>
        </w:r>
      </w:ins>
      <w:ins w:id="90" w:author="Trevor Drees" w:date="2025-09-07T15:01:00Z" w16du:dateUtc="2025-09-07T22:01:00Z">
        <w:r w:rsidR="00EA037D">
          <w:rPr>
            <w:rFonts w:ascii="Times New Roman" w:hAnsi="Times New Roman" w:cs="Times New Roman"/>
            <w:sz w:val="24"/>
            <w:szCs w:val="24"/>
          </w:rPr>
          <w:t xml:space="preserve"> how populations spread</w:t>
        </w:r>
      </w:ins>
      <w:ins w:id="91" w:author="Trevor Drees" w:date="2025-09-07T15:12:00Z" w16du:dateUtc="2025-09-07T22:12:00Z">
        <w:r>
          <w:rPr>
            <w:rFonts w:ascii="Times New Roman" w:hAnsi="Times New Roman" w:cs="Times New Roman"/>
            <w:sz w:val="24"/>
            <w:szCs w:val="24"/>
          </w:rPr>
          <w:t xml:space="preserve"> shows that </w:t>
        </w:r>
      </w:ins>
      <w:ins w:id="92" w:author="Trevor Drees" w:date="2025-09-07T15:13:00Z" w16du:dateUtc="2025-09-07T22:13:00Z">
        <w:r>
          <w:rPr>
            <w:rFonts w:ascii="Times New Roman" w:hAnsi="Times New Roman" w:cs="Times New Roman"/>
            <w:sz w:val="24"/>
            <w:szCs w:val="24"/>
          </w:rPr>
          <w:t xml:space="preserve">for </w:t>
        </w:r>
      </w:ins>
      <w:ins w:id="93" w:author="Trevor Drees" w:date="2025-09-07T15:12:00Z" w16du:dateUtc="2025-09-07T22:12:00Z">
        <w:r w:rsidRPr="00F01E2A">
          <w:rPr>
            <w:rFonts w:ascii="Times New Roman" w:hAnsi="Times New Roman" w:cs="Times New Roman"/>
            <w:i/>
            <w:iCs/>
            <w:sz w:val="24"/>
            <w:szCs w:val="24"/>
            <w:rPrChange w:id="94" w:author="Trevor Drees" w:date="2025-09-07T15:13:00Z" w16du:dateUtc="2025-09-07T22:13:00Z">
              <w:rPr>
                <w:rFonts w:ascii="Times New Roman" w:hAnsi="Times New Roman" w:cs="Times New Roman"/>
                <w:sz w:val="24"/>
                <w:szCs w:val="24"/>
              </w:rPr>
            </w:rPrChange>
          </w:rPr>
          <w:t>C. nutans</w:t>
        </w:r>
      </w:ins>
      <w:ins w:id="95" w:author="Trevor Drees" w:date="2025-09-07T15:13:00Z" w16du:dateUtc="2025-09-07T22:13:00Z">
        <w:r>
          <w:rPr>
            <w:rFonts w:ascii="Times New Roman" w:hAnsi="Times New Roman" w:cs="Times New Roman"/>
            <w:sz w:val="24"/>
            <w:szCs w:val="24"/>
          </w:rPr>
          <w:t>,</w:t>
        </w:r>
      </w:ins>
      <w:ins w:id="96" w:author="Trevor Drees" w:date="2025-09-07T15:12:00Z" w16du:dateUtc="2025-09-07T22:12:00Z">
        <w:r w:rsidRPr="00F01E2A">
          <w:rPr>
            <w:rFonts w:ascii="Times New Roman" w:hAnsi="Times New Roman" w:cs="Times New Roman"/>
            <w:sz w:val="24"/>
            <w:szCs w:val="24"/>
          </w:rPr>
          <w:t xml:space="preserve"> and</w:t>
        </w:r>
      </w:ins>
      <w:ins w:id="97" w:author="Trevor Drees" w:date="2025-09-07T15:13:00Z" w16du:dateUtc="2025-09-07T22:13:00Z">
        <w:r>
          <w:rPr>
            <w:rFonts w:ascii="Times New Roman" w:hAnsi="Times New Roman" w:cs="Times New Roman"/>
            <w:sz w:val="24"/>
            <w:szCs w:val="24"/>
          </w:rPr>
          <w:t xml:space="preserve"> likely</w:t>
        </w:r>
      </w:ins>
      <w:ins w:id="98" w:author="Trevor Drees" w:date="2025-09-07T15:12:00Z" w16du:dateUtc="2025-09-07T22:12:00Z">
        <w:r w:rsidRPr="00F01E2A">
          <w:rPr>
            <w:rFonts w:ascii="Times New Roman" w:hAnsi="Times New Roman" w:cs="Times New Roman"/>
            <w:sz w:val="24"/>
            <w:szCs w:val="24"/>
          </w:rPr>
          <w:t xml:space="preserve"> plenty of other species</w:t>
        </w:r>
      </w:ins>
      <w:ins w:id="99" w:author="Trevor Drees" w:date="2025-09-07T16:25:00Z" w16du:dateUtc="2025-09-07T23:25:00Z">
        <w:r w:rsidR="00995C5F">
          <w:rPr>
            <w:rFonts w:ascii="Times New Roman" w:hAnsi="Times New Roman" w:cs="Times New Roman"/>
            <w:sz w:val="24"/>
            <w:szCs w:val="24"/>
          </w:rPr>
          <w:t xml:space="preserve"> as well</w:t>
        </w:r>
      </w:ins>
      <w:ins w:id="100" w:author="Trevor Drees" w:date="2025-09-07T15:13:00Z" w16du:dateUtc="2025-09-07T22:13:00Z">
        <w:r>
          <w:rPr>
            <w:rFonts w:ascii="Times New Roman" w:hAnsi="Times New Roman" w:cs="Times New Roman"/>
            <w:sz w:val="24"/>
            <w:szCs w:val="24"/>
          </w:rPr>
          <w:t>,</w:t>
        </w:r>
      </w:ins>
      <w:ins w:id="101" w:author="Trevor Drees" w:date="2025-09-07T15:12:00Z" w16du:dateUtc="2025-09-07T22:12:00Z">
        <w:r w:rsidRPr="00F01E2A">
          <w:rPr>
            <w:rFonts w:ascii="Times New Roman" w:hAnsi="Times New Roman" w:cs="Times New Roman"/>
            <w:sz w:val="24"/>
            <w:szCs w:val="24"/>
          </w:rPr>
          <w:t xml:space="preserve"> spread rates are a combination of not only how far propagules move but also how many propagules are moving.</w:t>
        </w:r>
      </w:ins>
      <w:ins w:id="102" w:author="Trevor Drees" w:date="2025-09-07T15:01:00Z" w16du:dateUtc="2025-09-07T22:01:00Z">
        <w:r w:rsidR="00EA037D">
          <w:rPr>
            <w:rFonts w:ascii="Times New Roman" w:hAnsi="Times New Roman" w:cs="Times New Roman"/>
            <w:sz w:val="24"/>
            <w:szCs w:val="24"/>
          </w:rPr>
          <w:t xml:space="preserve"> </w:t>
        </w:r>
      </w:ins>
      <w:ins w:id="103" w:author="Trevor Drees" w:date="2025-09-07T15:14:00Z" w16du:dateUtc="2025-09-07T22:14:00Z">
        <w:r>
          <w:rPr>
            <w:rFonts w:ascii="Times New Roman" w:hAnsi="Times New Roman" w:cs="Times New Roman"/>
            <w:sz w:val="24"/>
            <w:szCs w:val="24"/>
          </w:rPr>
          <w:t>Dispersal (including subsequent population spread) and propagule count are fundamentally intertwined because predation or any other form of destruction limits</w:t>
        </w:r>
        <w:r w:rsidRPr="000254AF">
          <w:rPr>
            <w:rFonts w:ascii="Times New Roman" w:hAnsi="Times New Roman" w:cs="Times New Roman"/>
            <w:sz w:val="24"/>
            <w:szCs w:val="24"/>
          </w:rPr>
          <w:t xml:space="preserve"> the number of propagules in the system</w:t>
        </w:r>
        <w:r>
          <w:rPr>
            <w:rFonts w:ascii="Times New Roman" w:hAnsi="Times New Roman" w:cs="Times New Roman"/>
            <w:sz w:val="24"/>
            <w:szCs w:val="24"/>
          </w:rPr>
          <w:t>, making</w:t>
        </w:r>
        <w:r w:rsidRPr="000254AF">
          <w:rPr>
            <w:rFonts w:ascii="Times New Roman" w:hAnsi="Times New Roman" w:cs="Times New Roman"/>
            <w:sz w:val="24"/>
            <w:szCs w:val="24"/>
          </w:rPr>
          <w:t xml:space="preserve"> it </w:t>
        </w:r>
        <w:r>
          <w:rPr>
            <w:rFonts w:ascii="Times New Roman" w:hAnsi="Times New Roman" w:cs="Times New Roman"/>
            <w:sz w:val="24"/>
            <w:szCs w:val="24"/>
          </w:rPr>
          <w:t>more difficult</w:t>
        </w:r>
        <w:r w:rsidRPr="000254AF">
          <w:rPr>
            <w:rFonts w:ascii="Times New Roman" w:hAnsi="Times New Roman" w:cs="Times New Roman"/>
            <w:sz w:val="24"/>
            <w:szCs w:val="24"/>
          </w:rPr>
          <w:t xml:space="preserve"> for </w:t>
        </w:r>
      </w:ins>
      <w:ins w:id="104" w:author="Trevor Drees" w:date="2025-09-07T16:26:00Z" w16du:dateUtc="2025-09-07T23:26:00Z">
        <w:r w:rsidR="00995C5F">
          <w:rPr>
            <w:rFonts w:ascii="Times New Roman" w:hAnsi="Times New Roman" w:cs="Times New Roman"/>
            <w:sz w:val="24"/>
            <w:szCs w:val="24"/>
          </w:rPr>
          <w:t xml:space="preserve">spread-driving </w:t>
        </w:r>
      </w:ins>
      <w:ins w:id="105" w:author="Trevor Drees" w:date="2025-09-07T15:14:00Z" w16du:dateUtc="2025-09-07T22:14:00Z">
        <w:r w:rsidRPr="000254AF">
          <w:rPr>
            <w:rFonts w:ascii="Times New Roman" w:hAnsi="Times New Roman" w:cs="Times New Roman"/>
            <w:sz w:val="24"/>
            <w:szCs w:val="24"/>
          </w:rPr>
          <w:t xml:space="preserve">long-distance dispersal </w:t>
        </w:r>
      </w:ins>
      <w:ins w:id="106" w:author="Trevor Drees" w:date="2025-09-07T16:26:00Z" w16du:dateUtc="2025-09-07T23:26:00Z">
        <w:r w:rsidR="00995C5F">
          <w:rPr>
            <w:rFonts w:ascii="Times New Roman" w:hAnsi="Times New Roman" w:cs="Times New Roman"/>
            <w:sz w:val="24"/>
            <w:szCs w:val="24"/>
          </w:rPr>
          <w:t xml:space="preserve">events </w:t>
        </w:r>
      </w:ins>
      <w:ins w:id="107" w:author="Trevor Drees" w:date="2025-09-07T15:14:00Z" w16du:dateUtc="2025-09-07T22:14:00Z">
        <w:r w:rsidRPr="000254AF">
          <w:rPr>
            <w:rFonts w:ascii="Times New Roman" w:hAnsi="Times New Roman" w:cs="Times New Roman"/>
            <w:sz w:val="24"/>
            <w:szCs w:val="24"/>
          </w:rPr>
          <w:t xml:space="preserve">to be achieved </w:t>
        </w:r>
        <w:r>
          <w:rPr>
            <w:rFonts w:ascii="Times New Roman" w:hAnsi="Times New Roman" w:cs="Times New Roman"/>
            <w:sz w:val="24"/>
            <w:szCs w:val="24"/>
          </w:rPr>
          <w:t xml:space="preserve">simply </w:t>
        </w:r>
        <w:r w:rsidRPr="000254AF">
          <w:rPr>
            <w:rFonts w:ascii="Times New Roman" w:hAnsi="Times New Roman" w:cs="Times New Roman"/>
            <w:sz w:val="24"/>
            <w:szCs w:val="24"/>
          </w:rPr>
          <w:t>by virtue of sheer numbers.</w:t>
        </w:r>
        <w:r>
          <w:rPr>
            <w:rFonts w:ascii="Times New Roman" w:hAnsi="Times New Roman" w:cs="Times New Roman"/>
            <w:sz w:val="24"/>
            <w:szCs w:val="24"/>
          </w:rPr>
          <w:t xml:space="preserve"> After all,</w:t>
        </w:r>
        <w:r w:rsidRPr="00F8773F">
          <w:rPr>
            <w:rFonts w:ascii="Times New Roman" w:hAnsi="Times New Roman" w:cs="Times New Roman"/>
            <w:sz w:val="24"/>
            <w:szCs w:val="24"/>
          </w:rPr>
          <w:t xml:space="preserve"> it is</w:t>
        </w:r>
        <w:r w:rsidRPr="005E6953">
          <w:rPr>
            <w:rFonts w:ascii="Times New Roman" w:hAnsi="Times New Roman" w:cs="Times New Roman"/>
            <w:sz w:val="24"/>
            <w:szCs w:val="24"/>
          </w:rPr>
          <w:t xml:space="preserve"> much</w:t>
        </w:r>
        <w:r w:rsidRPr="00F8773F">
          <w:rPr>
            <w:rFonts w:ascii="Times New Roman" w:hAnsi="Times New Roman" w:cs="Times New Roman"/>
            <w:sz w:val="24"/>
            <w:szCs w:val="24"/>
          </w:rPr>
          <w:t xml:space="preserve"> easier to hit a long-distance</w:t>
        </w:r>
        <w:r w:rsidRPr="005E6953">
          <w:rPr>
            <w:rFonts w:ascii="Times New Roman" w:hAnsi="Times New Roman" w:cs="Times New Roman"/>
            <w:sz w:val="24"/>
            <w:szCs w:val="24"/>
          </w:rPr>
          <w:t xml:space="preserve"> dispersal</w:t>
        </w:r>
        <w:r w:rsidRPr="00F8773F">
          <w:rPr>
            <w:rFonts w:ascii="Times New Roman" w:hAnsi="Times New Roman" w:cs="Times New Roman"/>
            <w:sz w:val="24"/>
            <w:szCs w:val="24"/>
          </w:rPr>
          <w:t xml:space="preserve"> bullseye </w:t>
        </w:r>
        <w:r>
          <w:rPr>
            <w:rFonts w:ascii="Times New Roman" w:hAnsi="Times New Roman" w:cs="Times New Roman"/>
            <w:sz w:val="24"/>
            <w:szCs w:val="24"/>
          </w:rPr>
          <w:t>when there are more propagules available to do so</w:t>
        </w:r>
        <w:r w:rsidRPr="00F01E2A">
          <w:rPr>
            <w:rFonts w:ascii="Times New Roman" w:hAnsi="Times New Roman" w:cs="Times New Roman"/>
            <w:sz w:val="24"/>
            <w:szCs w:val="24"/>
          </w:rPr>
          <w:t>.</w:t>
        </w:r>
        <w:r w:rsidRPr="00F01E2A">
          <w:rPr>
            <w:rFonts w:ascii="Times New Roman" w:hAnsi="Times New Roman" w:cs="Times New Roman"/>
            <w:sz w:val="24"/>
            <w:szCs w:val="24"/>
            <w:rPrChange w:id="108" w:author="Trevor Drees" w:date="2025-09-07T15:14:00Z" w16du:dateUtc="2025-09-07T22:14:00Z">
              <w:rPr>
                <w:rFonts w:ascii="Times New Roman" w:hAnsi="Times New Roman" w:cs="Times New Roman"/>
                <w:sz w:val="24"/>
                <w:szCs w:val="24"/>
                <w:highlight w:val="green"/>
              </w:rPr>
            </w:rPrChange>
          </w:rPr>
          <w:t xml:space="preserve"> Thus</w:t>
        </w:r>
      </w:ins>
      <w:ins w:id="109" w:author="Shea, Katriona" w:date="2025-09-07T11:07:00Z" w16du:dateUtc="2025-09-07T15:07:00Z">
        <w:del w:id="110" w:author="Trevor Drees" w:date="2025-09-07T14:21:00Z" w16du:dateUtc="2025-09-07T21:21:00Z">
          <w:r w:rsidR="00451D4C" w:rsidRPr="00F928EA" w:rsidDel="00854A92">
            <w:rPr>
              <w:rFonts w:ascii="Times New Roman" w:hAnsi="Times New Roman" w:cs="Times New Roman"/>
              <w:sz w:val="24"/>
              <w:szCs w:val="24"/>
              <w:highlight w:val="green"/>
              <w:rPrChange w:id="111" w:author="Shea, Katriona" w:date="2025-09-07T12:22:00Z" w16du:dateUtc="2025-09-07T16:22:00Z">
                <w:rPr>
                  <w:rFonts w:ascii="Times New Roman" w:hAnsi="Times New Roman" w:cs="Times New Roman"/>
                  <w:sz w:val="24"/>
                  <w:szCs w:val="24"/>
                </w:rPr>
              </w:rPrChange>
            </w:rPr>
            <w:delText xml:space="preserve"> </w:delText>
          </w:r>
        </w:del>
      </w:ins>
    </w:p>
    <w:p w14:paraId="2EDF051A" w14:textId="6875BEAB" w:rsidR="00451D4C" w:rsidRDefault="00451D4C" w:rsidP="00F01E2A">
      <w:pPr>
        <w:spacing w:after="0" w:line="480" w:lineRule="auto"/>
        <w:ind w:firstLine="284"/>
        <w:rPr>
          <w:ins w:id="112" w:author="Trevor Drees" w:date="2025-09-07T20:48:00Z" w16du:dateUtc="2025-09-08T03:48:00Z"/>
          <w:rFonts w:ascii="Times New Roman" w:hAnsi="Times New Roman" w:cs="Times New Roman"/>
          <w:sz w:val="24"/>
          <w:szCs w:val="24"/>
        </w:rPr>
      </w:pPr>
      <w:ins w:id="113" w:author="Shea, Katriona" w:date="2025-09-07T11:07:00Z" w16du:dateUtc="2025-09-07T15:07:00Z">
        <w:del w:id="114" w:author="Trevor Drees" w:date="2025-09-07T14:51:00Z" w16du:dateUtc="2025-09-07T21:51:00Z">
          <w:r w:rsidRPr="00F928EA" w:rsidDel="00EA037D">
            <w:rPr>
              <w:rFonts w:ascii="Times New Roman" w:hAnsi="Times New Roman" w:cs="Times New Roman"/>
              <w:sz w:val="24"/>
              <w:szCs w:val="24"/>
              <w:highlight w:val="green"/>
              <w:rPrChange w:id="115" w:author="Shea, Katriona" w:date="2025-09-07T12:22:00Z" w16du:dateUtc="2025-09-07T16:22:00Z">
                <w:rPr>
                  <w:rFonts w:ascii="Times New Roman" w:hAnsi="Times New Roman" w:cs="Times New Roman"/>
                  <w:sz w:val="24"/>
                  <w:szCs w:val="24"/>
                </w:rPr>
              </w:rPrChange>
            </w:rPr>
            <w:delText xml:space="preserve">POINT THAT </w:delText>
          </w:r>
        </w:del>
      </w:ins>
      <w:ins w:id="116" w:author="Shea, Katriona" w:date="2025-09-07T12:20:00Z" w16du:dateUtc="2025-09-07T16:20:00Z">
        <w:del w:id="117" w:author="Trevor Drees" w:date="2025-09-07T14:51:00Z" w16du:dateUtc="2025-09-07T21:51:00Z">
          <w:r w:rsidR="00F928EA" w:rsidRPr="00F928EA" w:rsidDel="00EA037D">
            <w:rPr>
              <w:rFonts w:ascii="Times New Roman" w:hAnsi="Times New Roman" w:cs="Times New Roman"/>
              <w:sz w:val="24"/>
              <w:szCs w:val="24"/>
              <w:highlight w:val="green"/>
              <w:rPrChange w:id="118" w:author="Shea, Katriona" w:date="2025-09-07T12:22:00Z" w16du:dateUtc="2025-09-07T16:22:00Z">
                <w:rPr>
                  <w:rFonts w:ascii="Times New Roman" w:hAnsi="Times New Roman" w:cs="Times New Roman"/>
                  <w:sz w:val="24"/>
                  <w:szCs w:val="24"/>
                </w:rPr>
              </w:rPrChange>
            </w:rPr>
            <w:delText xml:space="preserve">the literature assumes focuses on either dispersal or predation but </w:delText>
          </w:r>
        </w:del>
      </w:ins>
      <w:ins w:id="119" w:author="Shea, Katriona" w:date="2025-09-07T12:21:00Z" w16du:dateUtc="2025-09-07T16:21:00Z">
        <w:del w:id="120" w:author="Trevor Drees" w:date="2025-09-07T14:51:00Z" w16du:dateUtc="2025-09-07T21:51:00Z">
          <w:r w:rsidR="00F928EA" w:rsidRPr="00F928EA" w:rsidDel="00EA037D">
            <w:rPr>
              <w:rFonts w:ascii="Times New Roman" w:hAnsi="Times New Roman" w:cs="Times New Roman"/>
              <w:sz w:val="24"/>
              <w:szCs w:val="24"/>
              <w:highlight w:val="green"/>
              <w:rPrChange w:id="121" w:author="Shea, Katriona" w:date="2025-09-07T12:22:00Z" w16du:dateUtc="2025-09-07T16:22:00Z">
                <w:rPr>
                  <w:rFonts w:ascii="Times New Roman" w:hAnsi="Times New Roman" w:cs="Times New Roman"/>
                  <w:sz w:val="24"/>
                  <w:szCs w:val="24"/>
                </w:rPr>
              </w:rPrChange>
            </w:rPr>
            <w:delText>that the truth is in between and what our results say about it.</w:delText>
          </w:r>
        </w:del>
      </w:ins>
      <w:ins w:id="122" w:author="Trevor Drees" w:date="2025-09-07T14:16:00Z" w16du:dateUtc="2025-09-07T21:16:00Z">
        <w:r w:rsidR="00854A92">
          <w:rPr>
            <w:rFonts w:ascii="Times New Roman" w:hAnsi="Times New Roman" w:cs="Times New Roman"/>
            <w:sz w:val="24"/>
            <w:szCs w:val="24"/>
          </w:rPr>
          <w:t xml:space="preserve">, </w:t>
        </w:r>
      </w:ins>
      <w:ins w:id="123" w:author="Trevor Drees" w:date="2025-09-07T16:33:00Z" w16du:dateUtc="2025-09-07T23:33:00Z">
        <w:r w:rsidR="008701B1">
          <w:rPr>
            <w:rFonts w:ascii="Times New Roman" w:hAnsi="Times New Roman" w:cs="Times New Roman"/>
            <w:sz w:val="24"/>
            <w:szCs w:val="24"/>
          </w:rPr>
          <w:t>given the importance of propagule count in determining spread, it is</w:t>
        </w:r>
      </w:ins>
      <w:ins w:id="124" w:author="Trevor Drees" w:date="2025-09-07T16:34:00Z" w16du:dateUtc="2025-09-07T23:34:00Z">
        <w:r w:rsidR="008701B1">
          <w:rPr>
            <w:rFonts w:ascii="Times New Roman" w:hAnsi="Times New Roman" w:cs="Times New Roman"/>
            <w:sz w:val="24"/>
            <w:szCs w:val="24"/>
          </w:rPr>
          <w:t xml:space="preserve"> </w:t>
        </w:r>
      </w:ins>
      <w:ins w:id="125" w:author="Trevor Drees" w:date="2025-09-07T16:33:00Z" w16du:dateUtc="2025-09-07T23:33:00Z">
        <w:r w:rsidR="008701B1">
          <w:rPr>
            <w:rFonts w:ascii="Times New Roman" w:hAnsi="Times New Roman" w:cs="Times New Roman"/>
            <w:sz w:val="24"/>
            <w:szCs w:val="24"/>
          </w:rPr>
          <w:t>critical</w:t>
        </w:r>
      </w:ins>
      <w:ins w:id="126" w:author="Trevor Drees" w:date="2025-09-07T14:16:00Z" w16du:dateUtc="2025-09-07T21:16:00Z">
        <w:r w:rsidR="00854A92" w:rsidRPr="000254AF">
          <w:rPr>
            <w:rFonts w:ascii="Times New Roman" w:hAnsi="Times New Roman" w:cs="Times New Roman"/>
            <w:sz w:val="24"/>
            <w:szCs w:val="24"/>
          </w:rPr>
          <w:t xml:space="preserve"> to avoid </w:t>
        </w:r>
        <w:r w:rsidR="00854A92">
          <w:rPr>
            <w:rFonts w:ascii="Times New Roman" w:hAnsi="Times New Roman" w:cs="Times New Roman"/>
            <w:sz w:val="24"/>
            <w:szCs w:val="24"/>
          </w:rPr>
          <w:t>attributing seed removal by dispersers entirely to either</w:t>
        </w:r>
        <w:r w:rsidR="00854A92" w:rsidRPr="000254AF">
          <w:rPr>
            <w:rFonts w:ascii="Times New Roman" w:hAnsi="Times New Roman" w:cs="Times New Roman"/>
            <w:sz w:val="24"/>
            <w:szCs w:val="24"/>
          </w:rPr>
          <w:t xml:space="preserve"> </w:t>
        </w:r>
        <w:r w:rsidR="00854A92" w:rsidRPr="000254AF">
          <w:rPr>
            <w:rFonts w:ascii="Times New Roman" w:hAnsi="Times New Roman" w:cs="Times New Roman"/>
            <w:sz w:val="24"/>
            <w:szCs w:val="24"/>
          </w:rPr>
          <w:lastRenderedPageBreak/>
          <w:t xml:space="preserve">dispersal </w:t>
        </w:r>
        <w:r w:rsidR="00854A92">
          <w:rPr>
            <w:rFonts w:ascii="Times New Roman" w:hAnsi="Times New Roman" w:cs="Times New Roman"/>
            <w:sz w:val="24"/>
            <w:szCs w:val="24"/>
          </w:rPr>
          <w:t>or</w:t>
        </w:r>
        <w:r w:rsidR="00854A92" w:rsidRPr="000254AF">
          <w:rPr>
            <w:rFonts w:ascii="Times New Roman" w:hAnsi="Times New Roman" w:cs="Times New Roman"/>
            <w:sz w:val="24"/>
            <w:szCs w:val="24"/>
          </w:rPr>
          <w:t xml:space="preserve"> predation</w:t>
        </w:r>
        <w:r w:rsidR="00854A92">
          <w:rPr>
            <w:rFonts w:ascii="Times New Roman" w:hAnsi="Times New Roman" w:cs="Times New Roman"/>
            <w:sz w:val="24"/>
            <w:szCs w:val="24"/>
          </w:rPr>
          <w:t>, as these two phenomena are commonly conflated</w:t>
        </w:r>
        <w:r w:rsidR="00854A92" w:rsidRPr="000254AF">
          <w:rPr>
            <w:rFonts w:ascii="Times New Roman" w:hAnsi="Times New Roman" w:cs="Times New Roman"/>
            <w:sz w:val="24"/>
            <w:szCs w:val="24"/>
          </w:rPr>
          <w:t xml:space="preserve"> (</w:t>
        </w:r>
        <w:r w:rsidR="00854A92" w:rsidRPr="000254AF">
          <w:rPr>
            <w:rFonts w:ascii="Times New Roman" w:eastAsiaTheme="minorEastAsia" w:hAnsi="Times New Roman" w:cs="Times New Roman"/>
            <w:sz w:val="24"/>
            <w:szCs w:val="24"/>
          </w:rPr>
          <w:t xml:space="preserve">Vander Wall </w:t>
        </w:r>
        <w:r w:rsidR="00854A92" w:rsidRPr="000254AF">
          <w:rPr>
            <w:rFonts w:ascii="Times New Roman" w:eastAsiaTheme="minorEastAsia" w:hAnsi="Times New Roman" w:cs="Times New Roman"/>
            <w:i/>
            <w:iCs/>
            <w:sz w:val="24"/>
            <w:szCs w:val="24"/>
          </w:rPr>
          <w:t>et al</w:t>
        </w:r>
        <w:r w:rsidR="00854A92" w:rsidRPr="000254AF">
          <w:rPr>
            <w:rFonts w:ascii="Times New Roman" w:eastAsiaTheme="minorEastAsia" w:hAnsi="Times New Roman" w:cs="Times New Roman"/>
            <w:sz w:val="24"/>
            <w:szCs w:val="24"/>
          </w:rPr>
          <w:t>. 2005</w:t>
        </w:r>
        <w:r w:rsidR="00854A92" w:rsidRPr="000254AF">
          <w:rPr>
            <w:rFonts w:ascii="Times New Roman" w:hAnsi="Times New Roman" w:cs="Times New Roman"/>
            <w:sz w:val="24"/>
            <w:szCs w:val="24"/>
          </w:rPr>
          <w:t>)</w:t>
        </w:r>
        <w:r w:rsidR="00854A92">
          <w:rPr>
            <w:rFonts w:ascii="Times New Roman" w:hAnsi="Times New Roman" w:cs="Times New Roman"/>
            <w:sz w:val="24"/>
            <w:szCs w:val="24"/>
          </w:rPr>
          <w:t xml:space="preserve">. Assuming that all propagules are successfully dispersed will overestimate spread, while assuming that all propagules experience predation will underestimate it; when incomplete models based on these simplifying assumptions are used in management, this could result in wasted resources. </w:t>
        </w:r>
      </w:ins>
      <w:ins w:id="127" w:author="Trevor Drees" w:date="2025-09-07T16:35:00Z" w16du:dateUtc="2025-09-07T23:35:00Z">
        <w:r w:rsidR="008701B1">
          <w:rPr>
            <w:rFonts w:ascii="Times New Roman" w:hAnsi="Times New Roman" w:cs="Times New Roman"/>
            <w:sz w:val="24"/>
            <w:szCs w:val="24"/>
          </w:rPr>
          <w:t>In reality,</w:t>
        </w:r>
      </w:ins>
      <w:ins w:id="128" w:author="Trevor Drees" w:date="2025-09-07T14:16:00Z" w16du:dateUtc="2025-09-07T21:16:00Z">
        <w:r w:rsidR="00854A92">
          <w:rPr>
            <w:rFonts w:ascii="Times New Roman" w:hAnsi="Times New Roman" w:cs="Times New Roman"/>
            <w:sz w:val="24"/>
            <w:szCs w:val="24"/>
          </w:rPr>
          <w:t xml:space="preserve"> some propagules are dispersed successfully while others experience predation and as our sensitivity analyses indicate, accurately estimating the relative frequencies of these phenomena is critical for accurately quantifying how quickly populations move.</w:t>
        </w:r>
      </w:ins>
    </w:p>
    <w:p w14:paraId="16C142D9" w14:textId="3A3AECA6" w:rsidR="00253E04" w:rsidRPr="00DD012D" w:rsidRDefault="004A1932" w:rsidP="00DD012D">
      <w:pPr>
        <w:spacing w:after="0" w:line="480" w:lineRule="auto"/>
        <w:ind w:firstLine="284"/>
        <w:rPr>
          <w:ins w:id="129" w:author="Shea, Katriona" w:date="2025-09-07T12:21:00Z" w16du:dateUtc="2025-09-07T16:21:00Z"/>
          <w:rFonts w:ascii="Times New Roman" w:hAnsi="Times New Roman" w:cs="Times New Roman"/>
          <w:sz w:val="24"/>
          <w:szCs w:val="24"/>
        </w:rPr>
      </w:pPr>
      <w:commentRangeStart w:id="130"/>
      <w:ins w:id="131" w:author="Trevor Drees" w:date="2025-09-07T21:07:00Z" w16du:dateUtc="2025-09-08T04:07:00Z">
        <w:r>
          <w:rPr>
            <w:rFonts w:ascii="Times New Roman" w:hAnsi="Times New Roman" w:cs="Times New Roman"/>
            <w:sz w:val="24"/>
            <w:szCs w:val="24"/>
          </w:rPr>
          <w:t>While properly quantifying the predation of propagules may help resolve some uncertain</w:t>
        </w:r>
      </w:ins>
      <w:ins w:id="132" w:author="Trevor Drees" w:date="2025-09-07T21:08:00Z" w16du:dateUtc="2025-09-08T04:08:00Z">
        <w:r>
          <w:rPr>
            <w:rFonts w:ascii="Times New Roman" w:hAnsi="Times New Roman" w:cs="Times New Roman"/>
            <w:sz w:val="24"/>
            <w:szCs w:val="24"/>
          </w:rPr>
          <w:t>ty</w:t>
        </w:r>
      </w:ins>
      <w:ins w:id="133" w:author="Trevor Drees" w:date="2025-09-07T20:55:00Z" w16du:dateUtc="2025-09-08T03:55:00Z">
        <w:r w:rsidR="00253E04">
          <w:rPr>
            <w:rFonts w:ascii="Times New Roman" w:hAnsi="Times New Roman" w:cs="Times New Roman"/>
            <w:sz w:val="24"/>
            <w:szCs w:val="24"/>
          </w:rPr>
          <w:t xml:space="preserve"> </w:t>
        </w:r>
      </w:ins>
      <w:ins w:id="134" w:author="Trevor Drees" w:date="2025-09-07T21:08:00Z" w16du:dateUtc="2025-09-08T04:08:00Z">
        <w:r>
          <w:rPr>
            <w:rFonts w:ascii="Times New Roman" w:hAnsi="Times New Roman" w:cs="Times New Roman"/>
            <w:sz w:val="24"/>
            <w:szCs w:val="24"/>
          </w:rPr>
          <w:t xml:space="preserve">regarding how species like </w:t>
        </w:r>
        <w:r>
          <w:rPr>
            <w:rFonts w:ascii="Times New Roman" w:hAnsi="Times New Roman" w:cs="Times New Roman"/>
            <w:i/>
            <w:iCs/>
            <w:sz w:val="24"/>
            <w:szCs w:val="24"/>
          </w:rPr>
          <w:t>C. nutans</w:t>
        </w:r>
        <w:r>
          <w:rPr>
            <w:rFonts w:ascii="Times New Roman" w:hAnsi="Times New Roman" w:cs="Times New Roman"/>
            <w:sz w:val="24"/>
            <w:szCs w:val="24"/>
          </w:rPr>
          <w:t xml:space="preserve"> spread</w:t>
        </w:r>
      </w:ins>
      <w:ins w:id="135" w:author="Trevor Drees" w:date="2025-09-07T21:16:00Z" w16du:dateUtc="2025-09-08T04:16:00Z">
        <w:r w:rsidR="00DD012D">
          <w:rPr>
            <w:rFonts w:ascii="Times New Roman" w:hAnsi="Times New Roman" w:cs="Times New Roman"/>
            <w:sz w:val="24"/>
            <w:szCs w:val="24"/>
          </w:rPr>
          <w:t xml:space="preserve"> in current climates</w:t>
        </w:r>
      </w:ins>
      <w:ins w:id="136" w:author="Trevor Drees" w:date="2025-09-07T21:08:00Z" w16du:dateUtc="2025-09-08T04:08:00Z">
        <w:r>
          <w:rPr>
            <w:rFonts w:ascii="Times New Roman" w:hAnsi="Times New Roman" w:cs="Times New Roman"/>
            <w:sz w:val="24"/>
            <w:szCs w:val="24"/>
          </w:rPr>
          <w:t xml:space="preserve">, </w:t>
        </w:r>
      </w:ins>
      <w:ins w:id="137" w:author="Trevor Drees" w:date="2025-09-07T21:15:00Z" w16du:dateUtc="2025-09-08T04:15:00Z">
        <w:r w:rsidR="00DD012D">
          <w:rPr>
            <w:rFonts w:ascii="Times New Roman" w:hAnsi="Times New Roman" w:cs="Times New Roman"/>
            <w:sz w:val="24"/>
            <w:szCs w:val="24"/>
          </w:rPr>
          <w:t xml:space="preserve">it is </w:t>
        </w:r>
      </w:ins>
      <w:ins w:id="138" w:author="Trevor Drees" w:date="2025-09-07T21:28:00Z" w16du:dateUtc="2025-09-08T04:28:00Z">
        <w:r w:rsidR="00D92BD0">
          <w:rPr>
            <w:rFonts w:ascii="Times New Roman" w:hAnsi="Times New Roman" w:cs="Times New Roman"/>
            <w:sz w:val="24"/>
            <w:szCs w:val="24"/>
          </w:rPr>
          <w:t>also</w:t>
        </w:r>
      </w:ins>
      <w:ins w:id="139" w:author="Trevor Drees" w:date="2025-09-07T21:16:00Z" w16du:dateUtc="2025-09-08T04:16:00Z">
        <w:r w:rsidR="00DD012D">
          <w:rPr>
            <w:rFonts w:ascii="Times New Roman" w:hAnsi="Times New Roman" w:cs="Times New Roman"/>
            <w:sz w:val="24"/>
            <w:szCs w:val="24"/>
          </w:rPr>
          <w:t xml:space="preserve"> important to understand how key determinants of spread rates</w:t>
        </w:r>
      </w:ins>
      <w:ins w:id="140" w:author="Trevor Drees" w:date="2025-09-07T21:18:00Z" w16du:dateUtc="2025-09-08T04:18:00Z">
        <w:r w:rsidR="00DD012D">
          <w:rPr>
            <w:rFonts w:ascii="Times New Roman" w:hAnsi="Times New Roman" w:cs="Times New Roman"/>
            <w:sz w:val="24"/>
            <w:szCs w:val="24"/>
          </w:rPr>
          <w:t xml:space="preserve"> such as this one</w:t>
        </w:r>
      </w:ins>
      <w:ins w:id="141" w:author="Trevor Drees" w:date="2025-09-07T21:16:00Z" w16du:dateUtc="2025-09-08T04:16:00Z">
        <w:r w:rsidR="00DD012D">
          <w:rPr>
            <w:rFonts w:ascii="Times New Roman" w:hAnsi="Times New Roman" w:cs="Times New Roman"/>
            <w:sz w:val="24"/>
            <w:szCs w:val="24"/>
          </w:rPr>
          <w:t xml:space="preserve"> will change in fut</w:t>
        </w:r>
      </w:ins>
      <w:ins w:id="142" w:author="Trevor Drees" w:date="2025-09-07T21:17:00Z" w16du:dateUtc="2025-09-08T04:17:00Z">
        <w:r w:rsidR="00DD012D">
          <w:rPr>
            <w:rFonts w:ascii="Times New Roman" w:hAnsi="Times New Roman" w:cs="Times New Roman"/>
            <w:sz w:val="24"/>
            <w:szCs w:val="24"/>
          </w:rPr>
          <w:t>ure climates</w:t>
        </w:r>
      </w:ins>
      <w:ins w:id="143" w:author="Trevor Drees" w:date="2025-09-07T21:09:00Z" w16du:dateUtc="2025-09-08T04:09:00Z">
        <w:r>
          <w:rPr>
            <w:rFonts w:ascii="Times New Roman" w:hAnsi="Times New Roman" w:cs="Times New Roman"/>
            <w:sz w:val="24"/>
            <w:szCs w:val="24"/>
          </w:rPr>
          <w:t>.</w:t>
        </w:r>
      </w:ins>
      <w:commentRangeEnd w:id="130"/>
      <w:ins w:id="144" w:author="Trevor Drees" w:date="2025-09-07T21:21:00Z" w16du:dateUtc="2025-09-08T04:21:00Z">
        <w:r w:rsidR="00D92BD0">
          <w:rPr>
            <w:rStyle w:val="CommentReference"/>
          </w:rPr>
          <w:commentReference w:id="130"/>
        </w:r>
      </w:ins>
      <w:ins w:id="145" w:author="Trevor Drees" w:date="2025-09-07T21:17:00Z" w16du:dateUtc="2025-09-08T04:17:00Z">
        <w:r w:rsidR="00DD012D">
          <w:rPr>
            <w:rFonts w:ascii="Times New Roman" w:hAnsi="Times New Roman" w:cs="Times New Roman"/>
            <w:sz w:val="24"/>
            <w:szCs w:val="24"/>
          </w:rPr>
          <w:t xml:space="preserve"> </w:t>
        </w:r>
      </w:ins>
      <w:ins w:id="146" w:author="Trevor Drees" w:date="2025-09-07T21:19:00Z" w16du:dateUtc="2025-09-08T04:19:00Z">
        <w:r w:rsidR="00DD012D">
          <w:rPr>
            <w:rFonts w:ascii="Times New Roman" w:hAnsi="Times New Roman" w:cs="Times New Roman"/>
            <w:sz w:val="24"/>
            <w:szCs w:val="24"/>
          </w:rPr>
          <w:t>For species that experience w</w:t>
        </w:r>
      </w:ins>
      <w:ins w:id="147" w:author="Trevor Drees" w:date="2025-09-07T21:17:00Z" w16du:dateUtc="2025-09-08T04:17:00Z">
        <w:r w:rsidR="00DD012D" w:rsidRPr="00253E04">
          <w:rPr>
            <w:rFonts w:ascii="Times New Roman" w:hAnsi="Times New Roman" w:cs="Times New Roman"/>
            <w:sz w:val="24"/>
            <w:szCs w:val="24"/>
          </w:rPr>
          <w:t>arming</w:t>
        </w:r>
        <w:r w:rsidR="00DD012D">
          <w:rPr>
            <w:rFonts w:ascii="Times New Roman" w:hAnsi="Times New Roman" w:cs="Times New Roman"/>
            <w:sz w:val="24"/>
            <w:szCs w:val="24"/>
          </w:rPr>
          <w:t>-induced shifts in key demographic and dispersal parameters</w:t>
        </w:r>
      </w:ins>
      <w:ins w:id="148" w:author="Trevor Drees" w:date="2025-09-07T21:19:00Z" w16du:dateUtc="2025-09-08T04:19:00Z">
        <w:r w:rsidR="00DD012D">
          <w:rPr>
            <w:rFonts w:ascii="Times New Roman" w:hAnsi="Times New Roman" w:cs="Times New Roman"/>
            <w:sz w:val="24"/>
            <w:szCs w:val="24"/>
          </w:rPr>
          <w:t>, the consequences of not accounting for these shifts can be costly</w:t>
        </w:r>
      </w:ins>
      <w:ins w:id="149" w:author="Trevor Drees" w:date="2025-09-07T21:17:00Z" w16du:dateUtc="2025-09-08T04:17:00Z">
        <w:r w:rsidR="00DD012D" w:rsidRPr="00253E04">
          <w:rPr>
            <w:rFonts w:ascii="Times New Roman" w:hAnsi="Times New Roman" w:cs="Times New Roman"/>
            <w:sz w:val="24"/>
            <w:szCs w:val="24"/>
          </w:rPr>
          <w:t>: if climate change affects how populations of a given species grow, reproduce, and spread, then current management regimes aimed at controlling or promoting the spread of that species may become less effective (Keller and Shea 2022).</w:t>
        </w:r>
      </w:ins>
      <w:ins w:id="150" w:author="Trevor Drees" w:date="2025-09-07T21:09:00Z" w16du:dateUtc="2025-09-08T04:09:00Z">
        <w:r>
          <w:rPr>
            <w:rFonts w:ascii="Times New Roman" w:hAnsi="Times New Roman" w:cs="Times New Roman"/>
            <w:sz w:val="24"/>
            <w:szCs w:val="24"/>
          </w:rPr>
          <w:t xml:space="preserve"> Here, we</w:t>
        </w:r>
      </w:ins>
      <w:ins w:id="151" w:author="Trevor Drees" w:date="2025-09-07T20:48:00Z" w16du:dateUtc="2025-09-08T03:48:00Z">
        <w:r w:rsidR="00253E04" w:rsidRPr="00253E04">
          <w:rPr>
            <w:rFonts w:ascii="Times New Roman" w:hAnsi="Times New Roman" w:cs="Times New Roman"/>
            <w:sz w:val="24"/>
            <w:szCs w:val="24"/>
          </w:rPr>
          <w:t xml:space="preserve"> show that climate change has </w:t>
        </w:r>
      </w:ins>
      <w:ins w:id="152" w:author="Trevor Drees" w:date="2025-09-07T20:53:00Z" w16du:dateUtc="2025-09-08T03:53:00Z">
        <w:r w:rsidR="00253E04">
          <w:rPr>
            <w:rFonts w:ascii="Times New Roman" w:hAnsi="Times New Roman" w:cs="Times New Roman"/>
            <w:sz w:val="24"/>
            <w:szCs w:val="24"/>
          </w:rPr>
          <w:t>significant</w:t>
        </w:r>
      </w:ins>
      <w:ins w:id="153" w:author="Trevor Drees" w:date="2025-09-07T20:48:00Z" w16du:dateUtc="2025-09-08T03:48:00Z">
        <w:r w:rsidR="00253E04" w:rsidRPr="00253E04">
          <w:rPr>
            <w:rFonts w:ascii="Times New Roman" w:hAnsi="Times New Roman" w:cs="Times New Roman"/>
            <w:sz w:val="24"/>
            <w:szCs w:val="24"/>
          </w:rPr>
          <w:t xml:space="preserve"> potential to impact dispersal patterns, </w:t>
        </w:r>
      </w:ins>
      <w:ins w:id="154" w:author="Trevor Drees" w:date="2025-09-07T21:09:00Z" w16du:dateUtc="2025-09-08T04:09:00Z">
        <w:r>
          <w:rPr>
            <w:rFonts w:ascii="Times New Roman" w:hAnsi="Times New Roman" w:cs="Times New Roman"/>
            <w:sz w:val="24"/>
            <w:szCs w:val="24"/>
          </w:rPr>
          <w:t>and can</w:t>
        </w:r>
      </w:ins>
      <w:ins w:id="155" w:author="Trevor Drees" w:date="2025-09-07T20:48:00Z" w16du:dateUtc="2025-09-08T03:48:00Z">
        <w:r w:rsidR="00253E04" w:rsidRPr="00253E04">
          <w:rPr>
            <w:rFonts w:ascii="Times New Roman" w:hAnsi="Times New Roman" w:cs="Times New Roman"/>
            <w:sz w:val="24"/>
            <w:szCs w:val="24"/>
          </w:rPr>
          <w:t xml:space="preserve"> drastically increas</w:t>
        </w:r>
      </w:ins>
      <w:ins w:id="156" w:author="Trevor Drees" w:date="2025-09-07T21:09:00Z" w16du:dateUtc="2025-09-08T04:09:00Z">
        <w:r>
          <w:rPr>
            <w:rFonts w:ascii="Times New Roman" w:hAnsi="Times New Roman" w:cs="Times New Roman"/>
            <w:sz w:val="24"/>
            <w:szCs w:val="24"/>
          </w:rPr>
          <w:t>e</w:t>
        </w:r>
      </w:ins>
      <w:ins w:id="157" w:author="Trevor Drees" w:date="2025-09-07T20:48:00Z" w16du:dateUtc="2025-09-08T03:48:00Z">
        <w:r w:rsidR="00253E04" w:rsidRPr="00253E04">
          <w:rPr>
            <w:rFonts w:ascii="Times New Roman" w:hAnsi="Times New Roman" w:cs="Times New Roman"/>
            <w:sz w:val="24"/>
            <w:szCs w:val="24"/>
          </w:rPr>
          <w:t xml:space="preserve"> how quickly populations spread. For </w:t>
        </w:r>
        <w:r w:rsidR="00253E04" w:rsidRPr="00253E04">
          <w:rPr>
            <w:rFonts w:ascii="Times New Roman" w:hAnsi="Times New Roman" w:cs="Times New Roman"/>
            <w:i/>
            <w:iCs/>
            <w:sz w:val="24"/>
            <w:szCs w:val="24"/>
          </w:rPr>
          <w:t>C. nutans</w:t>
        </w:r>
        <w:r w:rsidR="00253E04" w:rsidRPr="00253E04">
          <w:rPr>
            <w:rFonts w:ascii="Times New Roman" w:hAnsi="Times New Roman" w:cs="Times New Roman"/>
            <w:sz w:val="24"/>
            <w:szCs w:val="24"/>
          </w:rPr>
          <w:t>, our analyses provide clear evidence that elevated growing temperatures increase the rate at which this species spreads, in alignment with</w:t>
        </w:r>
        <w:r w:rsidR="00253E04" w:rsidRPr="00253E04">
          <w:rPr>
            <w:rFonts w:ascii="Times New Roman" w:hAnsi="Times New Roman" w:cs="Times New Roman"/>
            <w:sz w:val="24"/>
            <w:szCs w:val="24"/>
          </w:rPr>
          <w:t xml:space="preserve"> previous studies on </w:t>
        </w:r>
        <w:r w:rsidR="00253E04" w:rsidRPr="005E6953">
          <w:rPr>
            <w:rFonts w:ascii="Times New Roman" w:hAnsi="Times New Roman" w:cs="Times New Roman"/>
            <w:sz w:val="24"/>
            <w:szCs w:val="24"/>
          </w:rPr>
          <w:t>dispersal and spread in</w:t>
        </w:r>
        <w:r w:rsidR="00253E04" w:rsidRPr="00253E04">
          <w:rPr>
            <w:rFonts w:ascii="Times New Roman" w:hAnsi="Times New Roman" w:cs="Times New Roman"/>
            <w:i/>
            <w:iCs/>
            <w:sz w:val="24"/>
            <w:szCs w:val="24"/>
          </w:rPr>
          <w:t xml:space="preserve"> </w:t>
        </w:r>
        <w:r w:rsidR="00253E04" w:rsidRPr="00253E04">
          <w:rPr>
            <w:rFonts w:ascii="Times New Roman" w:hAnsi="Times New Roman" w:cs="Times New Roman"/>
            <w:sz w:val="24"/>
            <w:szCs w:val="24"/>
          </w:rPr>
          <w:t xml:space="preserve">this species (e.g. Zhang </w:t>
        </w:r>
        <w:r w:rsidR="00253E04" w:rsidRPr="00253E04">
          <w:rPr>
            <w:rFonts w:ascii="Times New Roman" w:hAnsi="Times New Roman" w:cs="Times New Roman"/>
            <w:i/>
            <w:iCs/>
            <w:sz w:val="24"/>
            <w:szCs w:val="24"/>
          </w:rPr>
          <w:t>et al</w:t>
        </w:r>
        <w:r w:rsidR="00253E04" w:rsidRPr="00253E04">
          <w:rPr>
            <w:rFonts w:ascii="Times New Roman" w:hAnsi="Times New Roman" w:cs="Times New Roman"/>
            <w:sz w:val="24"/>
            <w:szCs w:val="24"/>
          </w:rPr>
          <w:t xml:space="preserve">. 2011, 2012, Teller </w:t>
        </w:r>
        <w:r w:rsidR="00253E04" w:rsidRPr="00253E04">
          <w:rPr>
            <w:rFonts w:ascii="Times New Roman" w:hAnsi="Times New Roman" w:cs="Times New Roman"/>
            <w:i/>
            <w:iCs/>
            <w:sz w:val="24"/>
            <w:szCs w:val="24"/>
          </w:rPr>
          <w:t>et al</w:t>
        </w:r>
        <w:r w:rsidR="00253E04" w:rsidRPr="00253E04">
          <w:rPr>
            <w:rFonts w:ascii="Times New Roman" w:hAnsi="Times New Roman" w:cs="Times New Roman"/>
            <w:sz w:val="24"/>
            <w:szCs w:val="24"/>
          </w:rPr>
          <w:t xml:space="preserve">. 2016, Keller and Shea 2021, Drees and Shea 2024b). While our baseline spread rate estimates without ant-driven dispersal or predation were similar to the those observed in previous experiments in this system, the near-doubling of spread rate that we observed was higher than the increases reported in similar studies; Zhang </w:t>
        </w:r>
        <w:r w:rsidR="00253E04" w:rsidRPr="00253E04">
          <w:rPr>
            <w:rFonts w:ascii="Times New Roman" w:hAnsi="Times New Roman" w:cs="Times New Roman"/>
            <w:i/>
            <w:iCs/>
            <w:sz w:val="24"/>
            <w:szCs w:val="24"/>
          </w:rPr>
          <w:t>et al</w:t>
        </w:r>
        <w:r w:rsidR="00253E04" w:rsidRPr="00253E04">
          <w:rPr>
            <w:rFonts w:ascii="Times New Roman" w:hAnsi="Times New Roman" w:cs="Times New Roman"/>
            <w:sz w:val="24"/>
            <w:szCs w:val="24"/>
          </w:rPr>
          <w:t xml:space="preserve">. (2011) report a 27% increase, Teller </w:t>
        </w:r>
        <w:r w:rsidR="00253E04" w:rsidRPr="00253E04">
          <w:rPr>
            <w:rFonts w:ascii="Times New Roman" w:hAnsi="Times New Roman" w:cs="Times New Roman"/>
            <w:i/>
            <w:iCs/>
            <w:sz w:val="24"/>
            <w:szCs w:val="24"/>
          </w:rPr>
          <w:t>et al</w:t>
        </w:r>
        <w:r w:rsidR="00253E04" w:rsidRPr="00253E04">
          <w:rPr>
            <w:rFonts w:ascii="Times New Roman" w:hAnsi="Times New Roman" w:cs="Times New Roman"/>
            <w:sz w:val="24"/>
            <w:szCs w:val="24"/>
          </w:rPr>
          <w:t xml:space="preserve">. (2016) a 38% increase, and Drees and Shea (2024b) a 42% increase. </w:t>
        </w:r>
        <w:r w:rsidR="00253E04" w:rsidRPr="00253E04">
          <w:rPr>
            <w:rFonts w:ascii="Times New Roman" w:hAnsi="Times New Roman" w:cs="Times New Roman"/>
            <w:sz w:val="24"/>
            <w:szCs w:val="24"/>
          </w:rPr>
          <w:lastRenderedPageBreak/>
          <w:t>The percent increase observed here was much higher likely because our survival and flowering rates were derived from a different experimental cohort.</w:t>
        </w:r>
      </w:ins>
    </w:p>
    <w:p w14:paraId="7D63B299" w14:textId="5363167F" w:rsidR="00F928EA" w:rsidRPr="003263AF" w:rsidDel="003263AF" w:rsidRDefault="00F928EA" w:rsidP="00D92BD0">
      <w:pPr>
        <w:spacing w:after="0" w:line="480" w:lineRule="auto"/>
        <w:ind w:firstLine="284"/>
        <w:rPr>
          <w:ins w:id="158" w:author="Shea, Katriona" w:date="2025-09-07T12:22:00Z" w16du:dateUtc="2025-09-07T16:22:00Z"/>
          <w:del w:id="159" w:author="Trevor Drees" w:date="2025-09-07T16:55:00Z" w16du:dateUtc="2025-09-07T23:55:00Z"/>
          <w:rFonts w:ascii="Times New Roman" w:hAnsi="Times New Roman" w:cs="Times New Roman"/>
          <w:sz w:val="24"/>
          <w:szCs w:val="24"/>
        </w:rPr>
        <w:pPrChange w:id="160" w:author="Trevor Drees" w:date="2025-09-07T21:22:00Z" w16du:dateUtc="2025-09-08T04:22:00Z">
          <w:pPr>
            <w:spacing w:after="0" w:line="480" w:lineRule="auto"/>
            <w:ind w:firstLine="284"/>
          </w:pPr>
        </w:pPrChange>
      </w:pPr>
      <w:commentRangeStart w:id="161"/>
      <w:ins w:id="162" w:author="Shea, Katriona" w:date="2025-09-07T12:21:00Z" w16du:dateUtc="2025-09-07T16:21:00Z">
        <w:del w:id="163" w:author="Trevor Drees" w:date="2025-09-07T21:34:00Z" w16du:dateUtc="2025-09-08T04:34:00Z">
          <w:r w:rsidRPr="00833548" w:rsidDel="002074D0">
            <w:rPr>
              <w:rFonts w:ascii="Times New Roman" w:hAnsi="Times New Roman" w:cs="Times New Roman"/>
              <w:sz w:val="24"/>
              <w:szCs w:val="24"/>
            </w:rPr>
            <w:delText>Then caveats etc</w:delText>
          </w:r>
        </w:del>
      </w:ins>
      <w:ins w:id="164" w:author="Trevor Drees" w:date="2025-09-07T21:34:00Z" w16du:dateUtc="2025-09-08T04:34:00Z">
        <w:r w:rsidR="002074D0" w:rsidRPr="00833548">
          <w:rPr>
            <w:rFonts w:ascii="Times New Roman" w:hAnsi="Times New Roman" w:cs="Times New Roman"/>
            <w:sz w:val="24"/>
            <w:szCs w:val="24"/>
            <w:rPrChange w:id="165" w:author="Trevor Drees" w:date="2025-09-07T21:47:00Z" w16du:dateUtc="2025-09-08T04:47:00Z">
              <w:rPr>
                <w:rFonts w:ascii="Times New Roman" w:hAnsi="Times New Roman" w:cs="Times New Roman"/>
                <w:sz w:val="24"/>
                <w:szCs w:val="24"/>
                <w:highlight w:val="yellow"/>
              </w:rPr>
            </w:rPrChange>
          </w:rPr>
          <w:t xml:space="preserve">Despite </w:t>
        </w:r>
      </w:ins>
      <w:ins w:id="166" w:author="Trevor Drees" w:date="2025-09-07T16:55:00Z" w16du:dateUtc="2025-09-07T23:55:00Z">
        <w:r w:rsidR="003263AF" w:rsidRPr="00833548">
          <w:rPr>
            <w:rFonts w:ascii="Times New Roman" w:hAnsi="Times New Roman" w:cs="Times New Roman"/>
            <w:sz w:val="24"/>
            <w:szCs w:val="24"/>
            <w:rPrChange w:id="167" w:author="Trevor Drees" w:date="2025-09-07T21:47:00Z" w16du:dateUtc="2025-09-08T04:47:00Z">
              <w:rPr>
                <w:rFonts w:ascii="Times New Roman" w:hAnsi="Times New Roman" w:cs="Times New Roman"/>
                <w:sz w:val="24"/>
                <w:szCs w:val="24"/>
                <w:highlight w:val="yellow"/>
              </w:rPr>
            </w:rPrChange>
          </w:rPr>
          <w:t>these results</w:t>
        </w:r>
      </w:ins>
      <w:commentRangeEnd w:id="161"/>
      <w:ins w:id="168" w:author="Trevor Drees" w:date="2025-09-07T21:44:00Z" w16du:dateUtc="2025-09-08T04:44:00Z">
        <w:r w:rsidR="00833548" w:rsidRPr="00833548">
          <w:rPr>
            <w:rStyle w:val="CommentReference"/>
          </w:rPr>
          <w:commentReference w:id="161"/>
        </w:r>
      </w:ins>
      <w:ins w:id="169" w:author="Trevor Drees" w:date="2025-09-07T16:55:00Z" w16du:dateUtc="2025-09-07T23:55:00Z">
        <w:r w:rsidR="003263AF" w:rsidRPr="00833548">
          <w:rPr>
            <w:rFonts w:ascii="Times New Roman" w:hAnsi="Times New Roman" w:cs="Times New Roman"/>
            <w:sz w:val="24"/>
            <w:szCs w:val="24"/>
            <w:rPrChange w:id="170" w:author="Trevor Drees" w:date="2025-09-07T21:47:00Z" w16du:dateUtc="2025-09-08T04:47:00Z">
              <w:rPr>
                <w:rFonts w:ascii="Times New Roman" w:hAnsi="Times New Roman" w:cs="Times New Roman"/>
                <w:sz w:val="24"/>
                <w:szCs w:val="24"/>
                <w:highlight w:val="yellow"/>
              </w:rPr>
            </w:rPrChange>
          </w:rPr>
          <w:t xml:space="preserve"> </w:t>
        </w:r>
      </w:ins>
      <w:ins w:id="171" w:author="Trevor Drees" w:date="2025-09-07T21:43:00Z" w16du:dateUtc="2025-09-08T04:43:00Z">
        <w:r w:rsidR="00833548" w:rsidRPr="00833548">
          <w:rPr>
            <w:rFonts w:ascii="Times New Roman" w:hAnsi="Times New Roman" w:cs="Times New Roman"/>
            <w:sz w:val="24"/>
            <w:szCs w:val="24"/>
            <w:rPrChange w:id="172" w:author="Trevor Drees" w:date="2025-09-07T21:47:00Z" w16du:dateUtc="2025-09-08T04:47:00Z">
              <w:rPr>
                <w:rFonts w:ascii="Times New Roman" w:hAnsi="Times New Roman" w:cs="Times New Roman"/>
                <w:sz w:val="24"/>
                <w:szCs w:val="24"/>
                <w:highlight w:val="yellow"/>
              </w:rPr>
            </w:rPrChange>
          </w:rPr>
          <w:t>being</w:t>
        </w:r>
      </w:ins>
      <w:ins w:id="173" w:author="Trevor Drees" w:date="2025-09-07T16:55:00Z" w16du:dateUtc="2025-09-07T23:55:00Z">
        <w:r w:rsidR="003263AF" w:rsidRPr="00833548">
          <w:rPr>
            <w:rFonts w:ascii="Times New Roman" w:hAnsi="Times New Roman" w:cs="Times New Roman"/>
            <w:sz w:val="24"/>
            <w:szCs w:val="24"/>
            <w:rPrChange w:id="174" w:author="Trevor Drees" w:date="2025-09-07T21:47:00Z" w16du:dateUtc="2025-09-08T04:47:00Z">
              <w:rPr>
                <w:rFonts w:ascii="Times New Roman" w:hAnsi="Times New Roman" w:cs="Times New Roman"/>
                <w:sz w:val="24"/>
                <w:szCs w:val="24"/>
                <w:highlight w:val="yellow"/>
              </w:rPr>
            </w:rPrChange>
          </w:rPr>
          <w:t xml:space="preserve"> a promising start in </w:t>
        </w:r>
      </w:ins>
      <w:ins w:id="175" w:author="Trevor Drees" w:date="2025-09-07T21:34:00Z" w16du:dateUtc="2025-09-08T04:34:00Z">
        <w:r w:rsidR="002074D0" w:rsidRPr="00833548">
          <w:rPr>
            <w:rFonts w:ascii="Times New Roman" w:hAnsi="Times New Roman" w:cs="Times New Roman"/>
            <w:sz w:val="24"/>
            <w:szCs w:val="24"/>
            <w:rPrChange w:id="176" w:author="Trevor Drees" w:date="2025-09-07T21:47:00Z" w16du:dateUtc="2025-09-08T04:47:00Z">
              <w:rPr>
                <w:rFonts w:ascii="Times New Roman" w:hAnsi="Times New Roman" w:cs="Times New Roman"/>
                <w:sz w:val="24"/>
                <w:szCs w:val="24"/>
                <w:highlight w:val="yellow"/>
              </w:rPr>
            </w:rPrChange>
          </w:rPr>
          <w:t>resolving some of the unknowns regarding total dispersal in future climates</w:t>
        </w:r>
      </w:ins>
      <w:ins w:id="177" w:author="Trevor Drees" w:date="2025-09-07T16:55:00Z" w16du:dateUtc="2025-09-07T23:55:00Z">
        <w:r w:rsidR="003263AF" w:rsidRPr="00833548">
          <w:rPr>
            <w:rFonts w:ascii="Times New Roman" w:hAnsi="Times New Roman" w:cs="Times New Roman"/>
            <w:sz w:val="24"/>
            <w:szCs w:val="24"/>
            <w:rPrChange w:id="178" w:author="Trevor Drees" w:date="2025-09-07T21:47:00Z" w16du:dateUtc="2025-09-08T04:47:00Z">
              <w:rPr>
                <w:rFonts w:ascii="Times New Roman" w:hAnsi="Times New Roman" w:cs="Times New Roman"/>
                <w:sz w:val="24"/>
                <w:szCs w:val="24"/>
                <w:highlight w:val="yellow"/>
              </w:rPr>
            </w:rPrChange>
          </w:rPr>
          <w:t xml:space="preserve">, </w:t>
        </w:r>
      </w:ins>
      <w:ins w:id="179" w:author="Trevor Drees" w:date="2025-09-07T21:34:00Z" w16du:dateUtc="2025-09-08T04:34:00Z">
        <w:r w:rsidR="002074D0" w:rsidRPr="00833548">
          <w:rPr>
            <w:rFonts w:ascii="Times New Roman" w:hAnsi="Times New Roman" w:cs="Times New Roman"/>
            <w:sz w:val="24"/>
            <w:szCs w:val="24"/>
            <w:rPrChange w:id="180" w:author="Trevor Drees" w:date="2025-09-07T21:47:00Z" w16du:dateUtc="2025-09-08T04:47:00Z">
              <w:rPr>
                <w:rFonts w:ascii="Times New Roman" w:hAnsi="Times New Roman" w:cs="Times New Roman"/>
                <w:sz w:val="24"/>
                <w:szCs w:val="24"/>
                <w:highlight w:val="yellow"/>
              </w:rPr>
            </w:rPrChange>
          </w:rPr>
          <w:t>additional</w:t>
        </w:r>
      </w:ins>
      <w:ins w:id="181" w:author="Trevor Drees" w:date="2025-09-07T16:55:00Z" w16du:dateUtc="2025-09-07T23:55:00Z">
        <w:r w:rsidR="003263AF" w:rsidRPr="00833548">
          <w:rPr>
            <w:rFonts w:ascii="Times New Roman" w:hAnsi="Times New Roman" w:cs="Times New Roman"/>
            <w:sz w:val="24"/>
            <w:szCs w:val="24"/>
            <w:rPrChange w:id="182" w:author="Trevor Drees" w:date="2025-09-07T21:47:00Z" w16du:dateUtc="2025-09-08T04:47:00Z">
              <w:rPr>
                <w:rFonts w:ascii="Times New Roman" w:hAnsi="Times New Roman" w:cs="Times New Roman"/>
                <w:sz w:val="24"/>
                <w:szCs w:val="24"/>
                <w:highlight w:val="yellow"/>
              </w:rPr>
            </w:rPrChange>
          </w:rPr>
          <w:t xml:space="preserve"> studies are necessary to further build upon this, with one of the most important foci being obtaining accurate estimates of ant-driven seed predation given its importance in rates of population spread. </w:t>
        </w:r>
      </w:ins>
      <w:ins w:id="183" w:author="Trevor Drees" w:date="2025-09-07T21:47:00Z" w16du:dateUtc="2025-09-08T04:47:00Z">
        <w:r w:rsidR="00833548" w:rsidRPr="00833548">
          <w:rPr>
            <w:rFonts w:ascii="Times New Roman" w:hAnsi="Times New Roman" w:cs="Times New Roman"/>
            <w:sz w:val="24"/>
            <w:szCs w:val="24"/>
            <w:rPrChange w:id="184" w:author="Trevor Drees" w:date="2025-09-07T21:47:00Z" w16du:dateUtc="2025-09-08T04:47:00Z">
              <w:rPr>
                <w:rFonts w:ascii="Times New Roman" w:hAnsi="Times New Roman" w:cs="Times New Roman"/>
                <w:sz w:val="24"/>
                <w:szCs w:val="24"/>
                <w:highlight w:val="yellow"/>
              </w:rPr>
            </w:rPrChange>
          </w:rPr>
          <w:t>Resources permitting, f</w:t>
        </w:r>
      </w:ins>
      <w:ins w:id="185" w:author="Trevor Drees" w:date="2025-09-07T16:55:00Z" w16du:dateUtc="2025-09-07T23:55:00Z">
        <w:r w:rsidR="003263AF" w:rsidRPr="00833548">
          <w:rPr>
            <w:rFonts w:ascii="Times New Roman" w:hAnsi="Times New Roman" w:cs="Times New Roman"/>
            <w:sz w:val="24"/>
            <w:szCs w:val="24"/>
            <w:rPrChange w:id="186" w:author="Trevor Drees" w:date="2025-09-07T21:47:00Z" w16du:dateUtc="2025-09-08T04:47:00Z">
              <w:rPr>
                <w:rFonts w:ascii="Times New Roman" w:hAnsi="Times New Roman" w:cs="Times New Roman"/>
                <w:sz w:val="24"/>
                <w:szCs w:val="24"/>
                <w:highlight w:val="yellow"/>
              </w:rPr>
            </w:rPrChange>
          </w:rPr>
          <w:t xml:space="preserve">urther investigations into the ant-related determinants of </w:t>
        </w:r>
        <w:r w:rsidR="003263AF" w:rsidRPr="00833548">
          <w:rPr>
            <w:rFonts w:ascii="Times New Roman" w:hAnsi="Times New Roman" w:cs="Times New Roman"/>
            <w:i/>
            <w:iCs/>
            <w:sz w:val="24"/>
            <w:szCs w:val="24"/>
            <w:rPrChange w:id="187" w:author="Trevor Drees" w:date="2025-09-07T21:47:00Z" w16du:dateUtc="2025-09-08T04:47:00Z">
              <w:rPr>
                <w:rFonts w:ascii="Times New Roman" w:hAnsi="Times New Roman" w:cs="Times New Roman"/>
                <w:i/>
                <w:iCs/>
                <w:sz w:val="24"/>
                <w:szCs w:val="24"/>
                <w:highlight w:val="yellow"/>
              </w:rPr>
            </w:rPrChange>
          </w:rPr>
          <w:t>C. nutans</w:t>
        </w:r>
        <w:r w:rsidR="003263AF" w:rsidRPr="00833548">
          <w:rPr>
            <w:rFonts w:ascii="Times New Roman" w:hAnsi="Times New Roman" w:cs="Times New Roman"/>
            <w:sz w:val="24"/>
            <w:szCs w:val="24"/>
            <w:rPrChange w:id="188" w:author="Trevor Drees" w:date="2025-09-07T21:47:00Z" w16du:dateUtc="2025-09-08T04:47:00Z">
              <w:rPr>
                <w:rFonts w:ascii="Times New Roman" w:hAnsi="Times New Roman" w:cs="Times New Roman"/>
                <w:sz w:val="24"/>
                <w:szCs w:val="24"/>
                <w:highlight w:val="yellow"/>
              </w:rPr>
            </w:rPrChange>
          </w:rPr>
          <w:t xml:space="preserve"> spread might also be worthwhile to ensure that any pathways that might generate a notable effect of ant dispersal on spread rates have not been missed; for example, is there any overlap in nest foraging ranges (which may increase ant-driven dispersal distances), or is the probability of removal based on distance to the nest? What is the role of density dependence? Are the additional dispersal pathways that should be considered? </w:t>
        </w:r>
      </w:ins>
    </w:p>
    <w:p w14:paraId="4D45B3FE" w14:textId="123F47A6" w:rsidR="00F928EA" w:rsidDel="003263AF" w:rsidRDefault="00F928EA" w:rsidP="00D92BD0">
      <w:pPr>
        <w:spacing w:after="0" w:line="480" w:lineRule="auto"/>
        <w:ind w:firstLine="284"/>
        <w:rPr>
          <w:ins w:id="189" w:author="Shea, Katriona" w:date="2025-09-07T11:06:00Z" w16du:dateUtc="2025-09-07T15:06:00Z"/>
          <w:del w:id="190" w:author="Trevor Drees" w:date="2025-09-07T16:55:00Z" w16du:dateUtc="2025-09-07T23:55:00Z"/>
          <w:rFonts w:ascii="Times New Roman" w:hAnsi="Times New Roman" w:cs="Times New Roman"/>
          <w:sz w:val="24"/>
          <w:szCs w:val="24"/>
        </w:rPr>
        <w:pPrChange w:id="191" w:author="Trevor Drees" w:date="2025-09-07T21:22:00Z" w16du:dateUtc="2025-09-08T04:22:00Z">
          <w:pPr>
            <w:spacing w:after="0" w:line="480" w:lineRule="auto"/>
            <w:ind w:firstLine="284"/>
          </w:pPr>
        </w:pPrChange>
      </w:pPr>
      <w:ins w:id="192" w:author="Shea, Katriona" w:date="2025-09-07T12:22:00Z" w16du:dateUtc="2025-09-07T16:22:00Z">
        <w:del w:id="193" w:author="Trevor Drees" w:date="2025-09-07T16:55:00Z" w16du:dateUtc="2025-09-07T23:55:00Z">
          <w:r w:rsidRPr="00F928EA" w:rsidDel="003263AF">
            <w:rPr>
              <w:rFonts w:ascii="Times New Roman" w:hAnsi="Times New Roman" w:cs="Times New Roman"/>
              <w:sz w:val="24"/>
              <w:szCs w:val="24"/>
              <w:highlight w:val="green"/>
              <w:rPrChange w:id="194" w:author="Shea, Katriona" w:date="2025-09-07T12:22:00Z" w16du:dateUtc="2025-09-07T16:22:00Z">
                <w:rPr>
                  <w:rFonts w:ascii="Times New Roman" w:hAnsi="Times New Roman" w:cs="Times New Roman"/>
                  <w:sz w:val="24"/>
                  <w:szCs w:val="24"/>
                </w:rPr>
              </w:rPrChange>
            </w:rPr>
            <w:delText>End with a general para, not a Cn para</w:delText>
          </w:r>
        </w:del>
      </w:ins>
    </w:p>
    <w:p w14:paraId="05A0513F" w14:textId="77777777" w:rsidR="00451D4C" w:rsidDel="003263AF" w:rsidRDefault="00451D4C" w:rsidP="00D92BD0">
      <w:pPr>
        <w:spacing w:after="0" w:line="480" w:lineRule="auto"/>
        <w:ind w:firstLine="284"/>
        <w:rPr>
          <w:ins w:id="195" w:author="Shea, Katriona" w:date="2025-09-07T10:41:00Z" w16du:dateUtc="2025-09-07T14:41:00Z"/>
          <w:del w:id="196" w:author="Trevor Drees" w:date="2025-09-07T16:55:00Z" w16du:dateUtc="2025-09-07T23:55:00Z"/>
          <w:rFonts w:ascii="Times New Roman" w:hAnsi="Times New Roman" w:cs="Times New Roman"/>
          <w:sz w:val="24"/>
          <w:szCs w:val="24"/>
        </w:rPr>
        <w:pPrChange w:id="197" w:author="Trevor Drees" w:date="2025-09-07T21:22:00Z" w16du:dateUtc="2025-09-08T04:22:00Z">
          <w:pPr>
            <w:spacing w:after="0" w:line="480" w:lineRule="auto"/>
            <w:ind w:firstLine="284"/>
          </w:pPr>
        </w:pPrChange>
      </w:pPr>
    </w:p>
    <w:p w14:paraId="34AFC337" w14:textId="460C9720" w:rsidR="00B8674C" w:rsidRPr="00253E04" w:rsidDel="007B503E" w:rsidRDefault="007E470C" w:rsidP="00D92BD0">
      <w:pPr>
        <w:spacing w:after="0" w:line="480" w:lineRule="auto"/>
        <w:ind w:firstLine="284"/>
        <w:rPr>
          <w:del w:id="198" w:author="Trevor Drees" w:date="2025-09-04T15:18:00Z" w16du:dateUtc="2025-09-04T22:18:00Z"/>
          <w:rFonts w:ascii="Times New Roman" w:hAnsi="Times New Roman" w:cs="Times New Roman"/>
          <w:sz w:val="24"/>
          <w:szCs w:val="24"/>
          <w:highlight w:val="yellow"/>
          <w:rPrChange w:id="199" w:author="Trevor Drees" w:date="2025-09-07T20:48:00Z" w16du:dateUtc="2025-09-08T03:48:00Z">
            <w:rPr>
              <w:del w:id="200" w:author="Trevor Drees" w:date="2025-09-04T15:18:00Z" w16du:dateUtc="2025-09-04T22:18:00Z"/>
              <w:rFonts w:ascii="Times New Roman" w:hAnsi="Times New Roman" w:cs="Times New Roman"/>
              <w:sz w:val="24"/>
              <w:szCs w:val="24"/>
            </w:rPr>
          </w:rPrChange>
        </w:rPr>
        <w:pPrChange w:id="201" w:author="Trevor Drees" w:date="2025-09-07T21:22:00Z" w16du:dateUtc="2025-09-08T04:22:00Z">
          <w:pPr>
            <w:spacing w:after="0" w:line="480" w:lineRule="auto"/>
            <w:ind w:firstLine="284"/>
          </w:pPr>
        </w:pPrChange>
      </w:pPr>
      <w:ins w:id="202" w:author="Shea, Katriona" w:date="2025-09-07T10:04:00Z" w16du:dateUtc="2025-09-07T14:04:00Z">
        <w:del w:id="203" w:author="Trevor Drees" w:date="2025-09-07T16:55:00Z" w16du:dateUtc="2025-09-07T23:55:00Z">
          <w:r w:rsidDel="003263AF">
            <w:rPr>
              <w:rFonts w:ascii="Times New Roman" w:hAnsi="Times New Roman" w:cs="Times New Roman"/>
              <w:sz w:val="24"/>
              <w:szCs w:val="24"/>
            </w:rPr>
            <w:delText xml:space="preserve">  </w:delText>
          </w:r>
        </w:del>
        <w:commentRangeStart w:id="204"/>
        <w:del w:id="205" w:author="Trevor Drees" w:date="2025-09-07T16:46:00Z" w16du:dateUtc="2025-09-07T23:46:00Z">
          <w:r w:rsidRPr="006E48FE" w:rsidDel="004465B7">
            <w:rPr>
              <w:rFonts w:ascii="Times New Roman" w:hAnsi="Times New Roman" w:cs="Times New Roman"/>
              <w:sz w:val="24"/>
              <w:szCs w:val="24"/>
              <w:highlight w:val="yellow"/>
              <w:rPrChange w:id="206" w:author="Trevor Drees" w:date="2025-09-07T16:09:00Z" w16du:dateUtc="2025-09-07T23:09:00Z">
                <w:rPr>
                  <w:rFonts w:ascii="Times New Roman" w:hAnsi="Times New Roman" w:cs="Times New Roman"/>
                  <w:sz w:val="24"/>
                  <w:szCs w:val="24"/>
                </w:rPr>
              </w:rPrChange>
            </w:rPr>
            <w:delText>S</w:delText>
          </w:r>
        </w:del>
      </w:ins>
      <w:ins w:id="207" w:author="Shea, Katriona" w:date="2025-09-07T10:05:00Z" w16du:dateUtc="2025-09-07T14:05:00Z">
        <w:del w:id="208" w:author="Trevor Drees" w:date="2025-09-07T16:46:00Z" w16du:dateUtc="2025-09-07T23:46:00Z">
          <w:r w:rsidRPr="006E48FE" w:rsidDel="004465B7">
            <w:rPr>
              <w:rFonts w:ascii="Times New Roman" w:hAnsi="Times New Roman" w:cs="Times New Roman"/>
              <w:sz w:val="24"/>
              <w:szCs w:val="24"/>
              <w:highlight w:val="yellow"/>
              <w:rPrChange w:id="209" w:author="Trevor Drees" w:date="2025-09-07T16:09:00Z" w16du:dateUtc="2025-09-07T23:09:00Z">
                <w:rPr>
                  <w:rFonts w:ascii="Times New Roman" w:hAnsi="Times New Roman" w:cs="Times New Roman"/>
                  <w:sz w:val="24"/>
                  <w:szCs w:val="24"/>
                </w:rPr>
              </w:rPrChange>
            </w:rPr>
            <w:delText>also es</w:delText>
          </w:r>
        </w:del>
      </w:ins>
      <w:commentRangeEnd w:id="204"/>
      <w:del w:id="210" w:author="Trevor Drees" w:date="2025-09-07T16:46:00Z" w16du:dateUtc="2025-09-07T23:46:00Z">
        <w:r w:rsidR="007734AF" w:rsidRPr="006E48FE" w:rsidDel="004465B7">
          <w:rPr>
            <w:rStyle w:val="CommentReference"/>
            <w:highlight w:val="yellow"/>
            <w:rPrChange w:id="211" w:author="Trevor Drees" w:date="2025-09-07T16:09:00Z" w16du:dateUtc="2025-09-07T23:09:00Z">
              <w:rPr>
                <w:rStyle w:val="CommentReference"/>
              </w:rPr>
            </w:rPrChange>
          </w:rPr>
          <w:commentReference w:id="204"/>
        </w:r>
      </w:del>
      <w:moveToRangeStart w:id="212" w:author="Trevor Drees" w:date="2025-09-04T15:41:00Z" w:name="move207892926"/>
      <w:moveTo w:id="213" w:author="Trevor Drees" w:date="2025-09-04T15:41:00Z" w16du:dateUtc="2025-09-04T22:41:00Z">
        <w:del w:id="214" w:author="Trevor Drees" w:date="2025-09-07T16:46:00Z" w16du:dateUtc="2025-09-07T23:46:00Z">
          <w:r w:rsidR="00186BDE" w:rsidRPr="006E48FE" w:rsidDel="004465B7">
            <w:rPr>
              <w:rFonts w:ascii="Times New Roman" w:hAnsi="Times New Roman" w:cs="Times New Roman"/>
              <w:sz w:val="24"/>
              <w:szCs w:val="24"/>
              <w:highlight w:val="yellow"/>
              <w:rPrChange w:id="215" w:author="Trevor Drees" w:date="2025-09-07T16:09:00Z" w16du:dateUtc="2025-09-07T23:09:00Z">
                <w:rPr>
                  <w:rFonts w:ascii="Times New Roman" w:hAnsi="Times New Roman" w:cs="Times New Roman"/>
                  <w:sz w:val="24"/>
                  <w:szCs w:val="24"/>
                </w:rPr>
              </w:rPrChange>
            </w:rPr>
            <w:delText xml:space="preserve">work </w:delText>
          </w:r>
        </w:del>
        <w:del w:id="216" w:author="Trevor Drees" w:date="2025-09-07T14:24:00Z" w16du:dateUtc="2025-09-07T21:24:00Z">
          <w:r w:rsidR="00186BDE" w:rsidRPr="006E48FE" w:rsidDel="00854A92">
            <w:rPr>
              <w:rFonts w:ascii="Times New Roman" w:hAnsi="Times New Roman" w:cs="Times New Roman"/>
              <w:sz w:val="24"/>
              <w:szCs w:val="24"/>
              <w:highlight w:val="yellow"/>
              <w:rPrChange w:id="217" w:author="Trevor Drees" w:date="2025-09-07T16:09:00Z" w16du:dateUtc="2025-09-07T23:09:00Z">
                <w:rPr>
                  <w:rFonts w:ascii="Times New Roman" w:hAnsi="Times New Roman" w:cs="Times New Roman"/>
                  <w:sz w:val="24"/>
                  <w:szCs w:val="24"/>
                </w:rPr>
              </w:rPrChange>
            </w:rPr>
            <w:delText>augment</w:delText>
          </w:r>
        </w:del>
        <w:del w:id="218" w:author="Trevor Drees" w:date="2025-09-04T15:58:00Z" w16du:dateUtc="2025-09-04T22:58:00Z">
          <w:r w:rsidR="00186BDE" w:rsidRPr="006E48FE" w:rsidDel="00237AB8">
            <w:rPr>
              <w:rFonts w:ascii="Times New Roman" w:hAnsi="Times New Roman" w:cs="Times New Roman"/>
              <w:sz w:val="24"/>
              <w:szCs w:val="24"/>
              <w:highlight w:val="yellow"/>
              <w:rPrChange w:id="219" w:author="Trevor Drees" w:date="2025-09-07T16:09:00Z" w16du:dateUtc="2025-09-07T23:09:00Z">
                <w:rPr>
                  <w:rFonts w:ascii="Times New Roman" w:hAnsi="Times New Roman" w:cs="Times New Roman"/>
                  <w:sz w:val="24"/>
                  <w:szCs w:val="24"/>
                </w:rPr>
              </w:rPrChange>
            </w:rPr>
            <w:delText>s</w:delText>
          </w:r>
        </w:del>
        <w:del w:id="220" w:author="Trevor Drees" w:date="2025-09-07T14:24:00Z" w16du:dateUtc="2025-09-07T21:24:00Z">
          <w:r w:rsidR="00186BDE" w:rsidRPr="006E48FE" w:rsidDel="00854A92">
            <w:rPr>
              <w:rFonts w:ascii="Times New Roman" w:hAnsi="Times New Roman" w:cs="Times New Roman"/>
              <w:sz w:val="24"/>
              <w:szCs w:val="24"/>
              <w:highlight w:val="yellow"/>
              <w:rPrChange w:id="221" w:author="Trevor Drees" w:date="2025-09-07T16:09:00Z" w16du:dateUtc="2025-09-07T23:09:00Z">
                <w:rPr>
                  <w:rFonts w:ascii="Times New Roman" w:hAnsi="Times New Roman" w:cs="Times New Roman"/>
                  <w:sz w:val="24"/>
                  <w:szCs w:val="24"/>
                </w:rPr>
              </w:rPrChange>
            </w:rPr>
            <w:delText xml:space="preserve"> previous studies that examine population spread using only wind-driven primary dispersal (e.g. </w:delText>
          </w:r>
          <w:r w:rsidR="00186BDE" w:rsidRPr="006E48FE" w:rsidDel="00854A92">
            <w:rPr>
              <w:rFonts w:ascii="Times New Roman" w:eastAsiaTheme="minorEastAsia" w:hAnsi="Times New Roman" w:cs="Times New Roman"/>
              <w:sz w:val="24"/>
              <w:szCs w:val="24"/>
              <w:highlight w:val="yellow"/>
              <w:rPrChange w:id="222" w:author="Trevor Drees" w:date="2025-09-07T16:09:00Z" w16du:dateUtc="2025-09-07T23:09:00Z">
                <w:rPr>
                  <w:rFonts w:ascii="Times New Roman" w:eastAsiaTheme="minorEastAsia" w:hAnsi="Times New Roman" w:cs="Times New Roman"/>
                  <w:sz w:val="24"/>
                  <w:szCs w:val="24"/>
                </w:rPr>
              </w:rPrChange>
            </w:rPr>
            <w:delText xml:space="preserve">Skarpaas and Shea 2007, </w:delText>
          </w:r>
          <w:r w:rsidR="00186BDE" w:rsidRPr="006E48FE" w:rsidDel="00854A92">
            <w:rPr>
              <w:rFonts w:ascii="Times New Roman" w:hAnsi="Times New Roman" w:cs="Times New Roman"/>
              <w:sz w:val="24"/>
              <w:szCs w:val="24"/>
              <w:highlight w:val="yellow"/>
              <w:rPrChange w:id="223" w:author="Trevor Drees" w:date="2025-09-07T16:09:00Z" w16du:dateUtc="2025-09-07T23:09:00Z">
                <w:rPr>
                  <w:rFonts w:ascii="Times New Roman" w:hAnsi="Times New Roman" w:cs="Times New Roman"/>
                  <w:sz w:val="24"/>
                  <w:szCs w:val="24"/>
                </w:rPr>
              </w:rPrChange>
            </w:rPr>
            <w:delText xml:space="preserve">Jongejans </w:delText>
          </w:r>
          <w:r w:rsidR="00186BDE" w:rsidRPr="006E48FE" w:rsidDel="00854A92">
            <w:rPr>
              <w:rFonts w:ascii="Times New Roman" w:hAnsi="Times New Roman" w:cs="Times New Roman"/>
              <w:i/>
              <w:iCs/>
              <w:sz w:val="24"/>
              <w:szCs w:val="24"/>
              <w:highlight w:val="yellow"/>
              <w:rPrChange w:id="224" w:author="Trevor Drees" w:date="2025-09-07T16:09:00Z" w16du:dateUtc="2025-09-07T23:09:00Z">
                <w:rPr>
                  <w:rFonts w:ascii="Times New Roman" w:hAnsi="Times New Roman" w:cs="Times New Roman"/>
                  <w:i/>
                  <w:iCs/>
                  <w:sz w:val="24"/>
                  <w:szCs w:val="24"/>
                </w:rPr>
              </w:rPrChange>
            </w:rPr>
            <w:delText>et al.</w:delText>
          </w:r>
          <w:r w:rsidR="00186BDE" w:rsidRPr="006E48FE" w:rsidDel="00854A92">
            <w:rPr>
              <w:rFonts w:ascii="Times New Roman" w:hAnsi="Times New Roman" w:cs="Times New Roman"/>
              <w:sz w:val="24"/>
              <w:szCs w:val="24"/>
              <w:highlight w:val="yellow"/>
              <w:rPrChange w:id="225" w:author="Trevor Drees" w:date="2025-09-07T16:09:00Z" w16du:dateUtc="2025-09-07T23:09:00Z">
                <w:rPr>
                  <w:rFonts w:ascii="Times New Roman" w:hAnsi="Times New Roman" w:cs="Times New Roman"/>
                  <w:sz w:val="24"/>
                  <w:szCs w:val="24"/>
                </w:rPr>
              </w:rPrChange>
            </w:rPr>
            <w:delText xml:space="preserve"> 2011), or only initiation of ant-driven secondary dispersal (e.g. Jongejans </w:delText>
          </w:r>
          <w:r w:rsidR="00186BDE" w:rsidRPr="006E48FE" w:rsidDel="00854A92">
            <w:rPr>
              <w:rFonts w:ascii="Times New Roman" w:hAnsi="Times New Roman" w:cs="Times New Roman"/>
              <w:i/>
              <w:iCs/>
              <w:sz w:val="24"/>
              <w:szCs w:val="24"/>
              <w:highlight w:val="yellow"/>
              <w:rPrChange w:id="226" w:author="Trevor Drees" w:date="2025-09-07T16:09:00Z" w16du:dateUtc="2025-09-07T23:09:00Z">
                <w:rPr>
                  <w:rFonts w:ascii="Times New Roman" w:hAnsi="Times New Roman" w:cs="Times New Roman"/>
                  <w:i/>
                  <w:iCs/>
                  <w:sz w:val="24"/>
                  <w:szCs w:val="24"/>
                </w:rPr>
              </w:rPrChange>
            </w:rPr>
            <w:delText>et al</w:delText>
          </w:r>
          <w:r w:rsidR="00186BDE" w:rsidRPr="006E48FE" w:rsidDel="00854A92">
            <w:rPr>
              <w:rFonts w:ascii="Times New Roman" w:hAnsi="Times New Roman" w:cs="Times New Roman"/>
              <w:sz w:val="24"/>
              <w:szCs w:val="24"/>
              <w:highlight w:val="yellow"/>
              <w:rPrChange w:id="227" w:author="Trevor Drees" w:date="2025-09-07T16:09:00Z" w16du:dateUtc="2025-09-07T23:09:00Z">
                <w:rPr>
                  <w:rFonts w:ascii="Times New Roman" w:hAnsi="Times New Roman" w:cs="Times New Roman"/>
                  <w:sz w:val="24"/>
                  <w:szCs w:val="24"/>
                </w:rPr>
              </w:rPrChange>
            </w:rPr>
            <w:delText>. 2015, Drees and Shea 2024a)</w:delText>
          </w:r>
        </w:del>
      </w:moveTo>
      <w:moveToRangeStart w:id="228" w:author="Trevor Drees" w:date="2025-09-04T16:23:00Z" w:name="move207895437"/>
      <w:moveToRangeEnd w:id="212"/>
      <w:moveTo w:id="229" w:author="Trevor Drees" w:date="2025-09-04T16:23:00Z" w16du:dateUtc="2025-09-04T23:23:00Z">
        <w:del w:id="230" w:author="Trevor Drees" w:date="2025-09-04T22:09:00Z" w16du:dateUtc="2025-09-05T05:09:00Z">
          <w:r w:rsidR="003E1637" w:rsidRPr="003263AF" w:rsidDel="00624B4A">
            <w:rPr>
              <w:rFonts w:ascii="Times New Roman" w:hAnsi="Times New Roman" w:cs="Times New Roman"/>
              <w:sz w:val="24"/>
              <w:szCs w:val="24"/>
              <w:highlight w:val="red"/>
              <w:rPrChange w:id="231" w:author="Trevor Drees" w:date="2025-09-07T16:55:00Z" w16du:dateUtc="2025-09-07T23:55:00Z">
                <w:rPr>
                  <w:rFonts w:ascii="Times New Roman" w:hAnsi="Times New Roman" w:cs="Times New Roman"/>
                  <w:sz w:val="24"/>
                  <w:szCs w:val="24"/>
                </w:rPr>
              </w:rPrChange>
            </w:rPr>
            <w:delText xml:space="preserve">While </w:delText>
          </w:r>
        </w:del>
        <w:del w:id="232" w:author="Trevor Drees" w:date="2025-09-04T16:23:00Z" w16du:dateUtc="2025-09-04T23:23:00Z">
          <w:r w:rsidR="003E1637" w:rsidRPr="003263AF" w:rsidDel="003E1637">
            <w:rPr>
              <w:rFonts w:ascii="Times New Roman" w:hAnsi="Times New Roman" w:cs="Times New Roman"/>
              <w:sz w:val="24"/>
              <w:szCs w:val="24"/>
              <w:highlight w:val="red"/>
              <w:rPrChange w:id="233" w:author="Trevor Drees" w:date="2025-09-07T16:55:00Z" w16du:dateUtc="2025-09-07T23:55:00Z">
                <w:rPr>
                  <w:rFonts w:ascii="Times New Roman" w:hAnsi="Times New Roman" w:cs="Times New Roman"/>
                  <w:sz w:val="24"/>
                  <w:szCs w:val="24"/>
                </w:rPr>
              </w:rPrChange>
            </w:rPr>
            <w:delText>the latter</w:delText>
          </w:r>
        </w:del>
        <w:del w:id="234" w:author="Trevor Drees" w:date="2025-09-04T22:09:00Z" w16du:dateUtc="2025-09-05T05:09:00Z">
          <w:r w:rsidR="003E1637" w:rsidRPr="003263AF" w:rsidDel="00624B4A">
            <w:rPr>
              <w:rFonts w:ascii="Times New Roman" w:hAnsi="Times New Roman" w:cs="Times New Roman"/>
              <w:sz w:val="24"/>
              <w:szCs w:val="24"/>
              <w:highlight w:val="red"/>
              <w:rPrChange w:id="235" w:author="Trevor Drees" w:date="2025-09-07T16:55:00Z" w16du:dateUtc="2025-09-07T23:55:00Z">
                <w:rPr>
                  <w:rFonts w:ascii="Times New Roman" w:hAnsi="Times New Roman" w:cs="Times New Roman"/>
                  <w:sz w:val="24"/>
                  <w:szCs w:val="24"/>
                </w:rPr>
              </w:rPrChange>
            </w:rPr>
            <w:delText xml:space="preserve"> likely plays a role in infilling, the former does the same while also being the main driver </w:delText>
          </w:r>
        </w:del>
        <w:del w:id="236" w:author="Trevor Drees" w:date="2025-09-07T14:23:00Z" w16du:dateUtc="2025-09-07T21:23:00Z">
          <w:r w:rsidR="003E1637" w:rsidRPr="003263AF" w:rsidDel="00854A92">
            <w:rPr>
              <w:rFonts w:ascii="Times New Roman" w:hAnsi="Times New Roman" w:cs="Times New Roman"/>
              <w:sz w:val="24"/>
              <w:szCs w:val="24"/>
              <w:highlight w:val="red"/>
              <w:rPrChange w:id="237" w:author="Trevor Drees" w:date="2025-09-07T16:55:00Z" w16du:dateUtc="2025-09-07T23:55:00Z">
                <w:rPr>
                  <w:rFonts w:ascii="Times New Roman" w:hAnsi="Times New Roman" w:cs="Times New Roman"/>
                  <w:sz w:val="24"/>
                  <w:szCs w:val="24"/>
                </w:rPr>
              </w:rPrChange>
            </w:rPr>
            <w:delText>for expansion of the population’s boundaries.</w:delText>
          </w:r>
        </w:del>
      </w:moveTo>
      <w:moveToRangeStart w:id="238" w:author="Trevor Drees" w:date="2025-09-04T15:16:00Z" w:name="move207891392"/>
      <w:moveToRangeEnd w:id="228"/>
      <w:moveTo w:id="239" w:author="Trevor Drees" w:date="2025-09-04T15:16:00Z" w16du:dateUtc="2025-09-04T22:16:00Z">
        <w:del w:id="240" w:author="Trevor Drees" w:date="2025-09-04T15:27:00Z" w16du:dateUtc="2025-09-04T22:27:00Z">
          <w:r w:rsidR="007B503E" w:rsidRPr="003263AF" w:rsidDel="00C57EF9">
            <w:rPr>
              <w:rFonts w:ascii="Times New Roman" w:hAnsi="Times New Roman" w:cs="Times New Roman"/>
              <w:sz w:val="24"/>
              <w:szCs w:val="24"/>
              <w:highlight w:val="red"/>
              <w:rPrChange w:id="241" w:author="Trevor Drees" w:date="2025-09-07T16:55:00Z" w16du:dateUtc="2025-09-07T23:55:00Z">
                <w:rPr>
                  <w:rFonts w:ascii="Times New Roman" w:hAnsi="Times New Roman" w:cs="Times New Roman"/>
                  <w:sz w:val="24"/>
                  <w:szCs w:val="24"/>
                </w:rPr>
              </w:rPrChange>
            </w:rPr>
            <w:delText>To examine</w:delText>
          </w:r>
        </w:del>
        <w:del w:id="242" w:author="Trevor Drees" w:date="2025-09-04T15:26:00Z" w16du:dateUtc="2025-09-04T22:26:00Z">
          <w:r w:rsidR="007B503E" w:rsidRPr="003263AF" w:rsidDel="00C57EF9">
            <w:rPr>
              <w:rFonts w:ascii="Times New Roman" w:hAnsi="Times New Roman" w:cs="Times New Roman"/>
              <w:sz w:val="24"/>
              <w:szCs w:val="24"/>
              <w:highlight w:val="red"/>
              <w:rPrChange w:id="243" w:author="Trevor Drees" w:date="2025-09-07T16:55:00Z" w16du:dateUtc="2025-09-07T23:55:00Z">
                <w:rPr>
                  <w:rFonts w:ascii="Times New Roman" w:hAnsi="Times New Roman" w:cs="Times New Roman"/>
                  <w:sz w:val="24"/>
                  <w:szCs w:val="24"/>
                </w:rPr>
              </w:rPrChange>
            </w:rPr>
            <w:delText xml:space="preserve"> total dispersal</w:delText>
          </w:r>
        </w:del>
        <w:del w:id="244" w:author="Trevor Drees" w:date="2025-09-04T15:27:00Z" w16du:dateUtc="2025-09-04T22:27:00Z">
          <w:r w:rsidR="007B503E" w:rsidRPr="003263AF" w:rsidDel="00C57EF9">
            <w:rPr>
              <w:rFonts w:ascii="Times New Roman" w:hAnsi="Times New Roman" w:cs="Times New Roman"/>
              <w:sz w:val="24"/>
              <w:szCs w:val="24"/>
              <w:highlight w:val="red"/>
              <w:rPrChange w:id="245" w:author="Trevor Drees" w:date="2025-09-07T16:55:00Z" w16du:dateUtc="2025-09-07T23:55:00Z">
                <w:rPr>
                  <w:rFonts w:ascii="Times New Roman" w:hAnsi="Times New Roman" w:cs="Times New Roman"/>
                  <w:sz w:val="24"/>
                  <w:szCs w:val="24"/>
                </w:rPr>
              </w:rPrChange>
            </w:rPr>
            <w:delText>, we combine two very different sequential dispersal pathways into a single model, and assesses their relative importance; we thus demonstrate that total dispersal can be incorporated into models of population spread, and with the use of sensitivity analyses, we illustrate how to determine which aspects of that dispersal are most important and where care should be taken to obtain accurate empirical parameter estimates in both current and future environments.</w:delText>
          </w:r>
        </w:del>
      </w:moveTo>
      <w:moveToRangeStart w:id="246" w:author="Trevor Drees" w:date="2025-09-04T15:13:00Z" w:name="move207891242"/>
      <w:moveToRangeEnd w:id="238"/>
      <w:moveTo w:id="247" w:author="Trevor Drees" w:date="2025-09-04T15:13:00Z" w16du:dateUtc="2025-09-04T22:13:00Z">
        <w:del w:id="248" w:author="Trevor Drees" w:date="2025-09-04T15:24:00Z" w16du:dateUtc="2025-09-04T22:24:00Z">
          <w:r w:rsidR="007B503E" w:rsidRPr="003263AF" w:rsidDel="00C57EF9">
            <w:rPr>
              <w:rFonts w:ascii="Times New Roman" w:hAnsi="Times New Roman" w:cs="Times New Roman"/>
              <w:sz w:val="24"/>
              <w:szCs w:val="24"/>
              <w:highlight w:val="red"/>
              <w:rPrChange w:id="249" w:author="Trevor Drees" w:date="2025-09-07T16:55:00Z" w16du:dateUtc="2025-09-07T23:55:00Z">
                <w:rPr>
                  <w:rFonts w:ascii="Times New Roman" w:hAnsi="Times New Roman" w:cs="Times New Roman"/>
                  <w:sz w:val="24"/>
                  <w:szCs w:val="24"/>
                </w:rPr>
              </w:rPrChange>
            </w:rPr>
            <w:delText>We demonstrate that population spread can be modeled without knowing the exact values of all relevant parameters, and with</w:delText>
          </w:r>
          <w:r w:rsidR="007B503E" w:rsidRPr="003263AF" w:rsidDel="00C57EF9">
            <w:rPr>
              <w:highlight w:val="red"/>
              <w:rPrChange w:id="250" w:author="Trevor Drees" w:date="2025-09-07T16:55:00Z" w16du:dateUtc="2025-09-07T23:55:00Z">
                <w:rPr/>
              </w:rPrChange>
            </w:rPr>
            <w:delText xml:space="preserve"> </w:delText>
          </w:r>
          <w:r w:rsidR="007B503E" w:rsidRPr="003263AF" w:rsidDel="00C57EF9">
            <w:rPr>
              <w:rFonts w:ascii="Times New Roman" w:hAnsi="Times New Roman" w:cs="Times New Roman"/>
              <w:sz w:val="24"/>
              <w:szCs w:val="24"/>
              <w:highlight w:val="red"/>
              <w:rPrChange w:id="251" w:author="Trevor Drees" w:date="2025-09-07T16:55:00Z" w16du:dateUtc="2025-09-07T23:55:00Z">
                <w:rPr>
                  <w:rFonts w:ascii="Times New Roman" w:hAnsi="Times New Roman" w:cs="Times New Roman"/>
                  <w:sz w:val="24"/>
                  <w:szCs w:val="24"/>
                </w:rPr>
              </w:rPrChange>
            </w:rPr>
            <w:delText xml:space="preserve">sensitivity analyses, it is possible to identify which of those parameters matter most in projecting outcomes. </w:delText>
          </w:r>
        </w:del>
        <w:del w:id="252" w:author="Trevor Drees" w:date="2025-09-04T15:26:00Z" w16du:dateUtc="2025-09-04T22:26:00Z">
          <w:r w:rsidR="007B503E" w:rsidRPr="003263AF" w:rsidDel="00C57EF9">
            <w:rPr>
              <w:rFonts w:ascii="Times New Roman" w:hAnsi="Times New Roman" w:cs="Times New Roman"/>
              <w:sz w:val="24"/>
              <w:szCs w:val="24"/>
              <w:highlight w:val="red"/>
              <w:rPrChange w:id="253" w:author="Trevor Drees" w:date="2025-09-07T16:55:00Z" w16du:dateUtc="2025-09-07T23:55:00Z">
                <w:rPr>
                  <w:rFonts w:ascii="Times New Roman" w:hAnsi="Times New Roman" w:cs="Times New Roman"/>
                  <w:sz w:val="24"/>
                  <w:szCs w:val="24"/>
                </w:rPr>
              </w:rPrChange>
            </w:rPr>
            <w:delText xml:space="preserve">When resources such as time, money, and labor are limited, they can be most usefully focused on resolving highly uncertain parameters without needless spending elsewhere, and such resolution of uncertainty through practices such as adaptive management can increase management efficacy (Williams 2001, Shea </w:delText>
          </w:r>
          <w:r w:rsidR="007B503E" w:rsidRPr="003263AF" w:rsidDel="00C57EF9">
            <w:rPr>
              <w:rFonts w:ascii="Times New Roman" w:hAnsi="Times New Roman" w:cs="Times New Roman"/>
              <w:i/>
              <w:iCs/>
              <w:sz w:val="24"/>
              <w:szCs w:val="24"/>
              <w:highlight w:val="red"/>
              <w:rPrChange w:id="254" w:author="Trevor Drees" w:date="2025-09-07T16:55:00Z" w16du:dateUtc="2025-09-07T23:55:00Z">
                <w:rPr>
                  <w:rFonts w:ascii="Times New Roman" w:hAnsi="Times New Roman" w:cs="Times New Roman"/>
                  <w:i/>
                  <w:iCs/>
                  <w:sz w:val="24"/>
                  <w:szCs w:val="24"/>
                </w:rPr>
              </w:rPrChange>
            </w:rPr>
            <w:delText>et al</w:delText>
          </w:r>
          <w:r w:rsidR="007B503E" w:rsidRPr="003263AF" w:rsidDel="00C57EF9">
            <w:rPr>
              <w:rFonts w:ascii="Times New Roman" w:hAnsi="Times New Roman" w:cs="Times New Roman"/>
              <w:sz w:val="24"/>
              <w:szCs w:val="24"/>
              <w:highlight w:val="red"/>
              <w:rPrChange w:id="255" w:author="Trevor Drees" w:date="2025-09-07T16:55:00Z" w16du:dateUtc="2025-09-07T23:55:00Z">
                <w:rPr>
                  <w:rFonts w:ascii="Times New Roman" w:hAnsi="Times New Roman" w:cs="Times New Roman"/>
                  <w:sz w:val="24"/>
                  <w:szCs w:val="24"/>
                </w:rPr>
              </w:rPrChange>
            </w:rPr>
            <w:delText xml:space="preserve">. 2014, Canessa </w:delText>
          </w:r>
          <w:r w:rsidR="007B503E" w:rsidRPr="003263AF" w:rsidDel="00C57EF9">
            <w:rPr>
              <w:rFonts w:ascii="Times New Roman" w:hAnsi="Times New Roman" w:cs="Times New Roman"/>
              <w:i/>
              <w:iCs/>
              <w:sz w:val="24"/>
              <w:szCs w:val="24"/>
              <w:highlight w:val="red"/>
              <w:rPrChange w:id="256" w:author="Trevor Drees" w:date="2025-09-07T16:55:00Z" w16du:dateUtc="2025-09-07T23:55:00Z">
                <w:rPr>
                  <w:rFonts w:ascii="Times New Roman" w:hAnsi="Times New Roman" w:cs="Times New Roman"/>
                  <w:i/>
                  <w:iCs/>
                  <w:sz w:val="24"/>
                  <w:szCs w:val="24"/>
                </w:rPr>
              </w:rPrChange>
            </w:rPr>
            <w:delText>et al</w:delText>
          </w:r>
          <w:r w:rsidR="007B503E" w:rsidRPr="003263AF" w:rsidDel="00C57EF9">
            <w:rPr>
              <w:rFonts w:ascii="Times New Roman" w:hAnsi="Times New Roman" w:cs="Times New Roman"/>
              <w:sz w:val="24"/>
              <w:szCs w:val="24"/>
              <w:highlight w:val="red"/>
              <w:rPrChange w:id="257" w:author="Trevor Drees" w:date="2025-09-07T16:55:00Z" w16du:dateUtc="2025-09-07T23:55:00Z">
                <w:rPr>
                  <w:rFonts w:ascii="Times New Roman" w:hAnsi="Times New Roman" w:cs="Times New Roman"/>
                  <w:sz w:val="24"/>
                  <w:szCs w:val="24"/>
                </w:rPr>
              </w:rPrChange>
            </w:rPr>
            <w:delText>. 2015).</w:delText>
          </w:r>
        </w:del>
      </w:moveTo>
      <w:moveToRangeEnd w:id="246"/>
      <w:del w:id="258" w:author="Trevor Drees" w:date="2025-09-04T18:45:00Z" w16du:dateUtc="2025-09-05T01:45:00Z">
        <w:r w:rsidR="00993DF3" w:rsidRPr="003263AF" w:rsidDel="00AF098E">
          <w:rPr>
            <w:rFonts w:ascii="Times New Roman" w:hAnsi="Times New Roman" w:cs="Times New Roman"/>
            <w:sz w:val="24"/>
            <w:szCs w:val="24"/>
            <w:highlight w:val="red"/>
            <w:rPrChange w:id="259" w:author="Trevor Drees" w:date="2025-09-07T16:55:00Z" w16du:dateUtc="2025-09-07T23:55:00Z">
              <w:rPr>
                <w:rFonts w:ascii="Times New Roman" w:hAnsi="Times New Roman" w:cs="Times New Roman"/>
                <w:sz w:val="24"/>
                <w:szCs w:val="24"/>
              </w:rPr>
            </w:rPrChange>
          </w:rPr>
          <w:delText>Here, we develop</w:delText>
        </w:r>
        <w:r w:rsidR="00A619E6" w:rsidRPr="003263AF" w:rsidDel="00AF098E">
          <w:rPr>
            <w:rFonts w:ascii="Times New Roman" w:hAnsi="Times New Roman" w:cs="Times New Roman"/>
            <w:sz w:val="24"/>
            <w:szCs w:val="24"/>
            <w:highlight w:val="red"/>
            <w:rPrChange w:id="260" w:author="Trevor Drees" w:date="2025-09-07T16:55:00Z" w16du:dateUtc="2025-09-07T23:55:00Z">
              <w:rPr>
                <w:rFonts w:ascii="Times New Roman" w:hAnsi="Times New Roman" w:cs="Times New Roman"/>
                <w:sz w:val="24"/>
                <w:szCs w:val="24"/>
              </w:rPr>
            </w:rPrChange>
          </w:rPr>
          <w:delText>ed</w:delText>
        </w:r>
        <w:r w:rsidR="00993DF3" w:rsidRPr="003263AF" w:rsidDel="00AF098E">
          <w:rPr>
            <w:rFonts w:ascii="Times New Roman" w:hAnsi="Times New Roman" w:cs="Times New Roman"/>
            <w:sz w:val="24"/>
            <w:szCs w:val="24"/>
            <w:highlight w:val="red"/>
            <w:rPrChange w:id="261" w:author="Trevor Drees" w:date="2025-09-07T16:55:00Z" w16du:dateUtc="2025-09-07T23:55:00Z">
              <w:rPr>
                <w:rFonts w:ascii="Times New Roman" w:hAnsi="Times New Roman" w:cs="Times New Roman"/>
                <w:sz w:val="24"/>
                <w:szCs w:val="24"/>
              </w:rPr>
            </w:rPrChange>
          </w:rPr>
          <w:delText xml:space="preserve"> the</w:delText>
        </w:r>
      </w:del>
      <w:del w:id="262" w:author="Trevor Drees" w:date="2025-09-04T15:42:00Z" w16du:dateUtc="2025-09-04T22:42:00Z">
        <w:r w:rsidR="00993DF3" w:rsidRPr="003263AF" w:rsidDel="00186BDE">
          <w:rPr>
            <w:rFonts w:ascii="Times New Roman" w:hAnsi="Times New Roman" w:cs="Times New Roman"/>
            <w:sz w:val="24"/>
            <w:szCs w:val="24"/>
            <w:highlight w:val="red"/>
            <w:rPrChange w:id="263" w:author="Trevor Drees" w:date="2025-09-07T16:55:00Z" w16du:dateUtc="2025-09-07T23:55:00Z">
              <w:rPr>
                <w:rFonts w:ascii="Times New Roman" w:hAnsi="Times New Roman" w:cs="Times New Roman"/>
                <w:sz w:val="24"/>
                <w:szCs w:val="24"/>
              </w:rPr>
            </w:rPrChange>
          </w:rPr>
          <w:delText xml:space="preserve"> first model of population spread </w:delText>
        </w:r>
        <w:r w:rsidR="00166153" w:rsidRPr="003263AF" w:rsidDel="00186BDE">
          <w:rPr>
            <w:rFonts w:ascii="Times New Roman" w:hAnsi="Times New Roman" w:cs="Times New Roman"/>
            <w:sz w:val="24"/>
            <w:szCs w:val="24"/>
            <w:highlight w:val="red"/>
            <w:rPrChange w:id="264" w:author="Trevor Drees" w:date="2025-09-07T16:55:00Z" w16du:dateUtc="2025-09-07T23:55:00Z">
              <w:rPr>
                <w:rFonts w:ascii="Times New Roman" w:hAnsi="Times New Roman" w:cs="Times New Roman"/>
                <w:sz w:val="24"/>
                <w:szCs w:val="24"/>
              </w:rPr>
            </w:rPrChange>
          </w:rPr>
          <w:delText xml:space="preserve">in </w:delText>
        </w:r>
        <w:r w:rsidR="00166153" w:rsidRPr="003263AF" w:rsidDel="00186BDE">
          <w:rPr>
            <w:rFonts w:ascii="Times New Roman" w:hAnsi="Times New Roman" w:cs="Times New Roman"/>
            <w:i/>
            <w:iCs/>
            <w:sz w:val="24"/>
            <w:szCs w:val="24"/>
            <w:highlight w:val="red"/>
            <w:rPrChange w:id="265" w:author="Trevor Drees" w:date="2025-09-07T16:55:00Z" w16du:dateUtc="2025-09-07T23:55:00Z">
              <w:rPr>
                <w:rFonts w:ascii="Times New Roman" w:hAnsi="Times New Roman" w:cs="Times New Roman"/>
                <w:i/>
                <w:iCs/>
                <w:sz w:val="24"/>
                <w:szCs w:val="24"/>
              </w:rPr>
            </w:rPrChange>
          </w:rPr>
          <w:delText>C. nutans</w:delText>
        </w:r>
        <w:r w:rsidR="00993DF3" w:rsidRPr="003263AF" w:rsidDel="00186BDE">
          <w:rPr>
            <w:rFonts w:ascii="Times New Roman" w:hAnsi="Times New Roman" w:cs="Times New Roman"/>
            <w:sz w:val="24"/>
            <w:szCs w:val="24"/>
            <w:highlight w:val="red"/>
            <w:rPrChange w:id="266" w:author="Trevor Drees" w:date="2025-09-07T16:55:00Z" w16du:dateUtc="2025-09-07T23:55:00Z">
              <w:rPr>
                <w:rFonts w:ascii="Times New Roman" w:hAnsi="Times New Roman" w:cs="Times New Roman"/>
                <w:sz w:val="24"/>
                <w:szCs w:val="24"/>
              </w:rPr>
            </w:rPrChange>
          </w:rPr>
          <w:delText xml:space="preserve"> </w:delText>
        </w:r>
        <w:r w:rsidR="000300DF" w:rsidRPr="003263AF" w:rsidDel="00186BDE">
          <w:rPr>
            <w:rFonts w:ascii="Times New Roman" w:hAnsi="Times New Roman" w:cs="Times New Roman"/>
            <w:sz w:val="24"/>
            <w:szCs w:val="24"/>
            <w:highlight w:val="red"/>
            <w:rPrChange w:id="267" w:author="Trevor Drees" w:date="2025-09-07T16:55:00Z" w16du:dateUtc="2025-09-07T23:55:00Z">
              <w:rPr>
                <w:rFonts w:ascii="Times New Roman" w:hAnsi="Times New Roman" w:cs="Times New Roman"/>
                <w:sz w:val="24"/>
                <w:szCs w:val="24"/>
              </w:rPr>
            </w:rPrChange>
          </w:rPr>
          <w:delText xml:space="preserve">to address </w:delText>
        </w:r>
        <w:r w:rsidR="00B66545" w:rsidRPr="003263AF" w:rsidDel="00186BDE">
          <w:rPr>
            <w:rFonts w:ascii="Times New Roman" w:hAnsi="Times New Roman" w:cs="Times New Roman"/>
            <w:sz w:val="24"/>
            <w:szCs w:val="24"/>
            <w:highlight w:val="red"/>
            <w:rPrChange w:id="268" w:author="Trevor Drees" w:date="2025-09-07T16:55:00Z" w16du:dateUtc="2025-09-07T23:55:00Z">
              <w:rPr>
                <w:rFonts w:ascii="Times New Roman" w:hAnsi="Times New Roman" w:cs="Times New Roman"/>
                <w:sz w:val="24"/>
                <w:szCs w:val="24"/>
              </w:rPr>
            </w:rPrChange>
          </w:rPr>
          <w:delText xml:space="preserve">both </w:delText>
        </w:r>
        <w:r w:rsidR="000300DF" w:rsidRPr="003263AF" w:rsidDel="00186BDE">
          <w:rPr>
            <w:rFonts w:ascii="Times New Roman" w:hAnsi="Times New Roman" w:cs="Times New Roman"/>
            <w:sz w:val="24"/>
            <w:szCs w:val="24"/>
            <w:highlight w:val="red"/>
            <w:rPrChange w:id="269" w:author="Trevor Drees" w:date="2025-09-07T16:55:00Z" w16du:dateUtc="2025-09-07T23:55:00Z">
              <w:rPr>
                <w:rFonts w:ascii="Times New Roman" w:hAnsi="Times New Roman" w:cs="Times New Roman"/>
                <w:sz w:val="24"/>
                <w:szCs w:val="24"/>
              </w:rPr>
            </w:rPrChange>
          </w:rPr>
          <w:delText>wind-</w:delText>
        </w:r>
        <w:r w:rsidR="00B66545" w:rsidRPr="003263AF" w:rsidDel="00186BDE">
          <w:rPr>
            <w:rFonts w:ascii="Times New Roman" w:hAnsi="Times New Roman" w:cs="Times New Roman"/>
            <w:sz w:val="24"/>
            <w:szCs w:val="24"/>
            <w:highlight w:val="red"/>
            <w:rPrChange w:id="270" w:author="Trevor Drees" w:date="2025-09-07T16:55:00Z" w16du:dateUtc="2025-09-07T23:55:00Z">
              <w:rPr>
                <w:rFonts w:ascii="Times New Roman" w:hAnsi="Times New Roman" w:cs="Times New Roman"/>
                <w:sz w:val="24"/>
                <w:szCs w:val="24"/>
              </w:rPr>
            </w:rPrChange>
          </w:rPr>
          <w:delText xml:space="preserve"> </w:delText>
        </w:r>
        <w:r w:rsidR="00D42050" w:rsidRPr="003263AF" w:rsidDel="00186BDE">
          <w:rPr>
            <w:rFonts w:ascii="Times New Roman" w:hAnsi="Times New Roman" w:cs="Times New Roman"/>
            <w:sz w:val="24"/>
            <w:szCs w:val="24"/>
            <w:highlight w:val="red"/>
            <w:rPrChange w:id="271" w:author="Trevor Drees" w:date="2025-09-07T16:55:00Z" w16du:dateUtc="2025-09-07T23:55:00Z">
              <w:rPr>
                <w:rFonts w:ascii="Times New Roman" w:hAnsi="Times New Roman" w:cs="Times New Roman"/>
                <w:sz w:val="24"/>
                <w:szCs w:val="24"/>
              </w:rPr>
            </w:rPrChange>
          </w:rPr>
          <w:delText>and ant-driven</w:delText>
        </w:r>
        <w:r w:rsidR="000300DF" w:rsidRPr="003263AF" w:rsidDel="00186BDE">
          <w:rPr>
            <w:rFonts w:ascii="Times New Roman" w:hAnsi="Times New Roman" w:cs="Times New Roman"/>
            <w:sz w:val="24"/>
            <w:szCs w:val="24"/>
            <w:highlight w:val="red"/>
            <w:rPrChange w:id="272" w:author="Trevor Drees" w:date="2025-09-07T16:55:00Z" w16du:dateUtc="2025-09-07T23:55:00Z">
              <w:rPr>
                <w:rFonts w:ascii="Times New Roman" w:hAnsi="Times New Roman" w:cs="Times New Roman"/>
                <w:sz w:val="24"/>
                <w:szCs w:val="24"/>
              </w:rPr>
            </w:rPrChange>
          </w:rPr>
          <w:delText xml:space="preserve"> dispersal simultaneously</w:delText>
        </w:r>
      </w:del>
      <w:del w:id="273" w:author="Trevor Drees" w:date="2025-09-04T18:45:00Z" w16du:dateUtc="2025-09-05T01:45:00Z">
        <w:r w:rsidR="000300DF" w:rsidRPr="003263AF" w:rsidDel="00AF098E">
          <w:rPr>
            <w:rFonts w:ascii="Times New Roman" w:hAnsi="Times New Roman" w:cs="Times New Roman"/>
            <w:sz w:val="24"/>
            <w:szCs w:val="24"/>
            <w:highlight w:val="red"/>
            <w:rPrChange w:id="274" w:author="Trevor Drees" w:date="2025-09-07T16:55:00Z" w16du:dateUtc="2025-09-07T23:55:00Z">
              <w:rPr>
                <w:rFonts w:ascii="Times New Roman" w:hAnsi="Times New Roman" w:cs="Times New Roman"/>
                <w:sz w:val="24"/>
                <w:szCs w:val="24"/>
              </w:rPr>
            </w:rPrChange>
          </w:rPr>
          <w:delText>, as well as to assess both their relative importance and combined effects on spread rates</w:delText>
        </w:r>
        <w:r w:rsidR="00AB04F0" w:rsidRPr="003263AF" w:rsidDel="00AF098E">
          <w:rPr>
            <w:rFonts w:ascii="Times New Roman" w:hAnsi="Times New Roman" w:cs="Times New Roman"/>
            <w:sz w:val="24"/>
            <w:szCs w:val="24"/>
            <w:highlight w:val="red"/>
            <w:rPrChange w:id="275" w:author="Trevor Drees" w:date="2025-09-07T16:55:00Z" w16du:dateUtc="2025-09-07T23:55:00Z">
              <w:rPr>
                <w:rFonts w:ascii="Times New Roman" w:hAnsi="Times New Roman" w:cs="Times New Roman"/>
                <w:sz w:val="24"/>
                <w:szCs w:val="24"/>
              </w:rPr>
            </w:rPrChange>
          </w:rPr>
          <w:delText xml:space="preserve"> in warmed and unwarmed climates</w:delText>
        </w:r>
        <w:r w:rsidR="000300DF" w:rsidRPr="003263AF" w:rsidDel="00AF098E">
          <w:rPr>
            <w:rFonts w:ascii="Times New Roman" w:hAnsi="Times New Roman" w:cs="Times New Roman"/>
            <w:sz w:val="24"/>
            <w:szCs w:val="24"/>
            <w:highlight w:val="red"/>
            <w:rPrChange w:id="276" w:author="Trevor Drees" w:date="2025-09-07T16:55:00Z" w16du:dateUtc="2025-09-07T23:55:00Z">
              <w:rPr>
                <w:rFonts w:ascii="Times New Roman" w:hAnsi="Times New Roman" w:cs="Times New Roman"/>
                <w:sz w:val="24"/>
                <w:szCs w:val="24"/>
              </w:rPr>
            </w:rPrChange>
          </w:rPr>
          <w:delText>. This</w:delText>
        </w:r>
      </w:del>
      <w:moveFromRangeStart w:id="277" w:author="Trevor Drees" w:date="2025-09-04T15:41:00Z" w:name="move207892926"/>
      <w:moveFrom w:id="278" w:author="Trevor Drees" w:date="2025-09-04T15:41:00Z" w16du:dateUtc="2025-09-04T22:41:00Z">
        <w:del w:id="279" w:author="Trevor Drees" w:date="2025-09-04T18:45:00Z" w16du:dateUtc="2025-09-05T01:45:00Z">
          <w:r w:rsidR="000300DF" w:rsidRPr="003263AF" w:rsidDel="00AF098E">
            <w:rPr>
              <w:rFonts w:ascii="Times New Roman" w:hAnsi="Times New Roman" w:cs="Times New Roman"/>
              <w:sz w:val="24"/>
              <w:szCs w:val="24"/>
              <w:highlight w:val="red"/>
              <w:rPrChange w:id="280" w:author="Trevor Drees" w:date="2025-09-07T16:55:00Z" w16du:dateUtc="2025-09-07T23:55:00Z">
                <w:rPr>
                  <w:rFonts w:ascii="Times New Roman" w:hAnsi="Times New Roman" w:cs="Times New Roman"/>
                  <w:sz w:val="24"/>
                  <w:szCs w:val="24"/>
                </w:rPr>
              </w:rPrChange>
            </w:rPr>
            <w:delText xml:space="preserve"> </w:delText>
          </w:r>
          <w:r w:rsidR="00AB04F0" w:rsidRPr="003263AF" w:rsidDel="00AF098E">
            <w:rPr>
              <w:rFonts w:ascii="Times New Roman" w:hAnsi="Times New Roman" w:cs="Times New Roman"/>
              <w:sz w:val="24"/>
              <w:szCs w:val="24"/>
              <w:highlight w:val="red"/>
              <w:rPrChange w:id="281" w:author="Trevor Drees" w:date="2025-09-07T16:55:00Z" w16du:dateUtc="2025-09-07T23:55:00Z">
                <w:rPr>
                  <w:rFonts w:ascii="Times New Roman" w:hAnsi="Times New Roman" w:cs="Times New Roman"/>
                  <w:sz w:val="24"/>
                  <w:szCs w:val="24"/>
                </w:rPr>
              </w:rPrChange>
            </w:rPr>
            <w:delText>work augments</w:delText>
          </w:r>
          <w:r w:rsidR="00B8674C" w:rsidRPr="003263AF" w:rsidDel="00AF098E">
            <w:rPr>
              <w:rFonts w:ascii="Times New Roman" w:hAnsi="Times New Roman" w:cs="Times New Roman"/>
              <w:sz w:val="24"/>
              <w:szCs w:val="24"/>
              <w:highlight w:val="red"/>
              <w:rPrChange w:id="282" w:author="Trevor Drees" w:date="2025-09-07T16:55:00Z" w16du:dateUtc="2025-09-07T23:55:00Z">
                <w:rPr>
                  <w:rFonts w:ascii="Times New Roman" w:hAnsi="Times New Roman" w:cs="Times New Roman"/>
                  <w:sz w:val="24"/>
                  <w:szCs w:val="24"/>
                </w:rPr>
              </w:rPrChange>
            </w:rPr>
            <w:delText xml:space="preserve"> previous studies</w:delText>
          </w:r>
          <w:r w:rsidR="0035529E" w:rsidRPr="003263AF" w:rsidDel="00AF098E">
            <w:rPr>
              <w:rFonts w:ascii="Times New Roman" w:hAnsi="Times New Roman" w:cs="Times New Roman"/>
              <w:sz w:val="24"/>
              <w:szCs w:val="24"/>
              <w:highlight w:val="red"/>
              <w:rPrChange w:id="283" w:author="Trevor Drees" w:date="2025-09-07T16:55:00Z" w16du:dateUtc="2025-09-07T23:55:00Z">
                <w:rPr>
                  <w:rFonts w:ascii="Times New Roman" w:hAnsi="Times New Roman" w:cs="Times New Roman"/>
                  <w:sz w:val="24"/>
                  <w:szCs w:val="24"/>
                </w:rPr>
              </w:rPrChange>
            </w:rPr>
            <w:delText xml:space="preserve"> </w:delText>
          </w:r>
          <w:r w:rsidR="000300DF" w:rsidRPr="003263AF" w:rsidDel="00AF098E">
            <w:rPr>
              <w:rFonts w:ascii="Times New Roman" w:hAnsi="Times New Roman" w:cs="Times New Roman"/>
              <w:sz w:val="24"/>
              <w:szCs w:val="24"/>
              <w:highlight w:val="red"/>
              <w:rPrChange w:id="284" w:author="Trevor Drees" w:date="2025-09-07T16:55:00Z" w16du:dateUtc="2025-09-07T23:55:00Z">
                <w:rPr>
                  <w:rFonts w:ascii="Times New Roman" w:hAnsi="Times New Roman" w:cs="Times New Roman"/>
                  <w:sz w:val="24"/>
                  <w:szCs w:val="24"/>
                </w:rPr>
              </w:rPrChange>
            </w:rPr>
            <w:delText>that</w:delText>
          </w:r>
          <w:r w:rsidR="00B8674C" w:rsidRPr="003263AF" w:rsidDel="00AF098E">
            <w:rPr>
              <w:rFonts w:ascii="Times New Roman" w:hAnsi="Times New Roman" w:cs="Times New Roman"/>
              <w:sz w:val="24"/>
              <w:szCs w:val="24"/>
              <w:highlight w:val="red"/>
              <w:rPrChange w:id="285" w:author="Trevor Drees" w:date="2025-09-07T16:55:00Z" w16du:dateUtc="2025-09-07T23:55:00Z">
                <w:rPr>
                  <w:rFonts w:ascii="Times New Roman" w:hAnsi="Times New Roman" w:cs="Times New Roman"/>
                  <w:sz w:val="24"/>
                  <w:szCs w:val="24"/>
                </w:rPr>
              </w:rPrChange>
            </w:rPr>
            <w:delText xml:space="preserve"> examine </w:delText>
          </w:r>
          <w:r w:rsidR="00A96795" w:rsidRPr="003263AF" w:rsidDel="00AF098E">
            <w:rPr>
              <w:rFonts w:ascii="Times New Roman" w:hAnsi="Times New Roman" w:cs="Times New Roman"/>
              <w:sz w:val="24"/>
              <w:szCs w:val="24"/>
              <w:highlight w:val="red"/>
              <w:rPrChange w:id="286" w:author="Trevor Drees" w:date="2025-09-07T16:55:00Z" w16du:dateUtc="2025-09-07T23:55:00Z">
                <w:rPr>
                  <w:rFonts w:ascii="Times New Roman" w:hAnsi="Times New Roman" w:cs="Times New Roman"/>
                  <w:sz w:val="24"/>
                  <w:szCs w:val="24"/>
                </w:rPr>
              </w:rPrChange>
            </w:rPr>
            <w:delText xml:space="preserve">population </w:delText>
          </w:r>
          <w:r w:rsidR="00B8674C" w:rsidRPr="003263AF" w:rsidDel="00AF098E">
            <w:rPr>
              <w:rFonts w:ascii="Times New Roman" w:hAnsi="Times New Roman" w:cs="Times New Roman"/>
              <w:sz w:val="24"/>
              <w:szCs w:val="24"/>
              <w:highlight w:val="red"/>
              <w:rPrChange w:id="287" w:author="Trevor Drees" w:date="2025-09-07T16:55:00Z" w16du:dateUtc="2025-09-07T23:55:00Z">
                <w:rPr>
                  <w:rFonts w:ascii="Times New Roman" w:hAnsi="Times New Roman" w:cs="Times New Roman"/>
                  <w:sz w:val="24"/>
                  <w:szCs w:val="24"/>
                </w:rPr>
              </w:rPrChange>
            </w:rPr>
            <w:delText>spread using only wind</w:delText>
          </w:r>
          <w:r w:rsidR="00A96795" w:rsidRPr="003263AF" w:rsidDel="00AF098E">
            <w:rPr>
              <w:rFonts w:ascii="Times New Roman" w:hAnsi="Times New Roman" w:cs="Times New Roman"/>
              <w:sz w:val="24"/>
              <w:szCs w:val="24"/>
              <w:highlight w:val="red"/>
              <w:rPrChange w:id="288" w:author="Trevor Drees" w:date="2025-09-07T16:55:00Z" w16du:dateUtc="2025-09-07T23:55:00Z">
                <w:rPr>
                  <w:rFonts w:ascii="Times New Roman" w:hAnsi="Times New Roman" w:cs="Times New Roman"/>
                  <w:sz w:val="24"/>
                  <w:szCs w:val="24"/>
                </w:rPr>
              </w:rPrChange>
            </w:rPr>
            <w:delText>-driven primary</w:delText>
          </w:r>
          <w:r w:rsidR="00B8674C" w:rsidRPr="003263AF" w:rsidDel="00AF098E">
            <w:rPr>
              <w:rFonts w:ascii="Times New Roman" w:hAnsi="Times New Roman" w:cs="Times New Roman"/>
              <w:sz w:val="24"/>
              <w:szCs w:val="24"/>
              <w:highlight w:val="red"/>
              <w:rPrChange w:id="289" w:author="Trevor Drees" w:date="2025-09-07T16:55:00Z" w16du:dateUtc="2025-09-07T23:55:00Z">
                <w:rPr>
                  <w:rFonts w:ascii="Times New Roman" w:hAnsi="Times New Roman" w:cs="Times New Roman"/>
                  <w:sz w:val="24"/>
                  <w:szCs w:val="24"/>
                </w:rPr>
              </w:rPrChange>
            </w:rPr>
            <w:delText xml:space="preserve"> dispersal (</w:delText>
          </w:r>
          <w:r w:rsidR="00A96795" w:rsidRPr="003263AF" w:rsidDel="00AF098E">
            <w:rPr>
              <w:rFonts w:ascii="Times New Roman" w:hAnsi="Times New Roman" w:cs="Times New Roman"/>
              <w:sz w:val="24"/>
              <w:szCs w:val="24"/>
              <w:highlight w:val="red"/>
              <w:rPrChange w:id="290" w:author="Trevor Drees" w:date="2025-09-07T16:55:00Z" w16du:dateUtc="2025-09-07T23:55:00Z">
                <w:rPr>
                  <w:rFonts w:ascii="Times New Roman" w:hAnsi="Times New Roman" w:cs="Times New Roman"/>
                  <w:sz w:val="24"/>
                  <w:szCs w:val="24"/>
                </w:rPr>
              </w:rPrChange>
            </w:rPr>
            <w:delText xml:space="preserve">e.g. </w:delText>
          </w:r>
          <w:r w:rsidR="00A96795" w:rsidRPr="003263AF" w:rsidDel="00AF098E">
            <w:rPr>
              <w:rFonts w:ascii="Times New Roman" w:eastAsiaTheme="minorEastAsia" w:hAnsi="Times New Roman" w:cs="Times New Roman"/>
              <w:sz w:val="24"/>
              <w:szCs w:val="24"/>
              <w:highlight w:val="red"/>
              <w:rPrChange w:id="291" w:author="Trevor Drees" w:date="2025-09-07T16:55:00Z" w16du:dateUtc="2025-09-07T23:55:00Z">
                <w:rPr>
                  <w:rFonts w:ascii="Times New Roman" w:eastAsiaTheme="minorEastAsia" w:hAnsi="Times New Roman" w:cs="Times New Roman"/>
                  <w:sz w:val="24"/>
                  <w:szCs w:val="24"/>
                </w:rPr>
              </w:rPrChange>
            </w:rPr>
            <w:delText>Skarpaas and Shea 2007</w:delText>
          </w:r>
          <w:r w:rsidR="00BC24F3" w:rsidRPr="003263AF" w:rsidDel="00AF098E">
            <w:rPr>
              <w:rFonts w:ascii="Times New Roman" w:eastAsiaTheme="minorEastAsia" w:hAnsi="Times New Roman" w:cs="Times New Roman"/>
              <w:sz w:val="24"/>
              <w:szCs w:val="24"/>
              <w:highlight w:val="red"/>
              <w:rPrChange w:id="292" w:author="Trevor Drees" w:date="2025-09-07T16:55:00Z" w16du:dateUtc="2025-09-07T23:55:00Z">
                <w:rPr>
                  <w:rFonts w:ascii="Times New Roman" w:eastAsiaTheme="minorEastAsia" w:hAnsi="Times New Roman" w:cs="Times New Roman"/>
                  <w:sz w:val="24"/>
                  <w:szCs w:val="24"/>
                </w:rPr>
              </w:rPrChange>
            </w:rPr>
            <w:delText xml:space="preserve">, </w:delText>
          </w:r>
          <w:r w:rsidR="00A96795" w:rsidRPr="003263AF" w:rsidDel="00AF098E">
            <w:rPr>
              <w:rFonts w:ascii="Times New Roman" w:hAnsi="Times New Roman" w:cs="Times New Roman"/>
              <w:sz w:val="24"/>
              <w:szCs w:val="24"/>
              <w:highlight w:val="red"/>
              <w:rPrChange w:id="293" w:author="Trevor Drees" w:date="2025-09-07T16:55:00Z" w16du:dateUtc="2025-09-07T23:55:00Z">
                <w:rPr>
                  <w:rFonts w:ascii="Times New Roman" w:hAnsi="Times New Roman" w:cs="Times New Roman"/>
                  <w:sz w:val="24"/>
                  <w:szCs w:val="24"/>
                </w:rPr>
              </w:rPrChange>
            </w:rPr>
            <w:delText xml:space="preserve">Jongejans </w:delText>
          </w:r>
          <w:r w:rsidR="00A96795" w:rsidRPr="003263AF" w:rsidDel="00AF098E">
            <w:rPr>
              <w:rFonts w:ascii="Times New Roman" w:hAnsi="Times New Roman" w:cs="Times New Roman"/>
              <w:i/>
              <w:iCs/>
              <w:sz w:val="24"/>
              <w:szCs w:val="24"/>
              <w:highlight w:val="red"/>
              <w:rPrChange w:id="294" w:author="Trevor Drees" w:date="2025-09-07T16:55:00Z" w16du:dateUtc="2025-09-07T23:55:00Z">
                <w:rPr>
                  <w:rFonts w:ascii="Times New Roman" w:hAnsi="Times New Roman" w:cs="Times New Roman"/>
                  <w:i/>
                  <w:iCs/>
                  <w:sz w:val="24"/>
                  <w:szCs w:val="24"/>
                </w:rPr>
              </w:rPrChange>
            </w:rPr>
            <w:delText>et al</w:delText>
          </w:r>
          <w:r w:rsidR="00E46CC3" w:rsidRPr="003263AF" w:rsidDel="00AF098E">
            <w:rPr>
              <w:rFonts w:ascii="Times New Roman" w:hAnsi="Times New Roman" w:cs="Times New Roman"/>
              <w:i/>
              <w:iCs/>
              <w:sz w:val="24"/>
              <w:szCs w:val="24"/>
              <w:highlight w:val="red"/>
              <w:rPrChange w:id="295" w:author="Trevor Drees" w:date="2025-09-07T16:55:00Z" w16du:dateUtc="2025-09-07T23:55:00Z">
                <w:rPr>
                  <w:rFonts w:ascii="Times New Roman" w:hAnsi="Times New Roman" w:cs="Times New Roman"/>
                  <w:i/>
                  <w:iCs/>
                  <w:sz w:val="24"/>
                  <w:szCs w:val="24"/>
                </w:rPr>
              </w:rPrChange>
            </w:rPr>
            <w:delText>.</w:delText>
          </w:r>
          <w:r w:rsidR="00A96795" w:rsidRPr="003263AF" w:rsidDel="00AF098E">
            <w:rPr>
              <w:rFonts w:ascii="Times New Roman" w:hAnsi="Times New Roman" w:cs="Times New Roman"/>
              <w:sz w:val="24"/>
              <w:szCs w:val="24"/>
              <w:highlight w:val="red"/>
              <w:rPrChange w:id="296" w:author="Trevor Drees" w:date="2025-09-07T16:55:00Z" w16du:dateUtc="2025-09-07T23:55:00Z">
                <w:rPr>
                  <w:rFonts w:ascii="Times New Roman" w:hAnsi="Times New Roman" w:cs="Times New Roman"/>
                  <w:sz w:val="24"/>
                  <w:szCs w:val="24"/>
                </w:rPr>
              </w:rPrChange>
            </w:rPr>
            <w:delText xml:space="preserve"> 2011</w:delText>
          </w:r>
          <w:r w:rsidR="00B8674C" w:rsidRPr="003263AF" w:rsidDel="00AF098E">
            <w:rPr>
              <w:rFonts w:ascii="Times New Roman" w:hAnsi="Times New Roman" w:cs="Times New Roman"/>
              <w:sz w:val="24"/>
              <w:szCs w:val="24"/>
              <w:highlight w:val="red"/>
              <w:rPrChange w:id="297" w:author="Trevor Drees" w:date="2025-09-07T16:55:00Z" w16du:dateUtc="2025-09-07T23:55:00Z">
                <w:rPr>
                  <w:rFonts w:ascii="Times New Roman" w:hAnsi="Times New Roman" w:cs="Times New Roman"/>
                  <w:sz w:val="24"/>
                  <w:szCs w:val="24"/>
                </w:rPr>
              </w:rPrChange>
            </w:rPr>
            <w:delText xml:space="preserve">), or </w:delText>
          </w:r>
          <w:r w:rsidR="000300DF" w:rsidRPr="003263AF" w:rsidDel="00AF098E">
            <w:rPr>
              <w:rFonts w:ascii="Times New Roman" w:hAnsi="Times New Roman" w:cs="Times New Roman"/>
              <w:sz w:val="24"/>
              <w:szCs w:val="24"/>
              <w:highlight w:val="red"/>
              <w:rPrChange w:id="298" w:author="Trevor Drees" w:date="2025-09-07T16:55:00Z" w16du:dateUtc="2025-09-07T23:55:00Z">
                <w:rPr>
                  <w:rFonts w:ascii="Times New Roman" w:hAnsi="Times New Roman" w:cs="Times New Roman"/>
                  <w:sz w:val="24"/>
                  <w:szCs w:val="24"/>
                </w:rPr>
              </w:rPrChange>
            </w:rPr>
            <w:delText xml:space="preserve">only </w:delText>
          </w:r>
          <w:r w:rsidR="00A96795" w:rsidRPr="003263AF" w:rsidDel="00AF098E">
            <w:rPr>
              <w:rFonts w:ascii="Times New Roman" w:hAnsi="Times New Roman" w:cs="Times New Roman"/>
              <w:sz w:val="24"/>
              <w:szCs w:val="24"/>
              <w:highlight w:val="red"/>
              <w:rPrChange w:id="299" w:author="Trevor Drees" w:date="2025-09-07T16:55:00Z" w16du:dateUtc="2025-09-07T23:55:00Z">
                <w:rPr>
                  <w:rFonts w:ascii="Times New Roman" w:hAnsi="Times New Roman" w:cs="Times New Roman"/>
                  <w:sz w:val="24"/>
                  <w:szCs w:val="24"/>
                </w:rPr>
              </w:rPrChange>
            </w:rPr>
            <w:delText>initiation of</w:delText>
          </w:r>
          <w:r w:rsidR="00B8674C" w:rsidRPr="003263AF" w:rsidDel="00AF098E">
            <w:rPr>
              <w:rFonts w:ascii="Times New Roman" w:hAnsi="Times New Roman" w:cs="Times New Roman"/>
              <w:sz w:val="24"/>
              <w:szCs w:val="24"/>
              <w:highlight w:val="red"/>
              <w:rPrChange w:id="300" w:author="Trevor Drees" w:date="2025-09-07T16:55:00Z" w16du:dateUtc="2025-09-07T23:55:00Z">
                <w:rPr>
                  <w:rFonts w:ascii="Times New Roman" w:hAnsi="Times New Roman" w:cs="Times New Roman"/>
                  <w:sz w:val="24"/>
                  <w:szCs w:val="24"/>
                </w:rPr>
              </w:rPrChange>
            </w:rPr>
            <w:delText xml:space="preserve"> </w:delText>
          </w:r>
          <w:r w:rsidR="00A96795" w:rsidRPr="003263AF" w:rsidDel="00AF098E">
            <w:rPr>
              <w:rFonts w:ascii="Times New Roman" w:hAnsi="Times New Roman" w:cs="Times New Roman"/>
              <w:sz w:val="24"/>
              <w:szCs w:val="24"/>
              <w:highlight w:val="red"/>
              <w:rPrChange w:id="301" w:author="Trevor Drees" w:date="2025-09-07T16:55:00Z" w16du:dateUtc="2025-09-07T23:55:00Z">
                <w:rPr>
                  <w:rFonts w:ascii="Times New Roman" w:hAnsi="Times New Roman" w:cs="Times New Roman"/>
                  <w:sz w:val="24"/>
                  <w:szCs w:val="24"/>
                </w:rPr>
              </w:rPrChange>
            </w:rPr>
            <w:delText xml:space="preserve">ant-driven secondary </w:delText>
          </w:r>
          <w:r w:rsidR="00B8674C" w:rsidRPr="003263AF" w:rsidDel="00AF098E">
            <w:rPr>
              <w:rFonts w:ascii="Times New Roman" w:hAnsi="Times New Roman" w:cs="Times New Roman"/>
              <w:sz w:val="24"/>
              <w:szCs w:val="24"/>
              <w:highlight w:val="red"/>
              <w:rPrChange w:id="302" w:author="Trevor Drees" w:date="2025-09-07T16:55:00Z" w16du:dateUtc="2025-09-07T23:55:00Z">
                <w:rPr>
                  <w:rFonts w:ascii="Times New Roman" w:hAnsi="Times New Roman" w:cs="Times New Roman"/>
                  <w:sz w:val="24"/>
                  <w:szCs w:val="24"/>
                </w:rPr>
              </w:rPrChange>
            </w:rPr>
            <w:delText>dispersal</w:delText>
          </w:r>
          <w:r w:rsidR="00A96795" w:rsidRPr="003263AF" w:rsidDel="00AF098E">
            <w:rPr>
              <w:rFonts w:ascii="Times New Roman" w:hAnsi="Times New Roman" w:cs="Times New Roman"/>
              <w:sz w:val="24"/>
              <w:szCs w:val="24"/>
              <w:highlight w:val="red"/>
              <w:rPrChange w:id="303" w:author="Trevor Drees" w:date="2025-09-07T16:55:00Z" w16du:dateUtc="2025-09-07T23:55:00Z">
                <w:rPr>
                  <w:rFonts w:ascii="Times New Roman" w:hAnsi="Times New Roman" w:cs="Times New Roman"/>
                  <w:sz w:val="24"/>
                  <w:szCs w:val="24"/>
                </w:rPr>
              </w:rPrChange>
            </w:rPr>
            <w:delText xml:space="preserve"> </w:delText>
          </w:r>
          <w:r w:rsidR="00B8674C" w:rsidRPr="003263AF" w:rsidDel="00AF098E">
            <w:rPr>
              <w:rFonts w:ascii="Times New Roman" w:hAnsi="Times New Roman" w:cs="Times New Roman"/>
              <w:sz w:val="24"/>
              <w:szCs w:val="24"/>
              <w:highlight w:val="red"/>
              <w:rPrChange w:id="304" w:author="Trevor Drees" w:date="2025-09-07T16:55:00Z" w16du:dateUtc="2025-09-07T23:55:00Z">
                <w:rPr>
                  <w:rFonts w:ascii="Times New Roman" w:hAnsi="Times New Roman" w:cs="Times New Roman"/>
                  <w:sz w:val="24"/>
                  <w:szCs w:val="24"/>
                </w:rPr>
              </w:rPrChange>
            </w:rPr>
            <w:delText>(</w:delText>
          </w:r>
          <w:r w:rsidR="00A96795" w:rsidRPr="003263AF" w:rsidDel="00AF098E">
            <w:rPr>
              <w:rFonts w:ascii="Times New Roman" w:hAnsi="Times New Roman" w:cs="Times New Roman"/>
              <w:sz w:val="24"/>
              <w:szCs w:val="24"/>
              <w:highlight w:val="red"/>
              <w:rPrChange w:id="305" w:author="Trevor Drees" w:date="2025-09-07T16:55:00Z" w16du:dateUtc="2025-09-07T23:55:00Z">
                <w:rPr>
                  <w:rFonts w:ascii="Times New Roman" w:hAnsi="Times New Roman" w:cs="Times New Roman"/>
                  <w:sz w:val="24"/>
                  <w:szCs w:val="24"/>
                </w:rPr>
              </w:rPrChange>
            </w:rPr>
            <w:delText xml:space="preserve">e.g. </w:delText>
          </w:r>
          <w:r w:rsidR="00B8674C" w:rsidRPr="003263AF" w:rsidDel="00AF098E">
            <w:rPr>
              <w:rFonts w:ascii="Times New Roman" w:hAnsi="Times New Roman" w:cs="Times New Roman"/>
              <w:sz w:val="24"/>
              <w:szCs w:val="24"/>
              <w:highlight w:val="red"/>
              <w:rPrChange w:id="306" w:author="Trevor Drees" w:date="2025-09-07T16:55:00Z" w16du:dateUtc="2025-09-07T23:55:00Z">
                <w:rPr>
                  <w:rFonts w:ascii="Times New Roman" w:hAnsi="Times New Roman" w:cs="Times New Roman"/>
                  <w:sz w:val="24"/>
                  <w:szCs w:val="24"/>
                </w:rPr>
              </w:rPrChange>
            </w:rPr>
            <w:delText xml:space="preserve">Jongejans </w:delText>
          </w:r>
          <w:r w:rsidR="00B8674C" w:rsidRPr="003263AF" w:rsidDel="00AF098E">
            <w:rPr>
              <w:rFonts w:ascii="Times New Roman" w:hAnsi="Times New Roman" w:cs="Times New Roman"/>
              <w:i/>
              <w:iCs/>
              <w:sz w:val="24"/>
              <w:szCs w:val="24"/>
              <w:highlight w:val="red"/>
              <w:rPrChange w:id="307" w:author="Trevor Drees" w:date="2025-09-07T16:55:00Z" w16du:dateUtc="2025-09-07T23:55:00Z">
                <w:rPr>
                  <w:rFonts w:ascii="Times New Roman" w:hAnsi="Times New Roman" w:cs="Times New Roman"/>
                  <w:i/>
                  <w:iCs/>
                  <w:sz w:val="24"/>
                  <w:szCs w:val="24"/>
                </w:rPr>
              </w:rPrChange>
            </w:rPr>
            <w:delText>et al</w:delText>
          </w:r>
          <w:r w:rsidR="00B8674C" w:rsidRPr="003263AF" w:rsidDel="00AF098E">
            <w:rPr>
              <w:rFonts w:ascii="Times New Roman" w:hAnsi="Times New Roman" w:cs="Times New Roman"/>
              <w:sz w:val="24"/>
              <w:szCs w:val="24"/>
              <w:highlight w:val="red"/>
              <w:rPrChange w:id="308" w:author="Trevor Drees" w:date="2025-09-07T16:55:00Z" w16du:dateUtc="2025-09-07T23:55:00Z">
                <w:rPr>
                  <w:rFonts w:ascii="Times New Roman" w:hAnsi="Times New Roman" w:cs="Times New Roman"/>
                  <w:sz w:val="24"/>
                  <w:szCs w:val="24"/>
                </w:rPr>
              </w:rPrChange>
            </w:rPr>
            <w:delText>. 2015</w:delText>
          </w:r>
          <w:r w:rsidR="00BC24F3" w:rsidRPr="003263AF" w:rsidDel="00AF098E">
            <w:rPr>
              <w:rFonts w:ascii="Times New Roman" w:hAnsi="Times New Roman" w:cs="Times New Roman"/>
              <w:sz w:val="24"/>
              <w:szCs w:val="24"/>
              <w:highlight w:val="red"/>
              <w:rPrChange w:id="309" w:author="Trevor Drees" w:date="2025-09-07T16:55:00Z" w16du:dateUtc="2025-09-07T23:55:00Z">
                <w:rPr>
                  <w:rFonts w:ascii="Times New Roman" w:hAnsi="Times New Roman" w:cs="Times New Roman"/>
                  <w:sz w:val="24"/>
                  <w:szCs w:val="24"/>
                </w:rPr>
              </w:rPrChange>
            </w:rPr>
            <w:delText xml:space="preserve">, </w:delText>
          </w:r>
          <w:r w:rsidR="00B8674C" w:rsidRPr="003263AF" w:rsidDel="00AF098E">
            <w:rPr>
              <w:rFonts w:ascii="Times New Roman" w:hAnsi="Times New Roman" w:cs="Times New Roman"/>
              <w:sz w:val="24"/>
              <w:szCs w:val="24"/>
              <w:highlight w:val="red"/>
              <w:rPrChange w:id="310" w:author="Trevor Drees" w:date="2025-09-07T16:55:00Z" w16du:dateUtc="2025-09-07T23:55:00Z">
                <w:rPr>
                  <w:rFonts w:ascii="Times New Roman" w:hAnsi="Times New Roman" w:cs="Times New Roman"/>
                  <w:sz w:val="24"/>
                  <w:szCs w:val="24"/>
                </w:rPr>
              </w:rPrChange>
            </w:rPr>
            <w:delText>Drees and Shea 2024a</w:delText>
          </w:r>
          <w:r w:rsidR="000300DF" w:rsidRPr="003263AF" w:rsidDel="00AF098E">
            <w:rPr>
              <w:rFonts w:ascii="Times New Roman" w:hAnsi="Times New Roman" w:cs="Times New Roman"/>
              <w:sz w:val="24"/>
              <w:szCs w:val="24"/>
              <w:highlight w:val="red"/>
              <w:rPrChange w:id="311" w:author="Trevor Drees" w:date="2025-09-07T16:55:00Z" w16du:dateUtc="2025-09-07T23:55:00Z">
                <w:rPr>
                  <w:rFonts w:ascii="Times New Roman" w:hAnsi="Times New Roman" w:cs="Times New Roman"/>
                  <w:sz w:val="24"/>
                  <w:szCs w:val="24"/>
                </w:rPr>
              </w:rPrChange>
            </w:rPr>
            <w:delText>)</w:delText>
          </w:r>
        </w:del>
      </w:moveFrom>
      <w:moveFromRangeEnd w:id="277"/>
      <w:del w:id="312" w:author="Trevor Drees" w:date="2025-09-04T18:45:00Z" w16du:dateUtc="2025-09-05T01:45:00Z">
        <w:r w:rsidR="000300DF" w:rsidRPr="003263AF" w:rsidDel="00AF098E">
          <w:rPr>
            <w:rFonts w:ascii="Times New Roman" w:hAnsi="Times New Roman" w:cs="Times New Roman"/>
            <w:sz w:val="24"/>
            <w:szCs w:val="24"/>
            <w:highlight w:val="red"/>
            <w:rPrChange w:id="313" w:author="Trevor Drees" w:date="2025-09-07T16:55:00Z" w16du:dateUtc="2025-09-07T23:55:00Z">
              <w:rPr>
                <w:rFonts w:ascii="Times New Roman" w:hAnsi="Times New Roman" w:cs="Times New Roman"/>
                <w:sz w:val="24"/>
                <w:szCs w:val="24"/>
              </w:rPr>
            </w:rPrChange>
          </w:rPr>
          <w:delText>.</w:delText>
        </w:r>
      </w:del>
      <w:del w:id="314" w:author="Trevor Drees" w:date="2025-09-04T15:18:00Z" w16du:dateUtc="2025-09-04T22:18:00Z">
        <w:r w:rsidR="000300DF" w:rsidRPr="003263AF" w:rsidDel="007B503E">
          <w:rPr>
            <w:rFonts w:ascii="Times New Roman" w:hAnsi="Times New Roman" w:cs="Times New Roman"/>
            <w:sz w:val="24"/>
            <w:szCs w:val="24"/>
            <w:highlight w:val="red"/>
            <w:rPrChange w:id="315" w:author="Trevor Drees" w:date="2025-09-07T16:55:00Z" w16du:dateUtc="2025-09-07T23:55:00Z">
              <w:rPr>
                <w:rFonts w:ascii="Times New Roman" w:hAnsi="Times New Roman" w:cs="Times New Roman"/>
                <w:sz w:val="24"/>
                <w:szCs w:val="24"/>
              </w:rPr>
            </w:rPrChange>
          </w:rPr>
          <w:delText xml:space="preserve"> </w:delText>
        </w:r>
      </w:del>
      <w:moveFromRangeStart w:id="316" w:author="Trevor Drees" w:date="2025-09-04T15:16:00Z" w:name="move207891392"/>
      <w:moveFrom w:id="317" w:author="Trevor Drees" w:date="2025-09-04T15:16:00Z" w16du:dateUtc="2025-09-04T22:16:00Z">
        <w:del w:id="318" w:author="Trevor Drees" w:date="2025-09-07T20:48:00Z" w16du:dateUtc="2025-09-08T03:48:00Z">
          <w:r w:rsidR="00AB04F0" w:rsidRPr="003263AF" w:rsidDel="00253E04">
            <w:rPr>
              <w:rFonts w:ascii="Times New Roman" w:hAnsi="Times New Roman" w:cs="Times New Roman"/>
              <w:sz w:val="24"/>
              <w:szCs w:val="24"/>
              <w:highlight w:val="red"/>
              <w:rPrChange w:id="319" w:author="Trevor Drees" w:date="2025-09-07T16:55:00Z" w16du:dateUtc="2025-09-07T23:55:00Z">
                <w:rPr>
                  <w:rFonts w:ascii="Times New Roman" w:hAnsi="Times New Roman" w:cs="Times New Roman"/>
                  <w:sz w:val="24"/>
                  <w:szCs w:val="24"/>
                </w:rPr>
              </w:rPrChange>
            </w:rPr>
            <w:delText>To examine total dispersal, w</w:delText>
          </w:r>
          <w:r w:rsidR="00852643" w:rsidRPr="003263AF" w:rsidDel="00253E04">
            <w:rPr>
              <w:rFonts w:ascii="Times New Roman" w:hAnsi="Times New Roman" w:cs="Times New Roman"/>
              <w:sz w:val="24"/>
              <w:szCs w:val="24"/>
              <w:highlight w:val="red"/>
              <w:rPrChange w:id="320" w:author="Trevor Drees" w:date="2025-09-07T16:55:00Z" w16du:dateUtc="2025-09-07T23:55:00Z">
                <w:rPr>
                  <w:rFonts w:ascii="Times New Roman" w:hAnsi="Times New Roman" w:cs="Times New Roman"/>
                  <w:sz w:val="24"/>
                  <w:szCs w:val="24"/>
                </w:rPr>
              </w:rPrChange>
            </w:rPr>
            <w:delText xml:space="preserve">e combine two very different </w:delText>
          </w:r>
          <w:r w:rsidR="00AB04F0" w:rsidRPr="003263AF" w:rsidDel="00253E04">
            <w:rPr>
              <w:rFonts w:ascii="Times New Roman" w:hAnsi="Times New Roman" w:cs="Times New Roman"/>
              <w:sz w:val="24"/>
              <w:szCs w:val="24"/>
              <w:highlight w:val="red"/>
              <w:rPrChange w:id="321" w:author="Trevor Drees" w:date="2025-09-07T16:55:00Z" w16du:dateUtc="2025-09-07T23:55:00Z">
                <w:rPr>
                  <w:rFonts w:ascii="Times New Roman" w:hAnsi="Times New Roman" w:cs="Times New Roman"/>
                  <w:sz w:val="24"/>
                  <w:szCs w:val="24"/>
                </w:rPr>
              </w:rPrChange>
            </w:rPr>
            <w:delText xml:space="preserve">sequential </w:delText>
          </w:r>
          <w:r w:rsidR="00852643" w:rsidRPr="003263AF" w:rsidDel="00253E04">
            <w:rPr>
              <w:rFonts w:ascii="Times New Roman" w:hAnsi="Times New Roman" w:cs="Times New Roman"/>
              <w:sz w:val="24"/>
              <w:szCs w:val="24"/>
              <w:highlight w:val="red"/>
              <w:rPrChange w:id="322" w:author="Trevor Drees" w:date="2025-09-07T16:55:00Z" w16du:dateUtc="2025-09-07T23:55:00Z">
                <w:rPr>
                  <w:rFonts w:ascii="Times New Roman" w:hAnsi="Times New Roman" w:cs="Times New Roman"/>
                  <w:sz w:val="24"/>
                  <w:szCs w:val="24"/>
                </w:rPr>
              </w:rPrChange>
            </w:rPr>
            <w:delText>dispersal pathways into</w:delText>
          </w:r>
          <w:r w:rsidR="0035529E" w:rsidRPr="003263AF" w:rsidDel="00253E04">
            <w:rPr>
              <w:rFonts w:ascii="Times New Roman" w:hAnsi="Times New Roman" w:cs="Times New Roman"/>
              <w:sz w:val="24"/>
              <w:szCs w:val="24"/>
              <w:highlight w:val="red"/>
              <w:rPrChange w:id="323" w:author="Trevor Drees" w:date="2025-09-07T16:55:00Z" w16du:dateUtc="2025-09-07T23:55:00Z">
                <w:rPr>
                  <w:rFonts w:ascii="Times New Roman" w:hAnsi="Times New Roman" w:cs="Times New Roman"/>
                  <w:sz w:val="24"/>
                  <w:szCs w:val="24"/>
                </w:rPr>
              </w:rPrChange>
            </w:rPr>
            <w:delText xml:space="preserve"> a single model, and assesses their relative importance</w:delText>
          </w:r>
          <w:r w:rsidR="00D07DBF" w:rsidRPr="003263AF" w:rsidDel="00253E04">
            <w:rPr>
              <w:rFonts w:ascii="Times New Roman" w:hAnsi="Times New Roman" w:cs="Times New Roman"/>
              <w:sz w:val="24"/>
              <w:szCs w:val="24"/>
              <w:highlight w:val="red"/>
              <w:rPrChange w:id="324" w:author="Trevor Drees" w:date="2025-09-07T16:55:00Z" w16du:dateUtc="2025-09-07T23:55:00Z">
                <w:rPr>
                  <w:rFonts w:ascii="Times New Roman" w:hAnsi="Times New Roman" w:cs="Times New Roman"/>
                  <w:sz w:val="24"/>
                  <w:szCs w:val="24"/>
                </w:rPr>
              </w:rPrChange>
            </w:rPr>
            <w:delText>; we</w:delText>
          </w:r>
          <w:r w:rsidR="00AB04F0" w:rsidRPr="003263AF" w:rsidDel="00253E04">
            <w:rPr>
              <w:rFonts w:ascii="Times New Roman" w:hAnsi="Times New Roman" w:cs="Times New Roman"/>
              <w:sz w:val="24"/>
              <w:szCs w:val="24"/>
              <w:highlight w:val="red"/>
              <w:rPrChange w:id="325" w:author="Trevor Drees" w:date="2025-09-07T16:55:00Z" w16du:dateUtc="2025-09-07T23:55:00Z">
                <w:rPr>
                  <w:rFonts w:ascii="Times New Roman" w:hAnsi="Times New Roman" w:cs="Times New Roman"/>
                  <w:sz w:val="24"/>
                  <w:szCs w:val="24"/>
                </w:rPr>
              </w:rPrChange>
            </w:rPr>
            <w:delText xml:space="preserve"> thus</w:delText>
          </w:r>
          <w:r w:rsidR="00D07DBF" w:rsidRPr="003263AF" w:rsidDel="00253E04">
            <w:rPr>
              <w:rFonts w:ascii="Times New Roman" w:hAnsi="Times New Roman" w:cs="Times New Roman"/>
              <w:sz w:val="24"/>
              <w:szCs w:val="24"/>
              <w:highlight w:val="red"/>
              <w:rPrChange w:id="326" w:author="Trevor Drees" w:date="2025-09-07T16:55:00Z" w16du:dateUtc="2025-09-07T23:55:00Z">
                <w:rPr>
                  <w:rFonts w:ascii="Times New Roman" w:hAnsi="Times New Roman" w:cs="Times New Roman"/>
                  <w:sz w:val="24"/>
                  <w:szCs w:val="24"/>
                </w:rPr>
              </w:rPrChange>
            </w:rPr>
            <w:delText xml:space="preserve"> </w:delText>
          </w:r>
          <w:r w:rsidR="00852643" w:rsidRPr="003263AF" w:rsidDel="00253E04">
            <w:rPr>
              <w:rFonts w:ascii="Times New Roman" w:hAnsi="Times New Roman" w:cs="Times New Roman"/>
              <w:sz w:val="24"/>
              <w:szCs w:val="24"/>
              <w:highlight w:val="red"/>
              <w:rPrChange w:id="327" w:author="Trevor Drees" w:date="2025-09-07T16:55:00Z" w16du:dateUtc="2025-09-07T23:55:00Z">
                <w:rPr>
                  <w:rFonts w:ascii="Times New Roman" w:hAnsi="Times New Roman" w:cs="Times New Roman"/>
                  <w:sz w:val="24"/>
                  <w:szCs w:val="24"/>
                </w:rPr>
              </w:rPrChange>
            </w:rPr>
            <w:delText>demonstrate</w:delText>
          </w:r>
          <w:r w:rsidR="00746F3C" w:rsidRPr="003263AF" w:rsidDel="00253E04">
            <w:rPr>
              <w:rFonts w:ascii="Times New Roman" w:hAnsi="Times New Roman" w:cs="Times New Roman"/>
              <w:sz w:val="24"/>
              <w:szCs w:val="24"/>
              <w:highlight w:val="red"/>
              <w:rPrChange w:id="328" w:author="Trevor Drees" w:date="2025-09-07T16:55:00Z" w16du:dateUtc="2025-09-07T23:55:00Z">
                <w:rPr>
                  <w:rFonts w:ascii="Times New Roman" w:hAnsi="Times New Roman" w:cs="Times New Roman"/>
                  <w:sz w:val="24"/>
                  <w:szCs w:val="24"/>
                </w:rPr>
              </w:rPrChange>
            </w:rPr>
            <w:delText xml:space="preserve"> </w:delText>
          </w:r>
          <w:r w:rsidR="00D07DBF" w:rsidRPr="003263AF" w:rsidDel="00253E04">
            <w:rPr>
              <w:rFonts w:ascii="Times New Roman" w:hAnsi="Times New Roman" w:cs="Times New Roman"/>
              <w:sz w:val="24"/>
              <w:szCs w:val="24"/>
              <w:highlight w:val="red"/>
              <w:rPrChange w:id="329" w:author="Trevor Drees" w:date="2025-09-07T16:55:00Z" w16du:dateUtc="2025-09-07T23:55:00Z">
                <w:rPr>
                  <w:rFonts w:ascii="Times New Roman" w:hAnsi="Times New Roman" w:cs="Times New Roman"/>
                  <w:sz w:val="24"/>
                  <w:szCs w:val="24"/>
                </w:rPr>
              </w:rPrChange>
            </w:rPr>
            <w:delText xml:space="preserve">that total dispersal can be incorporated into models of population spread, and with the use of sensitivity analyses, we </w:delText>
          </w:r>
          <w:r w:rsidR="00852643" w:rsidRPr="003263AF" w:rsidDel="00253E04">
            <w:rPr>
              <w:rFonts w:ascii="Times New Roman" w:hAnsi="Times New Roman" w:cs="Times New Roman"/>
              <w:sz w:val="24"/>
              <w:szCs w:val="24"/>
              <w:highlight w:val="red"/>
              <w:rPrChange w:id="330" w:author="Trevor Drees" w:date="2025-09-07T16:55:00Z" w16du:dateUtc="2025-09-07T23:55:00Z">
                <w:rPr>
                  <w:rFonts w:ascii="Times New Roman" w:hAnsi="Times New Roman" w:cs="Times New Roman"/>
                  <w:sz w:val="24"/>
                  <w:szCs w:val="24"/>
                </w:rPr>
              </w:rPrChange>
            </w:rPr>
            <w:delText>illustrate how to</w:delText>
          </w:r>
          <w:r w:rsidR="00D07DBF" w:rsidRPr="003263AF" w:rsidDel="00253E04">
            <w:rPr>
              <w:rFonts w:ascii="Times New Roman" w:hAnsi="Times New Roman" w:cs="Times New Roman"/>
              <w:sz w:val="24"/>
              <w:szCs w:val="24"/>
              <w:highlight w:val="red"/>
              <w:rPrChange w:id="331" w:author="Trevor Drees" w:date="2025-09-07T16:55:00Z" w16du:dateUtc="2025-09-07T23:55:00Z">
                <w:rPr>
                  <w:rFonts w:ascii="Times New Roman" w:hAnsi="Times New Roman" w:cs="Times New Roman"/>
                  <w:sz w:val="24"/>
                  <w:szCs w:val="24"/>
                </w:rPr>
              </w:rPrChange>
            </w:rPr>
            <w:delText xml:space="preserve"> determine which aspects of that dispersal are most important and where care should be taken to obtain accurate </w:delText>
          </w:r>
          <w:r w:rsidR="00852643" w:rsidRPr="003263AF" w:rsidDel="00253E04">
            <w:rPr>
              <w:rFonts w:ascii="Times New Roman" w:hAnsi="Times New Roman" w:cs="Times New Roman"/>
              <w:sz w:val="24"/>
              <w:szCs w:val="24"/>
              <w:highlight w:val="red"/>
              <w:rPrChange w:id="332" w:author="Trevor Drees" w:date="2025-09-07T16:55:00Z" w16du:dateUtc="2025-09-07T23:55:00Z">
                <w:rPr>
                  <w:rFonts w:ascii="Times New Roman" w:hAnsi="Times New Roman" w:cs="Times New Roman"/>
                  <w:sz w:val="24"/>
                  <w:szCs w:val="24"/>
                </w:rPr>
              </w:rPrChange>
            </w:rPr>
            <w:delText xml:space="preserve">empirical </w:delText>
          </w:r>
          <w:r w:rsidR="00D07DBF" w:rsidRPr="003263AF" w:rsidDel="00253E04">
            <w:rPr>
              <w:rFonts w:ascii="Times New Roman" w:hAnsi="Times New Roman" w:cs="Times New Roman"/>
              <w:sz w:val="24"/>
              <w:szCs w:val="24"/>
              <w:highlight w:val="red"/>
              <w:rPrChange w:id="333" w:author="Trevor Drees" w:date="2025-09-07T16:55:00Z" w16du:dateUtc="2025-09-07T23:55:00Z">
                <w:rPr>
                  <w:rFonts w:ascii="Times New Roman" w:hAnsi="Times New Roman" w:cs="Times New Roman"/>
                  <w:sz w:val="24"/>
                  <w:szCs w:val="24"/>
                </w:rPr>
              </w:rPrChange>
            </w:rPr>
            <w:delText>parameter estimates</w:delText>
          </w:r>
          <w:r w:rsidR="00177840" w:rsidRPr="003263AF" w:rsidDel="00253E04">
            <w:rPr>
              <w:rFonts w:ascii="Times New Roman" w:hAnsi="Times New Roman" w:cs="Times New Roman"/>
              <w:sz w:val="24"/>
              <w:szCs w:val="24"/>
              <w:highlight w:val="red"/>
              <w:rPrChange w:id="334" w:author="Trevor Drees" w:date="2025-09-07T16:55:00Z" w16du:dateUtc="2025-09-07T23:55:00Z">
                <w:rPr>
                  <w:rFonts w:ascii="Times New Roman" w:hAnsi="Times New Roman" w:cs="Times New Roman"/>
                  <w:sz w:val="24"/>
                  <w:szCs w:val="24"/>
                </w:rPr>
              </w:rPrChange>
            </w:rPr>
            <w:delText xml:space="preserve"> in both current and future environments</w:delText>
          </w:r>
        </w:del>
        <w:del w:id="335" w:author="Trevor Drees" w:date="2025-09-04T15:21:00Z" w16du:dateUtc="2025-09-04T22:21:00Z">
          <w:r w:rsidR="00D07DBF" w:rsidRPr="003263AF" w:rsidDel="00C57EF9">
            <w:rPr>
              <w:rFonts w:ascii="Times New Roman" w:hAnsi="Times New Roman" w:cs="Times New Roman"/>
              <w:sz w:val="24"/>
              <w:szCs w:val="24"/>
              <w:highlight w:val="red"/>
              <w:rPrChange w:id="336" w:author="Trevor Drees" w:date="2025-09-07T16:55:00Z" w16du:dateUtc="2025-09-07T23:55:00Z">
                <w:rPr>
                  <w:rFonts w:ascii="Times New Roman" w:hAnsi="Times New Roman" w:cs="Times New Roman"/>
                  <w:sz w:val="24"/>
                  <w:szCs w:val="24"/>
                </w:rPr>
              </w:rPrChange>
            </w:rPr>
            <w:delText xml:space="preserve">. </w:delText>
          </w:r>
        </w:del>
      </w:moveFrom>
      <w:moveFromRangeEnd w:id="316"/>
    </w:p>
    <w:p w14:paraId="6E25CC87" w14:textId="1C6E993A" w:rsidR="009B5BBD" w:rsidRPr="003E1637" w:rsidDel="007B503E" w:rsidRDefault="007E19BC" w:rsidP="00D92BD0">
      <w:pPr>
        <w:spacing w:after="0" w:line="480" w:lineRule="auto"/>
        <w:ind w:firstLine="284"/>
        <w:rPr>
          <w:del w:id="337" w:author="Trevor Drees" w:date="2025-09-04T15:18:00Z" w16du:dateUtc="2025-09-04T22:18:00Z"/>
          <w:rFonts w:ascii="Times New Roman" w:hAnsi="Times New Roman" w:cs="Times New Roman"/>
          <w:sz w:val="24"/>
          <w:szCs w:val="24"/>
          <w:highlight w:val="yellow"/>
          <w:rPrChange w:id="338" w:author="Trevor Drees" w:date="2025-09-04T16:24:00Z" w16du:dateUtc="2025-09-04T23:24:00Z">
            <w:rPr>
              <w:del w:id="339" w:author="Trevor Drees" w:date="2025-09-04T15:18:00Z" w16du:dateUtc="2025-09-04T22:18:00Z"/>
              <w:rFonts w:ascii="Times New Roman" w:hAnsi="Times New Roman" w:cs="Times New Roman"/>
              <w:sz w:val="24"/>
              <w:szCs w:val="24"/>
            </w:rPr>
          </w:rPrChange>
        </w:rPr>
        <w:pPrChange w:id="340" w:author="Trevor Drees" w:date="2025-09-07T21:22:00Z" w16du:dateUtc="2025-09-08T04:22:00Z">
          <w:pPr>
            <w:spacing w:after="0" w:line="480" w:lineRule="auto"/>
            <w:ind w:firstLine="284"/>
          </w:pPr>
        </w:pPrChange>
      </w:pPr>
      <w:moveFromRangeStart w:id="341" w:author="Trevor Drees" w:date="2025-09-04T15:17:00Z" w:name="move207891470"/>
      <w:moveFrom w:id="342" w:author="Trevor Drees" w:date="2025-09-04T15:17:00Z" w16du:dateUtc="2025-09-04T22:17:00Z">
        <w:r w:rsidRPr="003E1637" w:rsidDel="007B503E">
          <w:rPr>
            <w:rFonts w:ascii="Times New Roman" w:hAnsi="Times New Roman" w:cs="Times New Roman"/>
            <w:sz w:val="24"/>
            <w:szCs w:val="24"/>
            <w:highlight w:val="yellow"/>
            <w:rPrChange w:id="343" w:author="Trevor Drees" w:date="2025-09-04T16:24:00Z" w16du:dateUtc="2025-09-04T23:24:00Z">
              <w:rPr>
                <w:rFonts w:ascii="Times New Roman" w:hAnsi="Times New Roman" w:cs="Times New Roman"/>
                <w:sz w:val="24"/>
                <w:szCs w:val="24"/>
              </w:rPr>
            </w:rPrChange>
          </w:rPr>
          <w:t>Much like previous studies</w:t>
        </w:r>
        <w:r w:rsidR="007E4E50" w:rsidRPr="003E1637" w:rsidDel="007B503E">
          <w:rPr>
            <w:rFonts w:ascii="Times New Roman" w:hAnsi="Times New Roman" w:cs="Times New Roman"/>
            <w:sz w:val="24"/>
            <w:szCs w:val="24"/>
            <w:highlight w:val="yellow"/>
            <w:rPrChange w:id="344" w:author="Trevor Drees" w:date="2025-09-04T16:24:00Z" w16du:dateUtc="2025-09-04T23:24:00Z">
              <w:rPr>
                <w:rFonts w:ascii="Times New Roman" w:hAnsi="Times New Roman" w:cs="Times New Roman"/>
                <w:sz w:val="24"/>
                <w:szCs w:val="24"/>
              </w:rPr>
            </w:rPrChange>
          </w:rPr>
          <w:t xml:space="preserve"> on </w:t>
        </w:r>
        <w:r w:rsidR="007E4E50" w:rsidRPr="003E1637" w:rsidDel="007B503E">
          <w:rPr>
            <w:rFonts w:ascii="Times New Roman" w:hAnsi="Times New Roman" w:cs="Times New Roman"/>
            <w:i/>
            <w:iCs/>
            <w:sz w:val="24"/>
            <w:szCs w:val="24"/>
            <w:highlight w:val="yellow"/>
            <w:rPrChange w:id="345" w:author="Trevor Drees" w:date="2025-09-04T16:24:00Z" w16du:dateUtc="2025-09-04T23:24:00Z">
              <w:rPr>
                <w:rFonts w:ascii="Times New Roman" w:hAnsi="Times New Roman" w:cs="Times New Roman"/>
                <w:i/>
                <w:iCs/>
                <w:sz w:val="24"/>
                <w:szCs w:val="24"/>
              </w:rPr>
            </w:rPrChange>
          </w:rPr>
          <w:t>C. nutans</w:t>
        </w:r>
        <w:r w:rsidR="009D50C5" w:rsidRPr="003E1637" w:rsidDel="007B503E">
          <w:rPr>
            <w:rFonts w:ascii="Times New Roman" w:hAnsi="Times New Roman" w:cs="Times New Roman"/>
            <w:i/>
            <w:iCs/>
            <w:sz w:val="24"/>
            <w:szCs w:val="24"/>
            <w:highlight w:val="yellow"/>
            <w:rPrChange w:id="346" w:author="Trevor Drees" w:date="2025-09-04T16:24:00Z" w16du:dateUtc="2025-09-04T23:24:00Z">
              <w:rPr>
                <w:rFonts w:ascii="Times New Roman" w:hAnsi="Times New Roman" w:cs="Times New Roman"/>
                <w:i/>
                <w:iCs/>
                <w:sz w:val="24"/>
                <w:szCs w:val="24"/>
              </w:rPr>
            </w:rPrChange>
          </w:rPr>
          <w:t xml:space="preserve"> </w:t>
        </w:r>
        <w:r w:rsidR="009D50C5" w:rsidRPr="003E1637" w:rsidDel="007B503E">
          <w:rPr>
            <w:rFonts w:ascii="Times New Roman" w:hAnsi="Times New Roman" w:cs="Times New Roman"/>
            <w:sz w:val="24"/>
            <w:szCs w:val="24"/>
            <w:highlight w:val="yellow"/>
            <w:rPrChange w:id="347" w:author="Trevor Drees" w:date="2025-09-04T16:24:00Z" w16du:dateUtc="2025-09-04T23:24:00Z">
              <w:rPr>
                <w:rFonts w:ascii="Times New Roman" w:hAnsi="Times New Roman" w:cs="Times New Roman"/>
                <w:sz w:val="24"/>
                <w:szCs w:val="24"/>
              </w:rPr>
            </w:rPrChange>
          </w:rPr>
          <w:t xml:space="preserve">(e.g. Zhang </w:t>
        </w:r>
        <w:r w:rsidR="009D50C5" w:rsidRPr="003E1637" w:rsidDel="007B503E">
          <w:rPr>
            <w:rFonts w:ascii="Times New Roman" w:hAnsi="Times New Roman" w:cs="Times New Roman"/>
            <w:i/>
            <w:iCs/>
            <w:sz w:val="24"/>
            <w:szCs w:val="24"/>
            <w:highlight w:val="yellow"/>
            <w:rPrChange w:id="348" w:author="Trevor Drees" w:date="2025-09-04T16:24:00Z" w16du:dateUtc="2025-09-04T23:24:00Z">
              <w:rPr>
                <w:rFonts w:ascii="Times New Roman" w:hAnsi="Times New Roman" w:cs="Times New Roman"/>
                <w:i/>
                <w:iCs/>
                <w:sz w:val="24"/>
                <w:szCs w:val="24"/>
              </w:rPr>
            </w:rPrChange>
          </w:rPr>
          <w:t>et al</w:t>
        </w:r>
        <w:r w:rsidR="009D50C5" w:rsidRPr="003E1637" w:rsidDel="007B503E">
          <w:rPr>
            <w:rFonts w:ascii="Times New Roman" w:hAnsi="Times New Roman" w:cs="Times New Roman"/>
            <w:sz w:val="24"/>
            <w:szCs w:val="24"/>
            <w:highlight w:val="yellow"/>
            <w:rPrChange w:id="349" w:author="Trevor Drees" w:date="2025-09-04T16:24:00Z" w16du:dateUtc="2025-09-04T23:24:00Z">
              <w:rPr>
                <w:rFonts w:ascii="Times New Roman" w:hAnsi="Times New Roman" w:cs="Times New Roman"/>
                <w:sz w:val="24"/>
                <w:szCs w:val="24"/>
              </w:rPr>
            </w:rPrChange>
          </w:rPr>
          <w:t>. 2011, 2012</w:t>
        </w:r>
        <w:r w:rsidR="00BC24F3" w:rsidRPr="003E1637" w:rsidDel="007B503E">
          <w:rPr>
            <w:rFonts w:ascii="Times New Roman" w:hAnsi="Times New Roman" w:cs="Times New Roman"/>
            <w:sz w:val="24"/>
            <w:szCs w:val="24"/>
            <w:highlight w:val="yellow"/>
            <w:rPrChange w:id="350" w:author="Trevor Drees" w:date="2025-09-04T16:24:00Z" w16du:dateUtc="2025-09-04T23:24:00Z">
              <w:rPr>
                <w:rFonts w:ascii="Times New Roman" w:hAnsi="Times New Roman" w:cs="Times New Roman"/>
                <w:sz w:val="24"/>
                <w:szCs w:val="24"/>
              </w:rPr>
            </w:rPrChange>
          </w:rPr>
          <w:t xml:space="preserve">, </w:t>
        </w:r>
        <w:r w:rsidR="009D50C5" w:rsidRPr="003E1637" w:rsidDel="007B503E">
          <w:rPr>
            <w:rFonts w:ascii="Times New Roman" w:hAnsi="Times New Roman" w:cs="Times New Roman"/>
            <w:sz w:val="24"/>
            <w:szCs w:val="24"/>
            <w:highlight w:val="yellow"/>
            <w:rPrChange w:id="351" w:author="Trevor Drees" w:date="2025-09-04T16:24:00Z" w16du:dateUtc="2025-09-04T23:24:00Z">
              <w:rPr>
                <w:rFonts w:ascii="Times New Roman" w:hAnsi="Times New Roman" w:cs="Times New Roman"/>
                <w:sz w:val="24"/>
                <w:szCs w:val="24"/>
              </w:rPr>
            </w:rPrChange>
          </w:rPr>
          <w:t xml:space="preserve">Teller </w:t>
        </w:r>
        <w:r w:rsidR="009D50C5" w:rsidRPr="003E1637" w:rsidDel="007B503E">
          <w:rPr>
            <w:rFonts w:ascii="Times New Roman" w:hAnsi="Times New Roman" w:cs="Times New Roman"/>
            <w:i/>
            <w:iCs/>
            <w:sz w:val="24"/>
            <w:szCs w:val="24"/>
            <w:highlight w:val="yellow"/>
            <w:rPrChange w:id="352" w:author="Trevor Drees" w:date="2025-09-04T16:24:00Z" w16du:dateUtc="2025-09-04T23:24:00Z">
              <w:rPr>
                <w:rFonts w:ascii="Times New Roman" w:hAnsi="Times New Roman" w:cs="Times New Roman"/>
                <w:i/>
                <w:iCs/>
                <w:sz w:val="24"/>
                <w:szCs w:val="24"/>
              </w:rPr>
            </w:rPrChange>
          </w:rPr>
          <w:t>et al</w:t>
        </w:r>
        <w:r w:rsidR="009D50C5" w:rsidRPr="003E1637" w:rsidDel="007B503E">
          <w:rPr>
            <w:rFonts w:ascii="Times New Roman" w:hAnsi="Times New Roman" w:cs="Times New Roman"/>
            <w:sz w:val="24"/>
            <w:szCs w:val="24"/>
            <w:highlight w:val="yellow"/>
            <w:rPrChange w:id="353" w:author="Trevor Drees" w:date="2025-09-04T16:24:00Z" w16du:dateUtc="2025-09-04T23:24:00Z">
              <w:rPr>
                <w:rFonts w:ascii="Times New Roman" w:hAnsi="Times New Roman" w:cs="Times New Roman"/>
                <w:sz w:val="24"/>
                <w:szCs w:val="24"/>
              </w:rPr>
            </w:rPrChange>
          </w:rPr>
          <w:t>. 2016</w:t>
        </w:r>
        <w:r w:rsidR="00BC24F3" w:rsidRPr="003E1637" w:rsidDel="007B503E">
          <w:rPr>
            <w:rFonts w:ascii="Times New Roman" w:hAnsi="Times New Roman" w:cs="Times New Roman"/>
            <w:sz w:val="24"/>
            <w:szCs w:val="24"/>
            <w:highlight w:val="yellow"/>
            <w:rPrChange w:id="354" w:author="Trevor Drees" w:date="2025-09-04T16:24:00Z" w16du:dateUtc="2025-09-04T23:24:00Z">
              <w:rPr>
                <w:rFonts w:ascii="Times New Roman" w:hAnsi="Times New Roman" w:cs="Times New Roman"/>
                <w:sz w:val="24"/>
                <w:szCs w:val="24"/>
              </w:rPr>
            </w:rPrChange>
          </w:rPr>
          <w:t>,</w:t>
        </w:r>
        <w:r w:rsidR="009D50C5" w:rsidRPr="003E1637" w:rsidDel="007B503E">
          <w:rPr>
            <w:rFonts w:ascii="Times New Roman" w:hAnsi="Times New Roman" w:cs="Times New Roman"/>
            <w:sz w:val="24"/>
            <w:szCs w:val="24"/>
            <w:highlight w:val="yellow"/>
            <w:rPrChange w:id="355" w:author="Trevor Drees" w:date="2025-09-04T16:24:00Z" w16du:dateUtc="2025-09-04T23:24:00Z">
              <w:rPr>
                <w:rFonts w:ascii="Times New Roman" w:hAnsi="Times New Roman" w:cs="Times New Roman"/>
                <w:sz w:val="24"/>
                <w:szCs w:val="24"/>
              </w:rPr>
            </w:rPrChange>
          </w:rPr>
          <w:t xml:space="preserve"> Keller and Shea 2021</w:t>
        </w:r>
        <w:r w:rsidR="00BC24F3" w:rsidRPr="003E1637" w:rsidDel="007B503E">
          <w:rPr>
            <w:rFonts w:ascii="Times New Roman" w:hAnsi="Times New Roman" w:cs="Times New Roman"/>
            <w:sz w:val="24"/>
            <w:szCs w:val="24"/>
            <w:highlight w:val="yellow"/>
            <w:rPrChange w:id="356" w:author="Trevor Drees" w:date="2025-09-04T16:24:00Z" w16du:dateUtc="2025-09-04T23:24:00Z">
              <w:rPr>
                <w:rFonts w:ascii="Times New Roman" w:hAnsi="Times New Roman" w:cs="Times New Roman"/>
                <w:sz w:val="24"/>
                <w:szCs w:val="24"/>
              </w:rPr>
            </w:rPrChange>
          </w:rPr>
          <w:t xml:space="preserve">, </w:t>
        </w:r>
        <w:r w:rsidR="009D50C5" w:rsidRPr="003E1637" w:rsidDel="007B503E">
          <w:rPr>
            <w:rFonts w:ascii="Times New Roman" w:hAnsi="Times New Roman" w:cs="Times New Roman"/>
            <w:sz w:val="24"/>
            <w:szCs w:val="24"/>
            <w:highlight w:val="yellow"/>
            <w:rPrChange w:id="357" w:author="Trevor Drees" w:date="2025-09-04T16:24:00Z" w16du:dateUtc="2025-09-04T23:24:00Z">
              <w:rPr>
                <w:rFonts w:ascii="Times New Roman" w:hAnsi="Times New Roman" w:cs="Times New Roman"/>
                <w:sz w:val="24"/>
                <w:szCs w:val="24"/>
              </w:rPr>
            </w:rPrChange>
          </w:rPr>
          <w:t>Drees and Shea 2024b)</w:t>
        </w:r>
        <w:r w:rsidRPr="003E1637" w:rsidDel="007B503E">
          <w:rPr>
            <w:rFonts w:ascii="Times New Roman" w:hAnsi="Times New Roman" w:cs="Times New Roman"/>
            <w:sz w:val="24"/>
            <w:szCs w:val="24"/>
            <w:highlight w:val="yellow"/>
            <w:rPrChange w:id="358" w:author="Trevor Drees" w:date="2025-09-04T16:24:00Z" w16du:dateUtc="2025-09-04T23:24:00Z">
              <w:rPr>
                <w:rFonts w:ascii="Times New Roman" w:hAnsi="Times New Roman" w:cs="Times New Roman"/>
                <w:sz w:val="24"/>
                <w:szCs w:val="24"/>
              </w:rPr>
            </w:rPrChange>
          </w:rPr>
          <w:t>, our</w:t>
        </w:r>
        <w:r w:rsidR="005D0304" w:rsidRPr="003E1637" w:rsidDel="007B503E">
          <w:rPr>
            <w:rFonts w:ascii="Times New Roman" w:hAnsi="Times New Roman" w:cs="Times New Roman"/>
            <w:sz w:val="24"/>
            <w:szCs w:val="24"/>
            <w:highlight w:val="yellow"/>
            <w:rPrChange w:id="359" w:author="Trevor Drees" w:date="2025-09-04T16:24:00Z" w16du:dateUtc="2025-09-04T23:24:00Z">
              <w:rPr>
                <w:rFonts w:ascii="Times New Roman" w:hAnsi="Times New Roman" w:cs="Times New Roman"/>
                <w:sz w:val="24"/>
                <w:szCs w:val="24"/>
              </w:rPr>
            </w:rPrChange>
          </w:rPr>
          <w:t xml:space="preserve"> analyses</w:t>
        </w:r>
        <w:r w:rsidR="00A619E6" w:rsidRPr="003E1637" w:rsidDel="007B503E">
          <w:rPr>
            <w:rFonts w:ascii="Times New Roman" w:hAnsi="Times New Roman" w:cs="Times New Roman"/>
            <w:sz w:val="24"/>
            <w:szCs w:val="24"/>
            <w:highlight w:val="yellow"/>
            <w:rPrChange w:id="360" w:author="Trevor Drees" w:date="2025-09-04T16:24:00Z" w16du:dateUtc="2025-09-04T23:24:00Z">
              <w:rPr>
                <w:rFonts w:ascii="Times New Roman" w:hAnsi="Times New Roman" w:cs="Times New Roman"/>
                <w:sz w:val="24"/>
                <w:szCs w:val="24"/>
              </w:rPr>
            </w:rPrChange>
          </w:rPr>
          <w:t xml:space="preserve"> again</w:t>
        </w:r>
        <w:r w:rsidR="005D0304" w:rsidRPr="003E1637" w:rsidDel="007B503E">
          <w:rPr>
            <w:rFonts w:ascii="Times New Roman" w:hAnsi="Times New Roman" w:cs="Times New Roman"/>
            <w:sz w:val="24"/>
            <w:szCs w:val="24"/>
            <w:highlight w:val="yellow"/>
            <w:rPrChange w:id="361" w:author="Trevor Drees" w:date="2025-09-04T16:24:00Z" w16du:dateUtc="2025-09-04T23:24:00Z">
              <w:rPr>
                <w:rFonts w:ascii="Times New Roman" w:hAnsi="Times New Roman" w:cs="Times New Roman"/>
                <w:sz w:val="24"/>
                <w:szCs w:val="24"/>
              </w:rPr>
            </w:rPrChange>
          </w:rPr>
          <w:t xml:space="preserve"> </w:t>
        </w:r>
        <w:r w:rsidR="009B5BBD" w:rsidRPr="003E1637" w:rsidDel="007B503E">
          <w:rPr>
            <w:rFonts w:ascii="Times New Roman" w:hAnsi="Times New Roman" w:cs="Times New Roman"/>
            <w:sz w:val="24"/>
            <w:szCs w:val="24"/>
            <w:highlight w:val="yellow"/>
            <w:rPrChange w:id="362" w:author="Trevor Drees" w:date="2025-09-04T16:24:00Z" w16du:dateUtc="2025-09-04T23:24:00Z">
              <w:rPr>
                <w:rFonts w:ascii="Times New Roman" w:hAnsi="Times New Roman" w:cs="Times New Roman"/>
                <w:sz w:val="24"/>
                <w:szCs w:val="24"/>
              </w:rPr>
            </w:rPrChange>
          </w:rPr>
          <w:t>provide clear evidence</w:t>
        </w:r>
        <w:r w:rsidR="005D0304" w:rsidRPr="003E1637" w:rsidDel="007B503E">
          <w:rPr>
            <w:rFonts w:ascii="Times New Roman" w:hAnsi="Times New Roman" w:cs="Times New Roman"/>
            <w:sz w:val="24"/>
            <w:szCs w:val="24"/>
            <w:highlight w:val="yellow"/>
            <w:rPrChange w:id="363" w:author="Trevor Drees" w:date="2025-09-04T16:24:00Z" w16du:dateUtc="2025-09-04T23:24:00Z">
              <w:rPr>
                <w:rFonts w:ascii="Times New Roman" w:hAnsi="Times New Roman" w:cs="Times New Roman"/>
                <w:sz w:val="24"/>
                <w:szCs w:val="24"/>
              </w:rPr>
            </w:rPrChange>
          </w:rPr>
          <w:t xml:space="preserve"> that </w:t>
        </w:r>
        <w:r w:rsidR="007E4E50" w:rsidRPr="003E1637" w:rsidDel="007B503E">
          <w:rPr>
            <w:rFonts w:ascii="Times New Roman" w:hAnsi="Times New Roman" w:cs="Times New Roman"/>
            <w:sz w:val="24"/>
            <w:szCs w:val="24"/>
            <w:highlight w:val="yellow"/>
            <w:rPrChange w:id="364" w:author="Trevor Drees" w:date="2025-09-04T16:24:00Z" w16du:dateUtc="2025-09-04T23:24:00Z">
              <w:rPr>
                <w:rFonts w:ascii="Times New Roman" w:hAnsi="Times New Roman" w:cs="Times New Roman"/>
                <w:sz w:val="24"/>
                <w:szCs w:val="24"/>
              </w:rPr>
            </w:rPrChange>
          </w:rPr>
          <w:t>elevated</w:t>
        </w:r>
        <w:r w:rsidR="005D0304" w:rsidRPr="003E1637" w:rsidDel="007B503E">
          <w:rPr>
            <w:rFonts w:ascii="Times New Roman" w:hAnsi="Times New Roman" w:cs="Times New Roman"/>
            <w:sz w:val="24"/>
            <w:szCs w:val="24"/>
            <w:highlight w:val="yellow"/>
            <w:rPrChange w:id="365" w:author="Trevor Drees" w:date="2025-09-04T16:24:00Z" w16du:dateUtc="2025-09-04T23:24:00Z">
              <w:rPr>
                <w:rFonts w:ascii="Times New Roman" w:hAnsi="Times New Roman" w:cs="Times New Roman"/>
                <w:sz w:val="24"/>
                <w:szCs w:val="24"/>
              </w:rPr>
            </w:rPrChange>
          </w:rPr>
          <w:t xml:space="preserve"> growing temperatures increase </w:t>
        </w:r>
        <w:r w:rsidR="005C5C43" w:rsidRPr="003E1637" w:rsidDel="007B503E">
          <w:rPr>
            <w:rFonts w:ascii="Times New Roman" w:hAnsi="Times New Roman" w:cs="Times New Roman"/>
            <w:sz w:val="24"/>
            <w:szCs w:val="24"/>
            <w:highlight w:val="yellow"/>
            <w:rPrChange w:id="366" w:author="Trevor Drees" w:date="2025-09-04T16:24:00Z" w16du:dateUtc="2025-09-04T23:24:00Z">
              <w:rPr>
                <w:rFonts w:ascii="Times New Roman" w:hAnsi="Times New Roman" w:cs="Times New Roman"/>
                <w:sz w:val="24"/>
                <w:szCs w:val="24"/>
              </w:rPr>
            </w:rPrChange>
          </w:rPr>
          <w:t>the rate at which</w:t>
        </w:r>
        <w:r w:rsidR="005D0304" w:rsidRPr="003E1637" w:rsidDel="007B503E">
          <w:rPr>
            <w:rFonts w:ascii="Times New Roman" w:hAnsi="Times New Roman" w:cs="Times New Roman"/>
            <w:sz w:val="24"/>
            <w:szCs w:val="24"/>
            <w:highlight w:val="yellow"/>
            <w:rPrChange w:id="367" w:author="Trevor Drees" w:date="2025-09-04T16:24:00Z" w16du:dateUtc="2025-09-04T23:24:00Z">
              <w:rPr>
                <w:rFonts w:ascii="Times New Roman" w:hAnsi="Times New Roman" w:cs="Times New Roman"/>
                <w:sz w:val="24"/>
                <w:szCs w:val="24"/>
              </w:rPr>
            </w:rPrChange>
          </w:rPr>
          <w:t xml:space="preserve"> </w:t>
        </w:r>
        <w:r w:rsidR="007E4E50" w:rsidRPr="003E1637" w:rsidDel="007B503E">
          <w:rPr>
            <w:rFonts w:ascii="Times New Roman" w:hAnsi="Times New Roman" w:cs="Times New Roman"/>
            <w:sz w:val="24"/>
            <w:szCs w:val="24"/>
            <w:highlight w:val="yellow"/>
            <w:rPrChange w:id="368" w:author="Trevor Drees" w:date="2025-09-04T16:24:00Z" w16du:dateUtc="2025-09-04T23:24:00Z">
              <w:rPr>
                <w:rFonts w:ascii="Times New Roman" w:hAnsi="Times New Roman" w:cs="Times New Roman"/>
                <w:sz w:val="24"/>
                <w:szCs w:val="24"/>
              </w:rPr>
            </w:rPrChange>
          </w:rPr>
          <w:t>this species</w:t>
        </w:r>
        <w:r w:rsidR="005C5C43" w:rsidRPr="003E1637" w:rsidDel="007B503E">
          <w:rPr>
            <w:rFonts w:ascii="Times New Roman" w:hAnsi="Times New Roman" w:cs="Times New Roman"/>
            <w:sz w:val="24"/>
            <w:szCs w:val="24"/>
            <w:highlight w:val="yellow"/>
            <w:rPrChange w:id="369" w:author="Trevor Drees" w:date="2025-09-04T16:24:00Z" w16du:dateUtc="2025-09-04T23:24:00Z">
              <w:rPr>
                <w:rFonts w:ascii="Times New Roman" w:hAnsi="Times New Roman" w:cs="Times New Roman"/>
                <w:sz w:val="24"/>
                <w:szCs w:val="24"/>
              </w:rPr>
            </w:rPrChange>
          </w:rPr>
          <w:t xml:space="preserve"> spread</w:t>
        </w:r>
        <w:r w:rsidR="007E4E50" w:rsidRPr="003E1637" w:rsidDel="007B503E">
          <w:rPr>
            <w:rFonts w:ascii="Times New Roman" w:hAnsi="Times New Roman" w:cs="Times New Roman"/>
            <w:sz w:val="24"/>
            <w:szCs w:val="24"/>
            <w:highlight w:val="yellow"/>
            <w:rPrChange w:id="370" w:author="Trevor Drees" w:date="2025-09-04T16:24:00Z" w16du:dateUtc="2025-09-04T23:24:00Z">
              <w:rPr>
                <w:rFonts w:ascii="Times New Roman" w:hAnsi="Times New Roman" w:cs="Times New Roman"/>
                <w:sz w:val="24"/>
                <w:szCs w:val="24"/>
              </w:rPr>
            </w:rPrChange>
          </w:rPr>
          <w:t>s</w:t>
        </w:r>
        <w:r w:rsidR="009B5BBD" w:rsidRPr="003E1637" w:rsidDel="007B503E">
          <w:rPr>
            <w:rFonts w:ascii="Times New Roman" w:hAnsi="Times New Roman" w:cs="Times New Roman"/>
            <w:sz w:val="24"/>
            <w:szCs w:val="24"/>
            <w:highlight w:val="yellow"/>
            <w:rPrChange w:id="371" w:author="Trevor Drees" w:date="2025-09-04T16:24:00Z" w16du:dateUtc="2025-09-04T23:24:00Z">
              <w:rPr>
                <w:rFonts w:ascii="Times New Roman" w:hAnsi="Times New Roman" w:cs="Times New Roman"/>
                <w:sz w:val="24"/>
                <w:szCs w:val="24"/>
              </w:rPr>
            </w:rPrChange>
          </w:rPr>
          <w:t>.</w:t>
        </w:r>
        <w:r w:rsidR="009D50C5" w:rsidRPr="003E1637" w:rsidDel="007B503E">
          <w:rPr>
            <w:rFonts w:ascii="Times New Roman" w:hAnsi="Times New Roman" w:cs="Times New Roman"/>
            <w:sz w:val="24"/>
            <w:szCs w:val="24"/>
            <w:highlight w:val="yellow"/>
            <w:rPrChange w:id="372" w:author="Trevor Drees" w:date="2025-09-04T16:24:00Z" w16du:dateUtc="2025-09-04T23:24:00Z">
              <w:rPr>
                <w:rFonts w:ascii="Times New Roman" w:hAnsi="Times New Roman" w:cs="Times New Roman"/>
                <w:sz w:val="24"/>
                <w:szCs w:val="24"/>
              </w:rPr>
            </w:rPrChange>
          </w:rPr>
          <w:t xml:space="preserve"> </w:t>
        </w:r>
        <w:r w:rsidR="007171B3" w:rsidRPr="003E1637" w:rsidDel="007B503E">
          <w:rPr>
            <w:rFonts w:ascii="Times New Roman" w:hAnsi="Times New Roman" w:cs="Times New Roman"/>
            <w:sz w:val="24"/>
            <w:szCs w:val="24"/>
            <w:highlight w:val="yellow"/>
            <w:rPrChange w:id="373" w:author="Trevor Drees" w:date="2025-09-04T16:24:00Z" w16du:dateUtc="2025-09-04T23:24:00Z">
              <w:rPr>
                <w:rFonts w:ascii="Times New Roman" w:hAnsi="Times New Roman" w:cs="Times New Roman"/>
                <w:sz w:val="24"/>
                <w:szCs w:val="24"/>
              </w:rPr>
            </w:rPrChange>
          </w:rPr>
          <w:t>We observe</w:t>
        </w:r>
        <w:r w:rsidR="00A619E6" w:rsidRPr="003E1637" w:rsidDel="007B503E">
          <w:rPr>
            <w:rFonts w:ascii="Times New Roman" w:hAnsi="Times New Roman" w:cs="Times New Roman"/>
            <w:sz w:val="24"/>
            <w:szCs w:val="24"/>
            <w:highlight w:val="yellow"/>
            <w:rPrChange w:id="374" w:author="Trevor Drees" w:date="2025-09-04T16:24:00Z" w16du:dateUtc="2025-09-04T23:24:00Z">
              <w:rPr>
                <w:rFonts w:ascii="Times New Roman" w:hAnsi="Times New Roman" w:cs="Times New Roman"/>
                <w:sz w:val="24"/>
                <w:szCs w:val="24"/>
              </w:rPr>
            </w:rPrChange>
          </w:rPr>
          <w:t>d</w:t>
        </w:r>
        <w:r w:rsidR="007171B3" w:rsidRPr="003E1637" w:rsidDel="007B503E">
          <w:rPr>
            <w:rFonts w:ascii="Times New Roman" w:hAnsi="Times New Roman" w:cs="Times New Roman"/>
            <w:sz w:val="24"/>
            <w:szCs w:val="24"/>
            <w:highlight w:val="yellow"/>
            <w:rPrChange w:id="375" w:author="Trevor Drees" w:date="2025-09-04T16:24:00Z" w16du:dateUtc="2025-09-04T23:24:00Z">
              <w:rPr>
                <w:rFonts w:ascii="Times New Roman" w:hAnsi="Times New Roman" w:cs="Times New Roman"/>
                <w:sz w:val="24"/>
                <w:szCs w:val="24"/>
              </w:rPr>
            </w:rPrChange>
          </w:rPr>
          <w:t xml:space="preserve"> a substantial effect of warming on spread rates, with a consistent doubling of simulated spread rate </w:t>
        </w:r>
        <w:r w:rsidR="00AB5620" w:rsidRPr="003E1637" w:rsidDel="007B503E">
          <w:rPr>
            <w:rFonts w:ascii="Times New Roman" w:hAnsi="Times New Roman" w:cs="Times New Roman"/>
            <w:sz w:val="24"/>
            <w:szCs w:val="24"/>
            <w:highlight w:val="yellow"/>
            <w:rPrChange w:id="376" w:author="Trevor Drees" w:date="2025-09-04T16:24:00Z" w16du:dateUtc="2025-09-04T23:24:00Z">
              <w:rPr>
                <w:rFonts w:ascii="Times New Roman" w:hAnsi="Times New Roman" w:cs="Times New Roman"/>
                <w:sz w:val="24"/>
                <w:szCs w:val="24"/>
              </w:rPr>
            </w:rPrChange>
          </w:rPr>
          <w:t xml:space="preserve">regardless of </w:t>
        </w:r>
        <w:r w:rsidR="003F7587" w:rsidRPr="003E1637" w:rsidDel="007B503E">
          <w:rPr>
            <w:rFonts w:ascii="Times New Roman" w:hAnsi="Times New Roman" w:cs="Times New Roman"/>
            <w:sz w:val="24"/>
            <w:szCs w:val="24"/>
            <w:highlight w:val="yellow"/>
            <w:rPrChange w:id="377" w:author="Trevor Drees" w:date="2025-09-04T16:24:00Z" w16du:dateUtc="2025-09-04T23:24:00Z">
              <w:rPr>
                <w:rFonts w:ascii="Times New Roman" w:hAnsi="Times New Roman" w:cs="Times New Roman"/>
                <w:sz w:val="24"/>
                <w:szCs w:val="24"/>
              </w:rPr>
            </w:rPrChange>
          </w:rPr>
          <w:t xml:space="preserve">whether or not mechanics of seed dispersal and/or predation by ants were included. </w:t>
        </w:r>
        <w:r w:rsidR="009B5BBD" w:rsidRPr="003E1637" w:rsidDel="007B503E">
          <w:rPr>
            <w:rFonts w:ascii="Times New Roman" w:hAnsi="Times New Roman" w:cs="Times New Roman"/>
            <w:sz w:val="24"/>
            <w:szCs w:val="24"/>
            <w:highlight w:val="yellow"/>
            <w:rPrChange w:id="378" w:author="Trevor Drees" w:date="2025-09-04T16:24:00Z" w16du:dateUtc="2025-09-04T23:24:00Z">
              <w:rPr>
                <w:rFonts w:ascii="Times New Roman" w:hAnsi="Times New Roman" w:cs="Times New Roman"/>
                <w:sz w:val="24"/>
                <w:szCs w:val="24"/>
              </w:rPr>
            </w:rPrChange>
          </w:rPr>
          <w:t>While our baseline</w:t>
        </w:r>
        <w:r w:rsidR="00B8674C" w:rsidRPr="003E1637" w:rsidDel="007B503E">
          <w:rPr>
            <w:rFonts w:ascii="Times New Roman" w:hAnsi="Times New Roman" w:cs="Times New Roman"/>
            <w:sz w:val="24"/>
            <w:szCs w:val="24"/>
            <w:highlight w:val="yellow"/>
            <w:rPrChange w:id="379" w:author="Trevor Drees" w:date="2025-09-04T16:24:00Z" w16du:dateUtc="2025-09-04T23:24:00Z">
              <w:rPr>
                <w:rFonts w:ascii="Times New Roman" w:hAnsi="Times New Roman" w:cs="Times New Roman"/>
                <w:sz w:val="24"/>
                <w:szCs w:val="24"/>
              </w:rPr>
            </w:rPrChange>
          </w:rPr>
          <w:t xml:space="preserve"> spread rate</w:t>
        </w:r>
        <w:r w:rsidR="009B5BBD" w:rsidRPr="003E1637" w:rsidDel="007B503E">
          <w:rPr>
            <w:rFonts w:ascii="Times New Roman" w:hAnsi="Times New Roman" w:cs="Times New Roman"/>
            <w:sz w:val="24"/>
            <w:szCs w:val="24"/>
            <w:highlight w:val="yellow"/>
            <w:rPrChange w:id="380" w:author="Trevor Drees" w:date="2025-09-04T16:24:00Z" w16du:dateUtc="2025-09-04T23:24:00Z">
              <w:rPr>
                <w:rFonts w:ascii="Times New Roman" w:hAnsi="Times New Roman" w:cs="Times New Roman"/>
                <w:sz w:val="24"/>
                <w:szCs w:val="24"/>
              </w:rPr>
            </w:rPrChange>
          </w:rPr>
          <w:t xml:space="preserve"> estimates without ant-driven dispersal or predation </w:t>
        </w:r>
        <w:r w:rsidR="00A619E6" w:rsidRPr="003E1637" w:rsidDel="007B503E">
          <w:rPr>
            <w:rFonts w:ascii="Times New Roman" w:hAnsi="Times New Roman" w:cs="Times New Roman"/>
            <w:sz w:val="24"/>
            <w:szCs w:val="24"/>
            <w:highlight w:val="yellow"/>
            <w:rPrChange w:id="381" w:author="Trevor Drees" w:date="2025-09-04T16:24:00Z" w16du:dateUtc="2025-09-04T23:24:00Z">
              <w:rPr>
                <w:rFonts w:ascii="Times New Roman" w:hAnsi="Times New Roman" w:cs="Times New Roman"/>
                <w:sz w:val="24"/>
                <w:szCs w:val="24"/>
              </w:rPr>
            </w:rPrChange>
          </w:rPr>
          <w:t xml:space="preserve">were </w:t>
        </w:r>
        <w:r w:rsidR="009B5BBD" w:rsidRPr="003E1637" w:rsidDel="007B503E">
          <w:rPr>
            <w:rFonts w:ascii="Times New Roman" w:hAnsi="Times New Roman" w:cs="Times New Roman"/>
            <w:sz w:val="24"/>
            <w:szCs w:val="24"/>
            <w:highlight w:val="yellow"/>
            <w:rPrChange w:id="382" w:author="Trevor Drees" w:date="2025-09-04T16:24:00Z" w16du:dateUtc="2025-09-04T23:24:00Z">
              <w:rPr>
                <w:rFonts w:ascii="Times New Roman" w:hAnsi="Times New Roman" w:cs="Times New Roman"/>
                <w:sz w:val="24"/>
                <w:szCs w:val="24"/>
              </w:rPr>
            </w:rPrChange>
          </w:rPr>
          <w:t xml:space="preserve">similar to the those observed in previous experiments in this system, </w:t>
        </w:r>
        <w:r w:rsidR="0083567A" w:rsidRPr="003E1637" w:rsidDel="007B503E">
          <w:rPr>
            <w:rFonts w:ascii="Times New Roman" w:hAnsi="Times New Roman" w:cs="Times New Roman"/>
            <w:sz w:val="24"/>
            <w:szCs w:val="24"/>
            <w:highlight w:val="yellow"/>
            <w:rPrChange w:id="383" w:author="Trevor Drees" w:date="2025-09-04T16:24:00Z" w16du:dateUtc="2025-09-04T23:24:00Z">
              <w:rPr>
                <w:rFonts w:ascii="Times New Roman" w:hAnsi="Times New Roman" w:cs="Times New Roman"/>
                <w:sz w:val="24"/>
                <w:szCs w:val="24"/>
              </w:rPr>
            </w:rPrChange>
          </w:rPr>
          <w:t>the</w:t>
        </w:r>
        <w:r w:rsidR="003F7587" w:rsidRPr="003E1637" w:rsidDel="007B503E">
          <w:rPr>
            <w:rFonts w:ascii="Times New Roman" w:hAnsi="Times New Roman" w:cs="Times New Roman"/>
            <w:sz w:val="24"/>
            <w:szCs w:val="24"/>
            <w:highlight w:val="yellow"/>
            <w:rPrChange w:id="384" w:author="Trevor Drees" w:date="2025-09-04T16:24:00Z" w16du:dateUtc="2025-09-04T23:24:00Z">
              <w:rPr>
                <w:rFonts w:ascii="Times New Roman" w:hAnsi="Times New Roman" w:cs="Times New Roman"/>
                <w:sz w:val="24"/>
                <w:szCs w:val="24"/>
              </w:rPr>
            </w:rPrChange>
          </w:rPr>
          <w:t xml:space="preserve"> increase in spread rate </w:t>
        </w:r>
        <w:r w:rsidR="00A619E6" w:rsidRPr="003E1637" w:rsidDel="007B503E">
          <w:rPr>
            <w:rFonts w:ascii="Times New Roman" w:hAnsi="Times New Roman" w:cs="Times New Roman"/>
            <w:sz w:val="24"/>
            <w:szCs w:val="24"/>
            <w:highlight w:val="yellow"/>
            <w:rPrChange w:id="385" w:author="Trevor Drees" w:date="2025-09-04T16:24:00Z" w16du:dateUtc="2025-09-04T23:24:00Z">
              <w:rPr>
                <w:rFonts w:ascii="Times New Roman" w:hAnsi="Times New Roman" w:cs="Times New Roman"/>
                <w:sz w:val="24"/>
                <w:szCs w:val="24"/>
              </w:rPr>
            </w:rPrChange>
          </w:rPr>
          <w:t xml:space="preserve">was </w:t>
        </w:r>
        <w:r w:rsidR="003F7587" w:rsidRPr="003E1637" w:rsidDel="007B503E">
          <w:rPr>
            <w:rFonts w:ascii="Times New Roman" w:hAnsi="Times New Roman" w:cs="Times New Roman"/>
            <w:sz w:val="24"/>
            <w:szCs w:val="24"/>
            <w:highlight w:val="yellow"/>
            <w:rPrChange w:id="386" w:author="Trevor Drees" w:date="2025-09-04T16:24:00Z" w16du:dateUtc="2025-09-04T23:24:00Z">
              <w:rPr>
                <w:rFonts w:ascii="Times New Roman" w:hAnsi="Times New Roman" w:cs="Times New Roman"/>
                <w:sz w:val="24"/>
                <w:szCs w:val="24"/>
              </w:rPr>
            </w:rPrChange>
          </w:rPr>
          <w:t xml:space="preserve">higher </w:t>
        </w:r>
        <w:r w:rsidR="00AB04F0" w:rsidRPr="003E1637" w:rsidDel="007B503E">
          <w:rPr>
            <w:rFonts w:ascii="Times New Roman" w:hAnsi="Times New Roman" w:cs="Times New Roman"/>
            <w:sz w:val="24"/>
            <w:szCs w:val="24"/>
            <w:highlight w:val="yellow"/>
            <w:rPrChange w:id="387" w:author="Trevor Drees" w:date="2025-09-04T16:24:00Z" w16du:dateUtc="2025-09-04T23:24:00Z">
              <w:rPr>
                <w:rFonts w:ascii="Times New Roman" w:hAnsi="Times New Roman" w:cs="Times New Roman"/>
                <w:sz w:val="24"/>
                <w:szCs w:val="24"/>
              </w:rPr>
            </w:rPrChange>
          </w:rPr>
          <w:t xml:space="preserve">than </w:t>
        </w:r>
        <w:r w:rsidR="003F7587" w:rsidRPr="003E1637" w:rsidDel="007B503E">
          <w:rPr>
            <w:rFonts w:ascii="Times New Roman" w:hAnsi="Times New Roman" w:cs="Times New Roman"/>
            <w:sz w:val="24"/>
            <w:szCs w:val="24"/>
            <w:highlight w:val="yellow"/>
            <w:rPrChange w:id="388" w:author="Trevor Drees" w:date="2025-09-04T16:24:00Z" w16du:dateUtc="2025-09-04T23:24:00Z">
              <w:rPr>
                <w:rFonts w:ascii="Times New Roman" w:hAnsi="Times New Roman" w:cs="Times New Roman"/>
                <w:sz w:val="24"/>
                <w:szCs w:val="24"/>
              </w:rPr>
            </w:rPrChange>
          </w:rPr>
          <w:t>that reported in similar studies</w:t>
        </w:r>
        <w:r w:rsidR="00B8674C" w:rsidRPr="003E1637" w:rsidDel="007B503E">
          <w:rPr>
            <w:rFonts w:ascii="Times New Roman" w:hAnsi="Times New Roman" w:cs="Times New Roman"/>
            <w:sz w:val="24"/>
            <w:szCs w:val="24"/>
            <w:highlight w:val="yellow"/>
            <w:rPrChange w:id="389" w:author="Trevor Drees" w:date="2025-09-04T16:24:00Z" w16du:dateUtc="2025-09-04T23:24:00Z">
              <w:rPr>
                <w:rFonts w:ascii="Times New Roman" w:hAnsi="Times New Roman" w:cs="Times New Roman"/>
                <w:sz w:val="24"/>
                <w:szCs w:val="24"/>
              </w:rPr>
            </w:rPrChange>
          </w:rPr>
          <w:t>;</w:t>
        </w:r>
        <w:r w:rsidR="003F7587" w:rsidRPr="003E1637" w:rsidDel="007B503E">
          <w:rPr>
            <w:rFonts w:ascii="Times New Roman" w:hAnsi="Times New Roman" w:cs="Times New Roman"/>
            <w:sz w:val="24"/>
            <w:szCs w:val="24"/>
            <w:highlight w:val="yellow"/>
            <w:rPrChange w:id="390" w:author="Trevor Drees" w:date="2025-09-04T16:24:00Z" w16du:dateUtc="2025-09-04T23:24:00Z">
              <w:rPr>
                <w:rFonts w:ascii="Times New Roman" w:hAnsi="Times New Roman" w:cs="Times New Roman"/>
                <w:sz w:val="24"/>
                <w:szCs w:val="24"/>
              </w:rPr>
            </w:rPrChange>
          </w:rPr>
          <w:t xml:space="preserve"> Zhang </w:t>
        </w:r>
        <w:r w:rsidR="003F7587" w:rsidRPr="003E1637" w:rsidDel="007B503E">
          <w:rPr>
            <w:rFonts w:ascii="Times New Roman" w:hAnsi="Times New Roman" w:cs="Times New Roman"/>
            <w:i/>
            <w:iCs/>
            <w:sz w:val="24"/>
            <w:szCs w:val="24"/>
            <w:highlight w:val="yellow"/>
            <w:rPrChange w:id="391" w:author="Trevor Drees" w:date="2025-09-04T16:24:00Z" w16du:dateUtc="2025-09-04T23:24:00Z">
              <w:rPr>
                <w:rFonts w:ascii="Times New Roman" w:hAnsi="Times New Roman" w:cs="Times New Roman"/>
                <w:i/>
                <w:iCs/>
                <w:sz w:val="24"/>
                <w:szCs w:val="24"/>
              </w:rPr>
            </w:rPrChange>
          </w:rPr>
          <w:t>et al</w:t>
        </w:r>
        <w:r w:rsidR="003F7587" w:rsidRPr="003E1637" w:rsidDel="007B503E">
          <w:rPr>
            <w:rFonts w:ascii="Times New Roman" w:hAnsi="Times New Roman" w:cs="Times New Roman"/>
            <w:sz w:val="24"/>
            <w:szCs w:val="24"/>
            <w:highlight w:val="yellow"/>
            <w:rPrChange w:id="392" w:author="Trevor Drees" w:date="2025-09-04T16:24:00Z" w16du:dateUtc="2025-09-04T23:24:00Z">
              <w:rPr>
                <w:rFonts w:ascii="Times New Roman" w:hAnsi="Times New Roman" w:cs="Times New Roman"/>
                <w:sz w:val="24"/>
                <w:szCs w:val="24"/>
              </w:rPr>
            </w:rPrChange>
          </w:rPr>
          <w:t>. (2011)</w:t>
        </w:r>
        <w:r w:rsidR="009B2EC8" w:rsidRPr="003E1637" w:rsidDel="007B503E">
          <w:rPr>
            <w:rFonts w:ascii="Times New Roman" w:hAnsi="Times New Roman" w:cs="Times New Roman"/>
            <w:sz w:val="24"/>
            <w:szCs w:val="24"/>
            <w:highlight w:val="yellow"/>
            <w:rPrChange w:id="393" w:author="Trevor Drees" w:date="2025-09-04T16:24:00Z" w16du:dateUtc="2025-09-04T23:24:00Z">
              <w:rPr>
                <w:rFonts w:ascii="Times New Roman" w:hAnsi="Times New Roman" w:cs="Times New Roman"/>
                <w:sz w:val="24"/>
                <w:szCs w:val="24"/>
              </w:rPr>
            </w:rPrChange>
          </w:rPr>
          <w:t xml:space="preserve"> report a 27% increase</w:t>
        </w:r>
        <w:r w:rsidR="003F7587" w:rsidRPr="003E1637" w:rsidDel="007B503E">
          <w:rPr>
            <w:rFonts w:ascii="Times New Roman" w:hAnsi="Times New Roman" w:cs="Times New Roman"/>
            <w:sz w:val="24"/>
            <w:szCs w:val="24"/>
            <w:highlight w:val="yellow"/>
            <w:rPrChange w:id="394" w:author="Trevor Drees" w:date="2025-09-04T16:24:00Z" w16du:dateUtc="2025-09-04T23:24:00Z">
              <w:rPr>
                <w:rFonts w:ascii="Times New Roman" w:hAnsi="Times New Roman" w:cs="Times New Roman"/>
                <w:sz w:val="24"/>
                <w:szCs w:val="24"/>
              </w:rPr>
            </w:rPrChange>
          </w:rPr>
          <w:t xml:space="preserve">, Teller </w:t>
        </w:r>
        <w:r w:rsidR="003F7587" w:rsidRPr="003E1637" w:rsidDel="007B503E">
          <w:rPr>
            <w:rFonts w:ascii="Times New Roman" w:hAnsi="Times New Roman" w:cs="Times New Roman"/>
            <w:i/>
            <w:iCs/>
            <w:sz w:val="24"/>
            <w:szCs w:val="24"/>
            <w:highlight w:val="yellow"/>
            <w:rPrChange w:id="395" w:author="Trevor Drees" w:date="2025-09-04T16:24:00Z" w16du:dateUtc="2025-09-04T23:24:00Z">
              <w:rPr>
                <w:rFonts w:ascii="Times New Roman" w:hAnsi="Times New Roman" w:cs="Times New Roman"/>
                <w:i/>
                <w:iCs/>
                <w:sz w:val="24"/>
                <w:szCs w:val="24"/>
              </w:rPr>
            </w:rPrChange>
          </w:rPr>
          <w:t>et al</w:t>
        </w:r>
        <w:r w:rsidR="003F7587" w:rsidRPr="003E1637" w:rsidDel="007B503E">
          <w:rPr>
            <w:rFonts w:ascii="Times New Roman" w:hAnsi="Times New Roman" w:cs="Times New Roman"/>
            <w:sz w:val="24"/>
            <w:szCs w:val="24"/>
            <w:highlight w:val="yellow"/>
            <w:rPrChange w:id="396" w:author="Trevor Drees" w:date="2025-09-04T16:24:00Z" w16du:dateUtc="2025-09-04T23:24:00Z">
              <w:rPr>
                <w:rFonts w:ascii="Times New Roman" w:hAnsi="Times New Roman" w:cs="Times New Roman"/>
                <w:sz w:val="24"/>
                <w:szCs w:val="24"/>
              </w:rPr>
            </w:rPrChange>
          </w:rPr>
          <w:t>. (2016)</w:t>
        </w:r>
        <w:r w:rsidR="009B2EC8" w:rsidRPr="003E1637" w:rsidDel="007B503E">
          <w:rPr>
            <w:rFonts w:ascii="Times New Roman" w:hAnsi="Times New Roman" w:cs="Times New Roman"/>
            <w:sz w:val="24"/>
            <w:szCs w:val="24"/>
            <w:highlight w:val="yellow"/>
            <w:rPrChange w:id="397" w:author="Trevor Drees" w:date="2025-09-04T16:24:00Z" w16du:dateUtc="2025-09-04T23:24:00Z">
              <w:rPr>
                <w:rFonts w:ascii="Times New Roman" w:hAnsi="Times New Roman" w:cs="Times New Roman"/>
                <w:sz w:val="24"/>
                <w:szCs w:val="24"/>
              </w:rPr>
            </w:rPrChange>
          </w:rPr>
          <w:t xml:space="preserve"> a 38% increase</w:t>
        </w:r>
        <w:r w:rsidR="003F7587" w:rsidRPr="003E1637" w:rsidDel="007B503E">
          <w:rPr>
            <w:rFonts w:ascii="Times New Roman" w:hAnsi="Times New Roman" w:cs="Times New Roman"/>
            <w:sz w:val="24"/>
            <w:szCs w:val="24"/>
            <w:highlight w:val="yellow"/>
            <w:rPrChange w:id="398" w:author="Trevor Drees" w:date="2025-09-04T16:24:00Z" w16du:dateUtc="2025-09-04T23:24:00Z">
              <w:rPr>
                <w:rFonts w:ascii="Times New Roman" w:hAnsi="Times New Roman" w:cs="Times New Roman"/>
                <w:sz w:val="24"/>
                <w:szCs w:val="24"/>
              </w:rPr>
            </w:rPrChange>
          </w:rPr>
          <w:t>, and Drees and Shea (2024b)</w:t>
        </w:r>
        <w:r w:rsidR="009B2EC8" w:rsidRPr="003E1637" w:rsidDel="007B503E">
          <w:rPr>
            <w:rFonts w:ascii="Times New Roman" w:hAnsi="Times New Roman" w:cs="Times New Roman"/>
            <w:sz w:val="24"/>
            <w:szCs w:val="24"/>
            <w:highlight w:val="yellow"/>
            <w:rPrChange w:id="399" w:author="Trevor Drees" w:date="2025-09-04T16:24:00Z" w16du:dateUtc="2025-09-04T23:24:00Z">
              <w:rPr>
                <w:rFonts w:ascii="Times New Roman" w:hAnsi="Times New Roman" w:cs="Times New Roman"/>
                <w:sz w:val="24"/>
                <w:szCs w:val="24"/>
              </w:rPr>
            </w:rPrChange>
          </w:rPr>
          <w:t xml:space="preserve"> an approximately 42% increase</w:t>
        </w:r>
        <w:r w:rsidR="003F7587" w:rsidRPr="003E1637" w:rsidDel="007B503E">
          <w:rPr>
            <w:rFonts w:ascii="Times New Roman" w:hAnsi="Times New Roman" w:cs="Times New Roman"/>
            <w:sz w:val="24"/>
            <w:szCs w:val="24"/>
            <w:highlight w:val="yellow"/>
            <w:rPrChange w:id="400" w:author="Trevor Drees" w:date="2025-09-04T16:24:00Z" w16du:dateUtc="2025-09-04T23:24:00Z">
              <w:rPr>
                <w:rFonts w:ascii="Times New Roman" w:hAnsi="Times New Roman" w:cs="Times New Roman"/>
                <w:sz w:val="24"/>
                <w:szCs w:val="24"/>
              </w:rPr>
            </w:rPrChange>
          </w:rPr>
          <w:t>.</w:t>
        </w:r>
        <w:r w:rsidR="009B2EC8" w:rsidRPr="003E1637" w:rsidDel="007B503E">
          <w:rPr>
            <w:rFonts w:ascii="Times New Roman" w:hAnsi="Times New Roman" w:cs="Times New Roman"/>
            <w:sz w:val="24"/>
            <w:szCs w:val="24"/>
            <w:highlight w:val="yellow"/>
            <w:rPrChange w:id="401" w:author="Trevor Drees" w:date="2025-09-04T16:24:00Z" w16du:dateUtc="2025-09-04T23:24:00Z">
              <w:rPr>
                <w:rFonts w:ascii="Times New Roman" w:hAnsi="Times New Roman" w:cs="Times New Roman"/>
                <w:sz w:val="24"/>
                <w:szCs w:val="24"/>
              </w:rPr>
            </w:rPrChange>
          </w:rPr>
          <w:t xml:space="preserve"> The percent increase observed here </w:t>
        </w:r>
        <w:r w:rsidR="00A619E6" w:rsidRPr="003E1637" w:rsidDel="007B503E">
          <w:rPr>
            <w:rFonts w:ascii="Times New Roman" w:hAnsi="Times New Roman" w:cs="Times New Roman"/>
            <w:sz w:val="24"/>
            <w:szCs w:val="24"/>
            <w:highlight w:val="yellow"/>
            <w:rPrChange w:id="402" w:author="Trevor Drees" w:date="2025-09-04T16:24:00Z" w16du:dateUtc="2025-09-04T23:24:00Z">
              <w:rPr>
                <w:rFonts w:ascii="Times New Roman" w:hAnsi="Times New Roman" w:cs="Times New Roman"/>
                <w:sz w:val="24"/>
                <w:szCs w:val="24"/>
              </w:rPr>
            </w:rPrChange>
          </w:rPr>
          <w:t xml:space="preserve">was </w:t>
        </w:r>
        <w:r w:rsidR="009B2EC8" w:rsidRPr="003E1637" w:rsidDel="007B503E">
          <w:rPr>
            <w:rFonts w:ascii="Times New Roman" w:hAnsi="Times New Roman" w:cs="Times New Roman"/>
            <w:sz w:val="24"/>
            <w:szCs w:val="24"/>
            <w:highlight w:val="yellow"/>
            <w:rPrChange w:id="403" w:author="Trevor Drees" w:date="2025-09-04T16:24:00Z" w16du:dateUtc="2025-09-04T23:24:00Z">
              <w:rPr>
                <w:rFonts w:ascii="Times New Roman" w:hAnsi="Times New Roman" w:cs="Times New Roman"/>
                <w:sz w:val="24"/>
                <w:szCs w:val="24"/>
              </w:rPr>
            </w:rPrChange>
          </w:rPr>
          <w:t>higher</w:t>
        </w:r>
        <w:r w:rsidR="006803EA" w:rsidRPr="003E1637" w:rsidDel="007B503E">
          <w:rPr>
            <w:rFonts w:ascii="Times New Roman" w:hAnsi="Times New Roman" w:cs="Times New Roman"/>
            <w:sz w:val="24"/>
            <w:szCs w:val="24"/>
            <w:highlight w:val="yellow"/>
            <w:rPrChange w:id="404" w:author="Trevor Drees" w:date="2025-09-04T16:24:00Z" w16du:dateUtc="2025-09-04T23:24:00Z">
              <w:rPr>
                <w:rFonts w:ascii="Times New Roman" w:hAnsi="Times New Roman" w:cs="Times New Roman"/>
                <w:sz w:val="24"/>
                <w:szCs w:val="24"/>
              </w:rPr>
            </w:rPrChange>
          </w:rPr>
          <w:t xml:space="preserve"> </w:t>
        </w:r>
        <w:r w:rsidR="0017358A" w:rsidRPr="003E1637" w:rsidDel="007B503E">
          <w:rPr>
            <w:rFonts w:ascii="Times New Roman" w:hAnsi="Times New Roman" w:cs="Times New Roman"/>
            <w:sz w:val="24"/>
            <w:szCs w:val="24"/>
            <w:highlight w:val="yellow"/>
            <w:rPrChange w:id="405" w:author="Trevor Drees" w:date="2025-09-04T16:24:00Z" w16du:dateUtc="2025-09-04T23:24:00Z">
              <w:rPr>
                <w:rFonts w:ascii="Times New Roman" w:hAnsi="Times New Roman" w:cs="Times New Roman"/>
                <w:sz w:val="24"/>
                <w:szCs w:val="24"/>
              </w:rPr>
            </w:rPrChange>
          </w:rPr>
          <w:t xml:space="preserve">likely </w:t>
        </w:r>
        <w:r w:rsidR="009B2EC8" w:rsidRPr="003E1637" w:rsidDel="007B503E">
          <w:rPr>
            <w:rFonts w:ascii="Times New Roman" w:hAnsi="Times New Roman" w:cs="Times New Roman"/>
            <w:sz w:val="24"/>
            <w:szCs w:val="24"/>
            <w:highlight w:val="yellow"/>
            <w:rPrChange w:id="406" w:author="Trevor Drees" w:date="2025-09-04T16:24:00Z" w16du:dateUtc="2025-09-04T23:24:00Z">
              <w:rPr>
                <w:rFonts w:ascii="Times New Roman" w:hAnsi="Times New Roman" w:cs="Times New Roman"/>
                <w:sz w:val="24"/>
                <w:szCs w:val="24"/>
              </w:rPr>
            </w:rPrChange>
          </w:rPr>
          <w:t>because</w:t>
        </w:r>
        <w:r w:rsidR="006803EA" w:rsidRPr="003E1637" w:rsidDel="007B503E">
          <w:rPr>
            <w:rFonts w:ascii="Times New Roman" w:hAnsi="Times New Roman" w:cs="Times New Roman"/>
            <w:sz w:val="24"/>
            <w:szCs w:val="24"/>
            <w:highlight w:val="yellow"/>
            <w:rPrChange w:id="407" w:author="Trevor Drees" w:date="2025-09-04T16:24:00Z" w16du:dateUtc="2025-09-04T23:24:00Z">
              <w:rPr>
                <w:rFonts w:ascii="Times New Roman" w:hAnsi="Times New Roman" w:cs="Times New Roman"/>
                <w:sz w:val="24"/>
                <w:szCs w:val="24"/>
              </w:rPr>
            </w:rPrChange>
          </w:rPr>
          <w:t xml:space="preserve"> our survival and flowering rates were derived from</w:t>
        </w:r>
        <w:r w:rsidR="009B2EC8" w:rsidRPr="003E1637" w:rsidDel="007B503E">
          <w:rPr>
            <w:rFonts w:ascii="Times New Roman" w:hAnsi="Times New Roman" w:cs="Times New Roman"/>
            <w:sz w:val="24"/>
            <w:szCs w:val="24"/>
            <w:highlight w:val="yellow"/>
            <w:rPrChange w:id="408" w:author="Trevor Drees" w:date="2025-09-04T16:24:00Z" w16du:dateUtc="2025-09-04T23:24:00Z">
              <w:rPr>
                <w:rFonts w:ascii="Times New Roman" w:hAnsi="Times New Roman" w:cs="Times New Roman"/>
                <w:sz w:val="24"/>
                <w:szCs w:val="24"/>
              </w:rPr>
            </w:rPrChange>
          </w:rPr>
          <w:t xml:space="preserve"> </w:t>
        </w:r>
        <w:r w:rsidR="0083567A" w:rsidRPr="003E1637" w:rsidDel="007B503E">
          <w:rPr>
            <w:rFonts w:ascii="Times New Roman" w:hAnsi="Times New Roman" w:cs="Times New Roman"/>
            <w:sz w:val="24"/>
            <w:szCs w:val="24"/>
            <w:highlight w:val="yellow"/>
            <w:rPrChange w:id="409" w:author="Trevor Drees" w:date="2025-09-04T16:24:00Z" w16du:dateUtc="2025-09-04T23:24:00Z">
              <w:rPr>
                <w:rFonts w:ascii="Times New Roman" w:hAnsi="Times New Roman" w:cs="Times New Roman"/>
                <w:sz w:val="24"/>
                <w:szCs w:val="24"/>
              </w:rPr>
            </w:rPrChange>
          </w:rPr>
          <w:t xml:space="preserve">a different </w:t>
        </w:r>
        <w:r w:rsidR="009B2EC8" w:rsidRPr="003E1637" w:rsidDel="007B503E">
          <w:rPr>
            <w:rFonts w:ascii="Times New Roman" w:hAnsi="Times New Roman" w:cs="Times New Roman"/>
            <w:sz w:val="24"/>
            <w:szCs w:val="24"/>
            <w:highlight w:val="yellow"/>
            <w:rPrChange w:id="410" w:author="Trevor Drees" w:date="2025-09-04T16:24:00Z" w16du:dateUtc="2025-09-04T23:24:00Z">
              <w:rPr>
                <w:rFonts w:ascii="Times New Roman" w:hAnsi="Times New Roman" w:cs="Times New Roman"/>
                <w:sz w:val="24"/>
                <w:szCs w:val="24"/>
              </w:rPr>
            </w:rPrChange>
          </w:rPr>
          <w:t>experimental cohort</w:t>
        </w:r>
        <w:r w:rsidR="006803EA" w:rsidRPr="003E1637" w:rsidDel="007B503E">
          <w:rPr>
            <w:rFonts w:ascii="Times New Roman" w:hAnsi="Times New Roman" w:cs="Times New Roman"/>
            <w:sz w:val="24"/>
            <w:szCs w:val="24"/>
            <w:highlight w:val="yellow"/>
            <w:rPrChange w:id="411" w:author="Trevor Drees" w:date="2025-09-04T16:24:00Z" w16du:dateUtc="2025-09-04T23:24:00Z">
              <w:rPr>
                <w:rFonts w:ascii="Times New Roman" w:hAnsi="Times New Roman" w:cs="Times New Roman"/>
                <w:sz w:val="24"/>
                <w:szCs w:val="24"/>
              </w:rPr>
            </w:rPrChange>
          </w:rPr>
          <w:t>.</w:t>
        </w:r>
        <w:r w:rsidR="009B2EC8" w:rsidRPr="003E1637" w:rsidDel="007B503E">
          <w:rPr>
            <w:rFonts w:ascii="Times New Roman" w:hAnsi="Times New Roman" w:cs="Times New Roman"/>
            <w:sz w:val="24"/>
            <w:szCs w:val="24"/>
            <w:highlight w:val="yellow"/>
            <w:rPrChange w:id="412" w:author="Trevor Drees" w:date="2025-09-04T16:24:00Z" w16du:dateUtc="2025-09-04T23:24:00Z">
              <w:rPr>
                <w:rFonts w:ascii="Times New Roman" w:hAnsi="Times New Roman" w:cs="Times New Roman"/>
                <w:sz w:val="24"/>
                <w:szCs w:val="24"/>
              </w:rPr>
            </w:rPrChange>
          </w:rPr>
          <w:t xml:space="preserve"> </w:t>
        </w:r>
        <w:r w:rsidR="007171B3" w:rsidRPr="003E1637" w:rsidDel="007B503E">
          <w:rPr>
            <w:rFonts w:ascii="Times New Roman" w:hAnsi="Times New Roman" w:cs="Times New Roman"/>
            <w:sz w:val="24"/>
            <w:szCs w:val="24"/>
            <w:highlight w:val="yellow"/>
            <w:rPrChange w:id="413" w:author="Trevor Drees" w:date="2025-09-04T16:24:00Z" w16du:dateUtc="2025-09-04T23:24:00Z">
              <w:rPr>
                <w:rFonts w:ascii="Times New Roman" w:hAnsi="Times New Roman" w:cs="Times New Roman"/>
                <w:sz w:val="24"/>
                <w:szCs w:val="24"/>
              </w:rPr>
            </w:rPrChange>
          </w:rPr>
          <w:t xml:space="preserve">The warming effects observed in our study and in previous </w:t>
        </w:r>
        <w:r w:rsidR="007171B3" w:rsidRPr="003E1637" w:rsidDel="007B503E">
          <w:rPr>
            <w:rFonts w:ascii="Times New Roman" w:hAnsi="Times New Roman" w:cs="Times New Roman"/>
            <w:i/>
            <w:iCs/>
            <w:sz w:val="24"/>
            <w:szCs w:val="24"/>
            <w:highlight w:val="yellow"/>
            <w:rPrChange w:id="414" w:author="Trevor Drees" w:date="2025-09-04T16:24:00Z" w16du:dateUtc="2025-09-04T23:24:00Z">
              <w:rPr>
                <w:rFonts w:ascii="Times New Roman" w:hAnsi="Times New Roman" w:cs="Times New Roman"/>
                <w:i/>
                <w:iCs/>
                <w:sz w:val="24"/>
                <w:szCs w:val="24"/>
              </w:rPr>
            </w:rPrChange>
          </w:rPr>
          <w:t>C. nutans</w:t>
        </w:r>
        <w:r w:rsidR="007171B3" w:rsidRPr="003E1637" w:rsidDel="007B503E">
          <w:rPr>
            <w:rFonts w:ascii="Times New Roman" w:hAnsi="Times New Roman" w:cs="Times New Roman"/>
            <w:sz w:val="24"/>
            <w:szCs w:val="24"/>
            <w:highlight w:val="yellow"/>
            <w:rPrChange w:id="415" w:author="Trevor Drees" w:date="2025-09-04T16:24:00Z" w16du:dateUtc="2025-09-04T23:24:00Z">
              <w:rPr>
                <w:rFonts w:ascii="Times New Roman" w:hAnsi="Times New Roman" w:cs="Times New Roman"/>
                <w:sz w:val="24"/>
                <w:szCs w:val="24"/>
              </w:rPr>
            </w:rPrChange>
          </w:rPr>
          <w:t xml:space="preserve"> studies have notable implications for management not only for this species, but for other species that experience notable warming-induced shifts in their life cycle: if climate change affects how populations of a given species grow, reproduce, and spread, then current management regimes aimed at controlling or promoting the spread of that </w:t>
        </w:r>
        <w:r w:rsidR="00D07DBF" w:rsidRPr="003E1637" w:rsidDel="007B503E">
          <w:rPr>
            <w:rFonts w:ascii="Times New Roman" w:hAnsi="Times New Roman" w:cs="Times New Roman"/>
            <w:sz w:val="24"/>
            <w:szCs w:val="24"/>
            <w:highlight w:val="yellow"/>
            <w:rPrChange w:id="416" w:author="Trevor Drees" w:date="2025-09-04T16:24:00Z" w16du:dateUtc="2025-09-04T23:24:00Z">
              <w:rPr>
                <w:rFonts w:ascii="Times New Roman" w:hAnsi="Times New Roman" w:cs="Times New Roman"/>
                <w:sz w:val="24"/>
                <w:szCs w:val="24"/>
              </w:rPr>
            </w:rPrChange>
          </w:rPr>
          <w:t>species may become less effective</w:t>
        </w:r>
        <w:r w:rsidR="007171B3" w:rsidRPr="003E1637" w:rsidDel="007B503E">
          <w:rPr>
            <w:rFonts w:ascii="Times New Roman" w:hAnsi="Times New Roman" w:cs="Times New Roman"/>
            <w:sz w:val="24"/>
            <w:szCs w:val="24"/>
            <w:highlight w:val="yellow"/>
            <w:rPrChange w:id="417" w:author="Trevor Drees" w:date="2025-09-04T16:24:00Z" w16du:dateUtc="2025-09-04T23:24:00Z">
              <w:rPr>
                <w:rFonts w:ascii="Times New Roman" w:hAnsi="Times New Roman" w:cs="Times New Roman"/>
                <w:sz w:val="24"/>
                <w:szCs w:val="24"/>
              </w:rPr>
            </w:rPrChange>
          </w:rPr>
          <w:t xml:space="preserve"> (Keller and Shea 2</w:t>
        </w:r>
        <w:del w:id="418" w:author="Trevor Drees" w:date="2025-09-04T15:18:00Z" w16du:dateUtc="2025-09-04T22:18:00Z">
          <w:r w:rsidR="007171B3" w:rsidRPr="003E1637" w:rsidDel="007B503E">
            <w:rPr>
              <w:rFonts w:ascii="Times New Roman" w:hAnsi="Times New Roman" w:cs="Times New Roman"/>
              <w:sz w:val="24"/>
              <w:szCs w:val="24"/>
              <w:highlight w:val="yellow"/>
              <w:rPrChange w:id="419" w:author="Trevor Drees" w:date="2025-09-04T16:24:00Z" w16du:dateUtc="2025-09-04T23:24:00Z">
                <w:rPr>
                  <w:rFonts w:ascii="Times New Roman" w:hAnsi="Times New Roman" w:cs="Times New Roman"/>
                  <w:sz w:val="24"/>
                  <w:szCs w:val="24"/>
                </w:rPr>
              </w:rPrChange>
            </w:rPr>
            <w:delText>022).</w:delText>
          </w:r>
        </w:del>
      </w:moveFrom>
      <w:moveFromRangeEnd w:id="341"/>
    </w:p>
    <w:p w14:paraId="5353D254" w14:textId="20BE602F" w:rsidR="00AA5F9C" w:rsidDel="00AF098E" w:rsidRDefault="00CD070C" w:rsidP="00D92BD0">
      <w:pPr>
        <w:spacing w:after="0" w:line="480" w:lineRule="auto"/>
        <w:ind w:firstLine="284"/>
        <w:rPr>
          <w:del w:id="420" w:author="Trevor Drees" w:date="2025-09-04T18:47:00Z" w16du:dateUtc="2025-09-05T01:47:00Z"/>
          <w:rFonts w:ascii="Times New Roman" w:hAnsi="Times New Roman" w:cs="Times New Roman"/>
          <w:sz w:val="24"/>
          <w:szCs w:val="24"/>
        </w:rPr>
        <w:pPrChange w:id="421" w:author="Trevor Drees" w:date="2025-09-07T21:22:00Z" w16du:dateUtc="2025-09-08T04:22:00Z">
          <w:pPr>
            <w:spacing w:after="0" w:line="480" w:lineRule="auto"/>
            <w:ind w:firstLine="284"/>
          </w:pPr>
        </w:pPrChange>
      </w:pPr>
      <w:del w:id="422" w:author="Trevor Drees" w:date="2025-09-04T18:46:00Z" w16du:dateUtc="2025-09-05T01:46:00Z">
        <w:r w:rsidRPr="003E1637" w:rsidDel="00AF098E">
          <w:rPr>
            <w:rFonts w:ascii="Times New Roman" w:hAnsi="Times New Roman" w:cs="Times New Roman"/>
            <w:sz w:val="24"/>
            <w:szCs w:val="24"/>
            <w:highlight w:val="yellow"/>
            <w:rPrChange w:id="423" w:author="Trevor Drees" w:date="2025-09-04T16:24:00Z" w16du:dateUtc="2025-09-04T23:24:00Z">
              <w:rPr>
                <w:rFonts w:ascii="Times New Roman" w:hAnsi="Times New Roman" w:cs="Times New Roman"/>
                <w:sz w:val="24"/>
                <w:szCs w:val="24"/>
              </w:rPr>
            </w:rPrChange>
          </w:rPr>
          <w:delText>O</w:delText>
        </w:r>
        <w:r w:rsidR="00834C6E" w:rsidRPr="003E1637" w:rsidDel="00AF098E">
          <w:rPr>
            <w:rFonts w:ascii="Times New Roman" w:hAnsi="Times New Roman" w:cs="Times New Roman"/>
            <w:sz w:val="24"/>
            <w:szCs w:val="24"/>
            <w:highlight w:val="yellow"/>
            <w:rPrChange w:id="424" w:author="Trevor Drees" w:date="2025-09-04T16:24:00Z" w16du:dateUtc="2025-09-04T23:24:00Z">
              <w:rPr>
                <w:rFonts w:ascii="Times New Roman" w:hAnsi="Times New Roman" w:cs="Times New Roman"/>
                <w:sz w:val="24"/>
                <w:szCs w:val="24"/>
              </w:rPr>
            </w:rPrChange>
          </w:rPr>
          <w:delText xml:space="preserve">ur results also </w:delText>
        </w:r>
        <w:r w:rsidR="00A619E6" w:rsidRPr="003E1637" w:rsidDel="00AF098E">
          <w:rPr>
            <w:rFonts w:ascii="Times New Roman" w:hAnsi="Times New Roman" w:cs="Times New Roman"/>
            <w:sz w:val="24"/>
            <w:szCs w:val="24"/>
            <w:highlight w:val="yellow"/>
            <w:rPrChange w:id="425" w:author="Trevor Drees" w:date="2025-09-04T16:24:00Z" w16du:dateUtc="2025-09-04T23:24:00Z">
              <w:rPr>
                <w:rFonts w:ascii="Times New Roman" w:hAnsi="Times New Roman" w:cs="Times New Roman"/>
                <w:sz w:val="24"/>
                <w:szCs w:val="24"/>
              </w:rPr>
            </w:rPrChange>
          </w:rPr>
          <w:delText xml:space="preserve">demonstrate </w:delText>
        </w:r>
        <w:r w:rsidR="00834C6E" w:rsidRPr="003E1637" w:rsidDel="00AF098E">
          <w:rPr>
            <w:rFonts w:ascii="Times New Roman" w:hAnsi="Times New Roman" w:cs="Times New Roman"/>
            <w:sz w:val="24"/>
            <w:szCs w:val="24"/>
            <w:highlight w:val="yellow"/>
            <w:rPrChange w:id="426" w:author="Trevor Drees" w:date="2025-09-04T16:24:00Z" w16du:dateUtc="2025-09-04T23:24:00Z">
              <w:rPr>
                <w:rFonts w:ascii="Times New Roman" w:hAnsi="Times New Roman" w:cs="Times New Roman"/>
                <w:sz w:val="24"/>
                <w:szCs w:val="24"/>
              </w:rPr>
            </w:rPrChange>
          </w:rPr>
          <w:delText>that ant</w:delText>
        </w:r>
        <w:r w:rsidR="00A96795" w:rsidRPr="003E1637" w:rsidDel="00AF098E">
          <w:rPr>
            <w:rFonts w:ascii="Times New Roman" w:hAnsi="Times New Roman" w:cs="Times New Roman"/>
            <w:sz w:val="24"/>
            <w:szCs w:val="24"/>
            <w:highlight w:val="yellow"/>
            <w:rPrChange w:id="427" w:author="Trevor Drees" w:date="2025-09-04T16:24:00Z" w16du:dateUtc="2025-09-04T23:24:00Z">
              <w:rPr>
                <w:rFonts w:ascii="Times New Roman" w:hAnsi="Times New Roman" w:cs="Times New Roman"/>
                <w:sz w:val="24"/>
                <w:szCs w:val="24"/>
              </w:rPr>
            </w:rPrChange>
          </w:rPr>
          <w:delText xml:space="preserve">-driven </w:delText>
        </w:r>
        <w:r w:rsidR="00834C6E" w:rsidRPr="003E1637" w:rsidDel="00AF098E">
          <w:rPr>
            <w:rFonts w:ascii="Times New Roman" w:hAnsi="Times New Roman" w:cs="Times New Roman"/>
            <w:sz w:val="24"/>
            <w:szCs w:val="24"/>
            <w:highlight w:val="yellow"/>
            <w:rPrChange w:id="428" w:author="Trevor Drees" w:date="2025-09-04T16:24:00Z" w16du:dateUtc="2025-09-04T23:24:00Z">
              <w:rPr>
                <w:rFonts w:ascii="Times New Roman" w:hAnsi="Times New Roman" w:cs="Times New Roman"/>
                <w:sz w:val="24"/>
                <w:szCs w:val="24"/>
              </w:rPr>
            </w:rPrChange>
          </w:rPr>
          <w:delText>interactions</w:delText>
        </w:r>
        <w:r w:rsidR="00A96795" w:rsidRPr="003E1637" w:rsidDel="00AF098E">
          <w:rPr>
            <w:rFonts w:ascii="Times New Roman" w:hAnsi="Times New Roman" w:cs="Times New Roman"/>
            <w:sz w:val="24"/>
            <w:szCs w:val="24"/>
            <w:highlight w:val="yellow"/>
            <w:rPrChange w:id="429" w:author="Trevor Drees" w:date="2025-09-04T16:24:00Z" w16du:dateUtc="2025-09-04T23:24:00Z">
              <w:rPr>
                <w:rFonts w:ascii="Times New Roman" w:hAnsi="Times New Roman" w:cs="Times New Roman"/>
                <w:sz w:val="24"/>
                <w:szCs w:val="24"/>
              </w:rPr>
            </w:rPrChange>
          </w:rPr>
          <w:delText xml:space="preserve"> with</w:delText>
        </w:r>
        <w:r w:rsidR="00834C6E" w:rsidRPr="003E1637" w:rsidDel="00AF098E">
          <w:rPr>
            <w:rFonts w:ascii="Times New Roman" w:hAnsi="Times New Roman" w:cs="Times New Roman"/>
            <w:i/>
            <w:iCs/>
            <w:sz w:val="24"/>
            <w:szCs w:val="24"/>
            <w:highlight w:val="yellow"/>
            <w:rPrChange w:id="430" w:author="Trevor Drees" w:date="2025-09-04T16:24:00Z" w16du:dateUtc="2025-09-04T23:24:00Z">
              <w:rPr>
                <w:rFonts w:ascii="Times New Roman" w:hAnsi="Times New Roman" w:cs="Times New Roman"/>
                <w:i/>
                <w:iCs/>
                <w:sz w:val="24"/>
                <w:szCs w:val="24"/>
              </w:rPr>
            </w:rPrChange>
          </w:rPr>
          <w:delText xml:space="preserve"> C. nutans</w:delText>
        </w:r>
        <w:r w:rsidR="00834C6E" w:rsidRPr="003E1637" w:rsidDel="00AF098E">
          <w:rPr>
            <w:rFonts w:ascii="Times New Roman" w:hAnsi="Times New Roman" w:cs="Times New Roman"/>
            <w:sz w:val="24"/>
            <w:szCs w:val="24"/>
            <w:highlight w:val="yellow"/>
            <w:rPrChange w:id="431" w:author="Trevor Drees" w:date="2025-09-04T16:24:00Z" w16du:dateUtc="2025-09-04T23:24:00Z">
              <w:rPr>
                <w:rFonts w:ascii="Times New Roman" w:hAnsi="Times New Roman" w:cs="Times New Roman"/>
                <w:sz w:val="24"/>
                <w:szCs w:val="24"/>
              </w:rPr>
            </w:rPrChange>
          </w:rPr>
          <w:delText xml:space="preserve"> </w:delText>
        </w:r>
        <w:r w:rsidR="00A96795" w:rsidRPr="003E1637" w:rsidDel="00AF098E">
          <w:rPr>
            <w:rFonts w:ascii="Times New Roman" w:hAnsi="Times New Roman" w:cs="Times New Roman"/>
            <w:sz w:val="24"/>
            <w:szCs w:val="24"/>
            <w:highlight w:val="yellow"/>
            <w:rPrChange w:id="432" w:author="Trevor Drees" w:date="2025-09-04T16:24:00Z" w16du:dateUtc="2025-09-04T23:24:00Z">
              <w:rPr>
                <w:rFonts w:ascii="Times New Roman" w:hAnsi="Times New Roman" w:cs="Times New Roman"/>
                <w:sz w:val="24"/>
                <w:szCs w:val="24"/>
              </w:rPr>
            </w:rPrChange>
          </w:rPr>
          <w:delText xml:space="preserve">seeds </w:delText>
        </w:r>
        <w:r w:rsidR="00834C6E" w:rsidRPr="003E1637" w:rsidDel="00AF098E">
          <w:rPr>
            <w:rFonts w:ascii="Times New Roman" w:hAnsi="Times New Roman" w:cs="Times New Roman"/>
            <w:sz w:val="24"/>
            <w:szCs w:val="24"/>
            <w:highlight w:val="yellow"/>
            <w:rPrChange w:id="433" w:author="Trevor Drees" w:date="2025-09-04T16:24:00Z" w16du:dateUtc="2025-09-04T23:24:00Z">
              <w:rPr>
                <w:rFonts w:ascii="Times New Roman" w:hAnsi="Times New Roman" w:cs="Times New Roman"/>
                <w:sz w:val="24"/>
                <w:szCs w:val="24"/>
              </w:rPr>
            </w:rPrChange>
          </w:rPr>
          <w:delText>are important when it comes to their effects on spread</w:delText>
        </w:r>
        <w:r w:rsidR="00B124CD" w:rsidRPr="003E1637" w:rsidDel="00AF098E">
          <w:rPr>
            <w:rFonts w:ascii="Times New Roman" w:hAnsi="Times New Roman" w:cs="Times New Roman"/>
            <w:sz w:val="24"/>
            <w:szCs w:val="24"/>
            <w:highlight w:val="yellow"/>
            <w:rPrChange w:id="434" w:author="Trevor Drees" w:date="2025-09-04T16:24:00Z" w16du:dateUtc="2025-09-04T23:24:00Z">
              <w:rPr>
                <w:rFonts w:ascii="Times New Roman" w:hAnsi="Times New Roman" w:cs="Times New Roman"/>
                <w:sz w:val="24"/>
                <w:szCs w:val="24"/>
              </w:rPr>
            </w:rPrChange>
          </w:rPr>
          <w:delText>,</w:delText>
        </w:r>
        <w:r w:rsidR="00834C6E" w:rsidRPr="003E1637" w:rsidDel="00AF098E">
          <w:rPr>
            <w:rFonts w:ascii="Times New Roman" w:hAnsi="Times New Roman" w:cs="Times New Roman"/>
            <w:sz w:val="24"/>
            <w:szCs w:val="24"/>
            <w:highlight w:val="yellow"/>
            <w:rPrChange w:id="435" w:author="Trevor Drees" w:date="2025-09-04T16:24:00Z" w16du:dateUtc="2025-09-04T23:24:00Z">
              <w:rPr>
                <w:rFonts w:ascii="Times New Roman" w:hAnsi="Times New Roman" w:cs="Times New Roman"/>
                <w:sz w:val="24"/>
                <w:szCs w:val="24"/>
              </w:rPr>
            </w:rPrChange>
          </w:rPr>
          <w:delText xml:space="preserve"> but</w:delText>
        </w:r>
        <w:r w:rsidR="00B124CD" w:rsidRPr="003E1637" w:rsidDel="00AF098E">
          <w:rPr>
            <w:rFonts w:ascii="Times New Roman" w:hAnsi="Times New Roman" w:cs="Times New Roman"/>
            <w:sz w:val="24"/>
            <w:szCs w:val="24"/>
            <w:highlight w:val="yellow"/>
            <w:rPrChange w:id="436" w:author="Trevor Drees" w:date="2025-09-04T16:24:00Z" w16du:dateUtc="2025-09-04T23:24:00Z">
              <w:rPr>
                <w:rFonts w:ascii="Times New Roman" w:hAnsi="Times New Roman" w:cs="Times New Roman"/>
                <w:sz w:val="24"/>
                <w:szCs w:val="24"/>
              </w:rPr>
            </w:rPrChange>
          </w:rPr>
          <w:delText xml:space="preserve"> </w:delText>
        </w:r>
        <w:r w:rsidR="00834C6E" w:rsidRPr="003E1637" w:rsidDel="00AF098E">
          <w:rPr>
            <w:rFonts w:ascii="Times New Roman" w:hAnsi="Times New Roman" w:cs="Times New Roman"/>
            <w:sz w:val="24"/>
            <w:szCs w:val="24"/>
            <w:highlight w:val="yellow"/>
            <w:rPrChange w:id="437" w:author="Trevor Drees" w:date="2025-09-04T16:24:00Z" w16du:dateUtc="2025-09-04T23:24:00Z">
              <w:rPr>
                <w:rFonts w:ascii="Times New Roman" w:hAnsi="Times New Roman" w:cs="Times New Roman"/>
                <w:sz w:val="24"/>
                <w:szCs w:val="24"/>
              </w:rPr>
            </w:rPrChange>
          </w:rPr>
          <w:delText xml:space="preserve">only </w:delText>
        </w:r>
        <w:r w:rsidR="00A96795" w:rsidRPr="003E1637" w:rsidDel="00AF098E">
          <w:rPr>
            <w:rFonts w:ascii="Times New Roman" w:hAnsi="Times New Roman" w:cs="Times New Roman"/>
            <w:sz w:val="24"/>
            <w:szCs w:val="24"/>
            <w:highlight w:val="yellow"/>
            <w:rPrChange w:id="438" w:author="Trevor Drees" w:date="2025-09-04T16:24:00Z" w16du:dateUtc="2025-09-04T23:24:00Z">
              <w:rPr>
                <w:rFonts w:ascii="Times New Roman" w:hAnsi="Times New Roman" w:cs="Times New Roman"/>
                <w:sz w:val="24"/>
                <w:szCs w:val="24"/>
              </w:rPr>
            </w:rPrChange>
          </w:rPr>
          <w:delText>certain aspects of said interactions were shown to affect spread rates</w:delText>
        </w:r>
        <w:r w:rsidRPr="003E1637" w:rsidDel="00AF098E">
          <w:rPr>
            <w:rFonts w:ascii="Times New Roman" w:hAnsi="Times New Roman" w:cs="Times New Roman"/>
            <w:sz w:val="24"/>
            <w:szCs w:val="24"/>
            <w:highlight w:val="yellow"/>
            <w:rPrChange w:id="439" w:author="Trevor Drees" w:date="2025-09-04T16:24:00Z" w16du:dateUtc="2025-09-04T23:24:00Z">
              <w:rPr>
                <w:rFonts w:ascii="Times New Roman" w:hAnsi="Times New Roman" w:cs="Times New Roman"/>
                <w:sz w:val="24"/>
                <w:szCs w:val="24"/>
              </w:rPr>
            </w:rPrChange>
          </w:rPr>
          <w:delText>.</w:delText>
        </w:r>
        <w:r w:rsidR="00834C6E" w:rsidRPr="003E1637" w:rsidDel="00AF098E">
          <w:rPr>
            <w:rFonts w:ascii="Times New Roman" w:hAnsi="Times New Roman" w:cs="Times New Roman"/>
            <w:sz w:val="24"/>
            <w:szCs w:val="24"/>
            <w:highlight w:val="yellow"/>
            <w:rPrChange w:id="440" w:author="Trevor Drees" w:date="2025-09-04T16:24:00Z" w16du:dateUtc="2025-09-04T23:24:00Z">
              <w:rPr>
                <w:rFonts w:ascii="Times New Roman" w:hAnsi="Times New Roman" w:cs="Times New Roman"/>
                <w:sz w:val="24"/>
                <w:szCs w:val="24"/>
              </w:rPr>
            </w:rPrChange>
          </w:rPr>
          <w:delText xml:space="preserve"> </w:delText>
        </w:r>
      </w:del>
      <w:del w:id="441" w:author="Trevor Drees" w:date="2025-09-04T18:47:00Z" w16du:dateUtc="2025-09-05T01:47:00Z">
        <w:r w:rsidR="00834C6E" w:rsidRPr="003E1637" w:rsidDel="00AF098E">
          <w:rPr>
            <w:rFonts w:ascii="Times New Roman" w:hAnsi="Times New Roman" w:cs="Times New Roman"/>
            <w:sz w:val="24"/>
            <w:szCs w:val="24"/>
            <w:highlight w:val="yellow"/>
            <w:rPrChange w:id="442" w:author="Trevor Drees" w:date="2025-09-04T16:24:00Z" w16du:dateUtc="2025-09-04T23:24:00Z">
              <w:rPr>
                <w:rFonts w:ascii="Times New Roman" w:hAnsi="Times New Roman" w:cs="Times New Roman"/>
                <w:sz w:val="24"/>
                <w:szCs w:val="24"/>
              </w:rPr>
            </w:rPrChange>
          </w:rPr>
          <w:delText>On one hand,</w:delText>
        </w:r>
        <w:r w:rsidR="00CE505F" w:rsidRPr="003E1637" w:rsidDel="00AF098E">
          <w:rPr>
            <w:rFonts w:ascii="Times New Roman" w:hAnsi="Times New Roman" w:cs="Times New Roman"/>
            <w:sz w:val="24"/>
            <w:szCs w:val="24"/>
            <w:highlight w:val="yellow"/>
            <w:rPrChange w:id="443" w:author="Trevor Drees" w:date="2025-09-04T16:24:00Z" w16du:dateUtc="2025-09-04T23:24:00Z">
              <w:rPr>
                <w:rFonts w:ascii="Times New Roman" w:hAnsi="Times New Roman" w:cs="Times New Roman"/>
                <w:sz w:val="24"/>
                <w:szCs w:val="24"/>
              </w:rPr>
            </w:rPrChange>
          </w:rPr>
          <w:delText xml:space="preserve"> </w:delText>
        </w:r>
        <w:r w:rsidR="00834C6E" w:rsidRPr="003E1637" w:rsidDel="00AF098E">
          <w:rPr>
            <w:rFonts w:ascii="Times New Roman" w:hAnsi="Times New Roman" w:cs="Times New Roman"/>
            <w:sz w:val="24"/>
            <w:szCs w:val="24"/>
            <w:highlight w:val="yellow"/>
            <w:rPrChange w:id="444" w:author="Trevor Drees" w:date="2025-09-04T16:24:00Z" w16du:dateUtc="2025-09-04T23:24:00Z">
              <w:rPr>
                <w:rFonts w:ascii="Times New Roman" w:hAnsi="Times New Roman" w:cs="Times New Roman"/>
                <w:sz w:val="24"/>
                <w:szCs w:val="24"/>
              </w:rPr>
            </w:rPrChange>
          </w:rPr>
          <w:delText>w</w:delText>
        </w:r>
        <w:r w:rsidR="00CE505F" w:rsidRPr="003E1637" w:rsidDel="00AF098E">
          <w:rPr>
            <w:rFonts w:ascii="Times New Roman" w:hAnsi="Times New Roman" w:cs="Times New Roman"/>
            <w:sz w:val="24"/>
            <w:szCs w:val="24"/>
            <w:highlight w:val="yellow"/>
            <w:rPrChange w:id="445" w:author="Trevor Drees" w:date="2025-09-04T16:24:00Z" w16du:dateUtc="2025-09-04T23:24:00Z">
              <w:rPr>
                <w:rFonts w:ascii="Times New Roman" w:hAnsi="Times New Roman" w:cs="Times New Roman"/>
                <w:sz w:val="24"/>
                <w:szCs w:val="24"/>
              </w:rPr>
            </w:rPrChange>
          </w:rPr>
          <w:delText xml:space="preserve">hen predation of seeds </w:delText>
        </w:r>
        <w:r w:rsidR="00897C2F" w:rsidRPr="003E1637" w:rsidDel="00AF098E">
          <w:rPr>
            <w:rFonts w:ascii="Times New Roman" w:hAnsi="Times New Roman" w:cs="Times New Roman"/>
            <w:sz w:val="24"/>
            <w:szCs w:val="24"/>
            <w:highlight w:val="yellow"/>
            <w:rPrChange w:id="446" w:author="Trevor Drees" w:date="2025-09-04T16:24:00Z" w16du:dateUtc="2025-09-04T23:24:00Z">
              <w:rPr>
                <w:rFonts w:ascii="Times New Roman" w:hAnsi="Times New Roman" w:cs="Times New Roman"/>
                <w:sz w:val="24"/>
                <w:szCs w:val="24"/>
              </w:rPr>
            </w:rPrChange>
          </w:rPr>
          <w:delText>was</w:delText>
        </w:r>
        <w:r w:rsidR="00CE505F" w:rsidRPr="003E1637" w:rsidDel="00AF098E">
          <w:rPr>
            <w:rFonts w:ascii="Times New Roman" w:hAnsi="Times New Roman" w:cs="Times New Roman"/>
            <w:sz w:val="24"/>
            <w:szCs w:val="24"/>
            <w:highlight w:val="yellow"/>
            <w:rPrChange w:id="447" w:author="Trevor Drees" w:date="2025-09-04T16:24:00Z" w16du:dateUtc="2025-09-04T23:24:00Z">
              <w:rPr>
                <w:rFonts w:ascii="Times New Roman" w:hAnsi="Times New Roman" w:cs="Times New Roman"/>
                <w:sz w:val="24"/>
                <w:szCs w:val="24"/>
              </w:rPr>
            </w:rPrChange>
          </w:rPr>
          <w:delText xml:space="preserve"> excluded,</w:delText>
        </w:r>
        <w:r w:rsidR="00A96795" w:rsidRPr="003E1637" w:rsidDel="00AF098E">
          <w:rPr>
            <w:rFonts w:ascii="Times New Roman" w:hAnsi="Times New Roman" w:cs="Times New Roman"/>
            <w:sz w:val="24"/>
            <w:szCs w:val="24"/>
            <w:highlight w:val="yellow"/>
            <w:rPrChange w:id="448" w:author="Trevor Drees" w:date="2025-09-04T16:24:00Z" w16du:dateUtc="2025-09-04T23:24:00Z">
              <w:rPr>
                <w:rFonts w:ascii="Times New Roman" w:hAnsi="Times New Roman" w:cs="Times New Roman"/>
                <w:sz w:val="24"/>
                <w:szCs w:val="24"/>
              </w:rPr>
            </w:rPrChange>
          </w:rPr>
          <w:delText xml:space="preserve"> simulated</w:delText>
        </w:r>
        <w:r w:rsidR="00CE505F" w:rsidRPr="003E1637" w:rsidDel="00AF098E">
          <w:rPr>
            <w:rFonts w:ascii="Times New Roman" w:hAnsi="Times New Roman" w:cs="Times New Roman"/>
            <w:sz w:val="24"/>
            <w:szCs w:val="24"/>
            <w:highlight w:val="yellow"/>
            <w:rPrChange w:id="449" w:author="Trevor Drees" w:date="2025-09-04T16:24:00Z" w16du:dateUtc="2025-09-04T23:24:00Z">
              <w:rPr>
                <w:rFonts w:ascii="Times New Roman" w:hAnsi="Times New Roman" w:cs="Times New Roman"/>
                <w:sz w:val="24"/>
                <w:szCs w:val="24"/>
              </w:rPr>
            </w:rPrChange>
          </w:rPr>
          <w:delText xml:space="preserve"> spread rates were much higher; furthermore,</w:delText>
        </w:r>
        <w:r w:rsidR="001D0565" w:rsidRPr="003E1637" w:rsidDel="00AF098E">
          <w:rPr>
            <w:rFonts w:ascii="Times New Roman" w:hAnsi="Times New Roman" w:cs="Times New Roman"/>
            <w:sz w:val="24"/>
            <w:szCs w:val="24"/>
            <w:highlight w:val="yellow"/>
            <w:rPrChange w:id="450" w:author="Trevor Drees" w:date="2025-09-04T16:24:00Z" w16du:dateUtc="2025-09-04T23:24:00Z">
              <w:rPr>
                <w:rFonts w:ascii="Times New Roman" w:hAnsi="Times New Roman" w:cs="Times New Roman"/>
                <w:sz w:val="24"/>
                <w:szCs w:val="24"/>
              </w:rPr>
            </w:rPrChange>
          </w:rPr>
          <w:delText xml:space="preserve"> subsequent</w:delText>
        </w:r>
        <w:r w:rsidR="00CE505F" w:rsidRPr="003E1637" w:rsidDel="00AF098E">
          <w:rPr>
            <w:rFonts w:ascii="Times New Roman" w:hAnsi="Times New Roman" w:cs="Times New Roman"/>
            <w:sz w:val="24"/>
            <w:szCs w:val="24"/>
            <w:highlight w:val="yellow"/>
            <w:rPrChange w:id="451" w:author="Trevor Drees" w:date="2025-09-04T16:24:00Z" w16du:dateUtc="2025-09-04T23:24:00Z">
              <w:rPr>
                <w:rFonts w:ascii="Times New Roman" w:hAnsi="Times New Roman" w:cs="Times New Roman"/>
                <w:sz w:val="24"/>
                <w:szCs w:val="24"/>
              </w:rPr>
            </w:rPrChange>
          </w:rPr>
          <w:delText xml:space="preserve"> </w:delText>
        </w:r>
        <w:r w:rsidR="00A619E6" w:rsidRPr="003E1637" w:rsidDel="00AF098E">
          <w:rPr>
            <w:rFonts w:ascii="Times New Roman" w:hAnsi="Times New Roman" w:cs="Times New Roman"/>
            <w:sz w:val="24"/>
            <w:szCs w:val="24"/>
            <w:highlight w:val="yellow"/>
            <w:rPrChange w:id="452" w:author="Trevor Drees" w:date="2025-09-04T16:24:00Z" w16du:dateUtc="2025-09-04T23:24:00Z">
              <w:rPr>
                <w:rFonts w:ascii="Times New Roman" w:hAnsi="Times New Roman" w:cs="Times New Roman"/>
                <w:sz w:val="24"/>
                <w:szCs w:val="24"/>
              </w:rPr>
            </w:rPrChange>
          </w:rPr>
          <w:delText xml:space="preserve">sensitivity analyses </w:delText>
        </w:r>
        <w:r w:rsidRPr="003E1637" w:rsidDel="00AF098E">
          <w:rPr>
            <w:rFonts w:ascii="Times New Roman" w:hAnsi="Times New Roman" w:cs="Times New Roman"/>
            <w:sz w:val="24"/>
            <w:szCs w:val="24"/>
            <w:highlight w:val="yellow"/>
            <w:rPrChange w:id="453" w:author="Trevor Drees" w:date="2025-09-04T16:24:00Z" w16du:dateUtc="2025-09-04T23:24:00Z">
              <w:rPr>
                <w:rFonts w:ascii="Times New Roman" w:hAnsi="Times New Roman" w:cs="Times New Roman"/>
                <w:sz w:val="24"/>
                <w:szCs w:val="24"/>
              </w:rPr>
            </w:rPrChange>
          </w:rPr>
          <w:delText>revealed</w:delText>
        </w:r>
        <w:r w:rsidR="00CE505F" w:rsidRPr="003E1637" w:rsidDel="00AF098E">
          <w:rPr>
            <w:rFonts w:ascii="Times New Roman" w:hAnsi="Times New Roman" w:cs="Times New Roman"/>
            <w:sz w:val="24"/>
            <w:szCs w:val="24"/>
            <w:highlight w:val="yellow"/>
            <w:rPrChange w:id="454" w:author="Trevor Drees" w:date="2025-09-04T16:24:00Z" w16du:dateUtc="2025-09-04T23:24:00Z">
              <w:rPr>
                <w:rFonts w:ascii="Times New Roman" w:hAnsi="Times New Roman" w:cs="Times New Roman"/>
                <w:sz w:val="24"/>
                <w:szCs w:val="24"/>
              </w:rPr>
            </w:rPrChange>
          </w:rPr>
          <w:delText xml:space="preserve"> that varying the </w:delText>
        </w:r>
        <w:r w:rsidR="00A96795" w:rsidRPr="003E1637" w:rsidDel="00AF098E">
          <w:rPr>
            <w:rFonts w:ascii="Times New Roman" w:hAnsi="Times New Roman" w:cs="Times New Roman"/>
            <w:sz w:val="24"/>
            <w:szCs w:val="24"/>
            <w:highlight w:val="yellow"/>
            <w:rPrChange w:id="455" w:author="Trevor Drees" w:date="2025-09-04T16:24:00Z" w16du:dateUtc="2025-09-04T23:24:00Z">
              <w:rPr>
                <w:rFonts w:ascii="Times New Roman" w:hAnsi="Times New Roman" w:cs="Times New Roman"/>
                <w:sz w:val="24"/>
                <w:szCs w:val="24"/>
              </w:rPr>
            </w:rPrChange>
          </w:rPr>
          <w:delText>probability</w:delText>
        </w:r>
        <w:r w:rsidR="00CE505F" w:rsidRPr="003E1637" w:rsidDel="00AF098E">
          <w:rPr>
            <w:rFonts w:ascii="Times New Roman" w:hAnsi="Times New Roman" w:cs="Times New Roman"/>
            <w:sz w:val="24"/>
            <w:szCs w:val="24"/>
            <w:highlight w:val="yellow"/>
            <w:rPrChange w:id="456" w:author="Trevor Drees" w:date="2025-09-04T16:24:00Z" w16du:dateUtc="2025-09-04T23:24:00Z">
              <w:rPr>
                <w:rFonts w:ascii="Times New Roman" w:hAnsi="Times New Roman" w:cs="Times New Roman"/>
                <w:sz w:val="24"/>
                <w:szCs w:val="24"/>
              </w:rPr>
            </w:rPrChange>
          </w:rPr>
          <w:delText xml:space="preserve"> of predation between 0 and 1 strongly impacted spread rates</w:delText>
        </w:r>
        <w:r w:rsidR="00852643" w:rsidRPr="003E1637" w:rsidDel="00AF098E">
          <w:rPr>
            <w:rFonts w:ascii="Times New Roman" w:hAnsi="Times New Roman" w:cs="Times New Roman"/>
            <w:sz w:val="24"/>
            <w:szCs w:val="24"/>
            <w:highlight w:val="yellow"/>
            <w:rPrChange w:id="457" w:author="Trevor Drees" w:date="2025-09-04T16:24:00Z" w16du:dateUtc="2025-09-04T23:24:00Z">
              <w:rPr>
                <w:rFonts w:ascii="Times New Roman" w:hAnsi="Times New Roman" w:cs="Times New Roman"/>
                <w:sz w:val="24"/>
                <w:szCs w:val="24"/>
              </w:rPr>
            </w:rPrChange>
          </w:rPr>
          <w:delText>, as expected</w:delText>
        </w:r>
        <w:r w:rsidR="00CE505F" w:rsidRPr="003E1637" w:rsidDel="00AF098E">
          <w:rPr>
            <w:rFonts w:ascii="Times New Roman" w:hAnsi="Times New Roman" w:cs="Times New Roman"/>
            <w:sz w:val="24"/>
            <w:szCs w:val="24"/>
            <w:highlight w:val="yellow"/>
            <w:rPrChange w:id="458" w:author="Trevor Drees" w:date="2025-09-04T16:24:00Z" w16du:dateUtc="2025-09-04T23:24:00Z">
              <w:rPr>
                <w:rFonts w:ascii="Times New Roman" w:hAnsi="Times New Roman" w:cs="Times New Roman"/>
                <w:sz w:val="24"/>
                <w:szCs w:val="24"/>
              </w:rPr>
            </w:rPrChange>
          </w:rPr>
          <w:delText>. This</w:delText>
        </w:r>
        <w:r w:rsidRPr="003E1637" w:rsidDel="00AF098E">
          <w:rPr>
            <w:rFonts w:ascii="Times New Roman" w:hAnsi="Times New Roman" w:cs="Times New Roman"/>
            <w:sz w:val="24"/>
            <w:szCs w:val="24"/>
            <w:highlight w:val="yellow"/>
            <w:rPrChange w:id="459" w:author="Trevor Drees" w:date="2025-09-04T16:24:00Z" w16du:dateUtc="2025-09-04T23:24:00Z">
              <w:rPr>
                <w:rFonts w:ascii="Times New Roman" w:hAnsi="Times New Roman" w:cs="Times New Roman"/>
                <w:sz w:val="24"/>
                <w:szCs w:val="24"/>
              </w:rPr>
            </w:rPrChange>
          </w:rPr>
          <w:delText xml:space="preserve"> </w:delText>
        </w:r>
        <w:r w:rsidR="00CE505F" w:rsidRPr="003E1637" w:rsidDel="00AF098E">
          <w:rPr>
            <w:rFonts w:ascii="Times New Roman" w:hAnsi="Times New Roman" w:cs="Times New Roman"/>
            <w:sz w:val="24"/>
            <w:szCs w:val="24"/>
            <w:highlight w:val="yellow"/>
            <w:rPrChange w:id="460" w:author="Trevor Drees" w:date="2025-09-04T16:24:00Z" w16du:dateUtc="2025-09-04T23:24:00Z">
              <w:rPr>
                <w:rFonts w:ascii="Times New Roman" w:hAnsi="Times New Roman" w:cs="Times New Roman"/>
                <w:sz w:val="24"/>
                <w:szCs w:val="24"/>
              </w:rPr>
            </w:rPrChange>
          </w:rPr>
          <w:delText xml:space="preserve">suggests that </w:delText>
        </w:r>
        <w:r w:rsidRPr="003E1637" w:rsidDel="00AF098E">
          <w:rPr>
            <w:rFonts w:ascii="Times New Roman" w:hAnsi="Times New Roman" w:cs="Times New Roman"/>
            <w:sz w:val="24"/>
            <w:szCs w:val="24"/>
            <w:highlight w:val="yellow"/>
            <w:rPrChange w:id="461" w:author="Trevor Drees" w:date="2025-09-04T16:24:00Z" w16du:dateUtc="2025-09-04T23:24:00Z">
              <w:rPr>
                <w:rFonts w:ascii="Times New Roman" w:hAnsi="Times New Roman" w:cs="Times New Roman"/>
                <w:sz w:val="24"/>
                <w:szCs w:val="24"/>
              </w:rPr>
            </w:rPrChange>
          </w:rPr>
          <w:delText>reasonably accurate</w:delText>
        </w:r>
        <w:r w:rsidR="00CE505F" w:rsidRPr="003E1637" w:rsidDel="00AF098E">
          <w:rPr>
            <w:rFonts w:ascii="Times New Roman" w:hAnsi="Times New Roman" w:cs="Times New Roman"/>
            <w:sz w:val="24"/>
            <w:szCs w:val="24"/>
            <w:highlight w:val="yellow"/>
            <w:rPrChange w:id="462" w:author="Trevor Drees" w:date="2025-09-04T16:24:00Z" w16du:dateUtc="2025-09-04T23:24:00Z">
              <w:rPr>
                <w:rFonts w:ascii="Times New Roman" w:hAnsi="Times New Roman" w:cs="Times New Roman"/>
                <w:sz w:val="24"/>
                <w:szCs w:val="24"/>
              </w:rPr>
            </w:rPrChange>
          </w:rPr>
          <w:delText xml:space="preserve"> </w:delText>
        </w:r>
        <w:r w:rsidR="00A96795" w:rsidRPr="003E1637" w:rsidDel="00AF098E">
          <w:rPr>
            <w:rFonts w:ascii="Times New Roman" w:hAnsi="Times New Roman" w:cs="Times New Roman"/>
            <w:sz w:val="24"/>
            <w:szCs w:val="24"/>
            <w:highlight w:val="yellow"/>
            <w:rPrChange w:id="463" w:author="Trevor Drees" w:date="2025-09-04T16:24:00Z" w16du:dateUtc="2025-09-04T23:24:00Z">
              <w:rPr>
                <w:rFonts w:ascii="Times New Roman" w:hAnsi="Times New Roman" w:cs="Times New Roman"/>
                <w:sz w:val="24"/>
                <w:szCs w:val="24"/>
              </w:rPr>
            </w:rPrChange>
          </w:rPr>
          <w:delText>estimates</w:delText>
        </w:r>
        <w:r w:rsidR="00CE505F" w:rsidRPr="003E1637" w:rsidDel="00AF098E">
          <w:rPr>
            <w:rFonts w:ascii="Times New Roman" w:hAnsi="Times New Roman" w:cs="Times New Roman"/>
            <w:sz w:val="24"/>
            <w:szCs w:val="24"/>
            <w:highlight w:val="yellow"/>
            <w:rPrChange w:id="464" w:author="Trevor Drees" w:date="2025-09-04T16:24:00Z" w16du:dateUtc="2025-09-04T23:24:00Z">
              <w:rPr>
                <w:rFonts w:ascii="Times New Roman" w:hAnsi="Times New Roman" w:cs="Times New Roman"/>
                <w:sz w:val="24"/>
                <w:szCs w:val="24"/>
              </w:rPr>
            </w:rPrChange>
          </w:rPr>
          <w:delText xml:space="preserve"> of ant-driven </w:delText>
        </w:r>
        <w:r w:rsidR="00A96795" w:rsidRPr="003E1637" w:rsidDel="00AF098E">
          <w:rPr>
            <w:rFonts w:ascii="Times New Roman" w:hAnsi="Times New Roman" w:cs="Times New Roman"/>
            <w:sz w:val="24"/>
            <w:szCs w:val="24"/>
            <w:highlight w:val="yellow"/>
            <w:rPrChange w:id="465" w:author="Trevor Drees" w:date="2025-09-04T16:24:00Z" w16du:dateUtc="2025-09-04T23:24:00Z">
              <w:rPr>
                <w:rFonts w:ascii="Times New Roman" w:hAnsi="Times New Roman" w:cs="Times New Roman"/>
                <w:sz w:val="24"/>
                <w:szCs w:val="24"/>
              </w:rPr>
            </w:rPrChange>
          </w:rPr>
          <w:delText xml:space="preserve">seed </w:delText>
        </w:r>
        <w:r w:rsidR="00CE505F" w:rsidRPr="003E1637" w:rsidDel="00AF098E">
          <w:rPr>
            <w:rFonts w:ascii="Times New Roman" w:hAnsi="Times New Roman" w:cs="Times New Roman"/>
            <w:sz w:val="24"/>
            <w:szCs w:val="24"/>
            <w:highlight w:val="yellow"/>
            <w:rPrChange w:id="466" w:author="Trevor Drees" w:date="2025-09-04T16:24:00Z" w16du:dateUtc="2025-09-04T23:24:00Z">
              <w:rPr>
                <w:rFonts w:ascii="Times New Roman" w:hAnsi="Times New Roman" w:cs="Times New Roman"/>
                <w:sz w:val="24"/>
                <w:szCs w:val="24"/>
              </w:rPr>
            </w:rPrChange>
          </w:rPr>
          <w:delText>predation</w:delText>
        </w:r>
        <w:r w:rsidR="00A96795" w:rsidRPr="003E1637" w:rsidDel="00AF098E">
          <w:rPr>
            <w:rFonts w:ascii="Times New Roman" w:hAnsi="Times New Roman" w:cs="Times New Roman"/>
            <w:sz w:val="24"/>
            <w:szCs w:val="24"/>
            <w:highlight w:val="yellow"/>
            <w:rPrChange w:id="467" w:author="Trevor Drees" w:date="2025-09-04T16:24:00Z" w16du:dateUtc="2025-09-04T23:24:00Z">
              <w:rPr>
                <w:rFonts w:ascii="Times New Roman" w:hAnsi="Times New Roman" w:cs="Times New Roman"/>
                <w:sz w:val="24"/>
                <w:szCs w:val="24"/>
              </w:rPr>
            </w:rPrChange>
          </w:rPr>
          <w:delText xml:space="preserve"> rates</w:delText>
        </w:r>
        <w:r w:rsidR="00CE505F" w:rsidRPr="003E1637" w:rsidDel="00AF098E">
          <w:rPr>
            <w:rFonts w:ascii="Times New Roman" w:hAnsi="Times New Roman" w:cs="Times New Roman"/>
            <w:sz w:val="24"/>
            <w:szCs w:val="24"/>
            <w:highlight w:val="yellow"/>
            <w:rPrChange w:id="468" w:author="Trevor Drees" w:date="2025-09-04T16:24:00Z" w16du:dateUtc="2025-09-04T23:24:00Z">
              <w:rPr>
                <w:rFonts w:ascii="Times New Roman" w:hAnsi="Times New Roman" w:cs="Times New Roman"/>
                <w:sz w:val="24"/>
                <w:szCs w:val="24"/>
              </w:rPr>
            </w:rPrChange>
          </w:rPr>
          <w:delText xml:space="preserve"> </w:delText>
        </w:r>
        <w:r w:rsidR="00A96795" w:rsidRPr="003E1637" w:rsidDel="00AF098E">
          <w:rPr>
            <w:rFonts w:ascii="Times New Roman" w:hAnsi="Times New Roman" w:cs="Times New Roman"/>
            <w:sz w:val="24"/>
            <w:szCs w:val="24"/>
            <w:highlight w:val="yellow"/>
            <w:rPrChange w:id="469" w:author="Trevor Drees" w:date="2025-09-04T16:24:00Z" w16du:dateUtc="2025-09-04T23:24:00Z">
              <w:rPr>
                <w:rFonts w:ascii="Times New Roman" w:hAnsi="Times New Roman" w:cs="Times New Roman"/>
                <w:sz w:val="24"/>
                <w:szCs w:val="24"/>
              </w:rPr>
            </w:rPrChange>
          </w:rPr>
          <w:delText>are</w:delText>
        </w:r>
        <w:r w:rsidR="00CE505F" w:rsidRPr="003E1637" w:rsidDel="00AF098E">
          <w:rPr>
            <w:rFonts w:ascii="Times New Roman" w:hAnsi="Times New Roman" w:cs="Times New Roman"/>
            <w:sz w:val="24"/>
            <w:szCs w:val="24"/>
            <w:highlight w:val="yellow"/>
            <w:rPrChange w:id="470" w:author="Trevor Drees" w:date="2025-09-04T16:24:00Z" w16du:dateUtc="2025-09-04T23:24:00Z">
              <w:rPr>
                <w:rFonts w:ascii="Times New Roman" w:hAnsi="Times New Roman" w:cs="Times New Roman"/>
                <w:sz w:val="24"/>
                <w:szCs w:val="24"/>
              </w:rPr>
            </w:rPrChange>
          </w:rPr>
          <w:delText xml:space="preserve"> necessary for </w:delText>
        </w:r>
        <w:r w:rsidR="00A96795" w:rsidRPr="003E1637" w:rsidDel="00AF098E">
          <w:rPr>
            <w:rFonts w:ascii="Times New Roman" w:hAnsi="Times New Roman" w:cs="Times New Roman"/>
            <w:sz w:val="24"/>
            <w:szCs w:val="24"/>
            <w:highlight w:val="yellow"/>
            <w:rPrChange w:id="471" w:author="Trevor Drees" w:date="2025-09-04T16:24:00Z" w16du:dateUtc="2025-09-04T23:24:00Z">
              <w:rPr>
                <w:rFonts w:ascii="Times New Roman" w:hAnsi="Times New Roman" w:cs="Times New Roman"/>
                <w:sz w:val="24"/>
                <w:szCs w:val="24"/>
              </w:rPr>
            </w:rPrChange>
          </w:rPr>
          <w:delText>obtaining</w:delText>
        </w:r>
        <w:r w:rsidR="00CE505F" w:rsidRPr="003E1637" w:rsidDel="00AF098E">
          <w:rPr>
            <w:rFonts w:ascii="Times New Roman" w:hAnsi="Times New Roman" w:cs="Times New Roman"/>
            <w:sz w:val="24"/>
            <w:szCs w:val="24"/>
            <w:highlight w:val="yellow"/>
            <w:rPrChange w:id="472" w:author="Trevor Drees" w:date="2025-09-04T16:24:00Z" w16du:dateUtc="2025-09-04T23:24:00Z">
              <w:rPr>
                <w:rFonts w:ascii="Times New Roman" w:hAnsi="Times New Roman" w:cs="Times New Roman"/>
                <w:sz w:val="24"/>
                <w:szCs w:val="24"/>
              </w:rPr>
            </w:rPrChange>
          </w:rPr>
          <w:delText xml:space="preserve"> </w:delText>
        </w:r>
        <w:r w:rsidRPr="003E1637" w:rsidDel="00AF098E">
          <w:rPr>
            <w:rFonts w:ascii="Times New Roman" w:hAnsi="Times New Roman" w:cs="Times New Roman"/>
            <w:sz w:val="24"/>
            <w:szCs w:val="24"/>
            <w:highlight w:val="yellow"/>
            <w:rPrChange w:id="473" w:author="Trevor Drees" w:date="2025-09-04T16:24:00Z" w16du:dateUtc="2025-09-04T23:24:00Z">
              <w:rPr>
                <w:rFonts w:ascii="Times New Roman" w:hAnsi="Times New Roman" w:cs="Times New Roman"/>
                <w:sz w:val="24"/>
                <w:szCs w:val="24"/>
              </w:rPr>
            </w:rPrChange>
          </w:rPr>
          <w:delText>reliable estimates of</w:delText>
        </w:r>
        <w:r w:rsidR="00CE505F" w:rsidRPr="003E1637" w:rsidDel="00AF098E">
          <w:rPr>
            <w:rFonts w:ascii="Times New Roman" w:hAnsi="Times New Roman" w:cs="Times New Roman"/>
            <w:sz w:val="24"/>
            <w:szCs w:val="24"/>
            <w:highlight w:val="yellow"/>
            <w:rPrChange w:id="474" w:author="Trevor Drees" w:date="2025-09-04T16:24:00Z" w16du:dateUtc="2025-09-04T23:24:00Z">
              <w:rPr>
                <w:rFonts w:ascii="Times New Roman" w:hAnsi="Times New Roman" w:cs="Times New Roman"/>
                <w:sz w:val="24"/>
                <w:szCs w:val="24"/>
              </w:rPr>
            </w:rPrChange>
          </w:rPr>
          <w:delText xml:space="preserve"> dispersal </w:delText>
        </w:r>
        <w:r w:rsidRPr="003E1637" w:rsidDel="00AF098E">
          <w:rPr>
            <w:rFonts w:ascii="Times New Roman" w:hAnsi="Times New Roman" w:cs="Times New Roman"/>
            <w:sz w:val="24"/>
            <w:szCs w:val="24"/>
            <w:highlight w:val="yellow"/>
            <w:rPrChange w:id="475" w:author="Trevor Drees" w:date="2025-09-04T16:24:00Z" w16du:dateUtc="2025-09-04T23:24:00Z">
              <w:rPr>
                <w:rFonts w:ascii="Times New Roman" w:hAnsi="Times New Roman" w:cs="Times New Roman"/>
                <w:sz w:val="24"/>
                <w:szCs w:val="24"/>
              </w:rPr>
            </w:rPrChange>
          </w:rPr>
          <w:delText>population spread rates</w:delText>
        </w:r>
        <w:r w:rsidR="00CE505F" w:rsidRPr="003E1637" w:rsidDel="00AF098E">
          <w:rPr>
            <w:rFonts w:ascii="Times New Roman" w:hAnsi="Times New Roman" w:cs="Times New Roman"/>
            <w:sz w:val="24"/>
            <w:szCs w:val="24"/>
            <w:highlight w:val="yellow"/>
            <w:rPrChange w:id="476" w:author="Trevor Drees" w:date="2025-09-04T16:24:00Z" w16du:dateUtc="2025-09-04T23:24:00Z">
              <w:rPr>
                <w:rFonts w:ascii="Times New Roman" w:hAnsi="Times New Roman" w:cs="Times New Roman"/>
                <w:sz w:val="24"/>
                <w:szCs w:val="24"/>
              </w:rPr>
            </w:rPrChange>
          </w:rPr>
          <w:delText xml:space="preserve">. </w:delText>
        </w:r>
        <w:r w:rsidR="00790DF0" w:rsidRPr="003E1637" w:rsidDel="00AF098E">
          <w:rPr>
            <w:rFonts w:ascii="Times New Roman" w:hAnsi="Times New Roman" w:cs="Times New Roman"/>
            <w:sz w:val="24"/>
            <w:szCs w:val="24"/>
            <w:highlight w:val="yellow"/>
            <w:rPrChange w:id="477" w:author="Trevor Drees" w:date="2025-09-04T16:24:00Z" w16du:dateUtc="2025-09-04T23:24:00Z">
              <w:rPr>
                <w:rFonts w:ascii="Times New Roman" w:hAnsi="Times New Roman" w:cs="Times New Roman"/>
                <w:sz w:val="24"/>
                <w:szCs w:val="24"/>
              </w:rPr>
            </w:rPrChange>
          </w:rPr>
          <w:delText xml:space="preserve">For </w:delText>
        </w:r>
        <w:r w:rsidR="00790DF0" w:rsidRPr="003E1637" w:rsidDel="00AF098E">
          <w:rPr>
            <w:rFonts w:ascii="Times New Roman" w:hAnsi="Times New Roman" w:cs="Times New Roman"/>
            <w:i/>
            <w:iCs/>
            <w:sz w:val="24"/>
            <w:szCs w:val="24"/>
            <w:highlight w:val="yellow"/>
            <w:rPrChange w:id="478" w:author="Trevor Drees" w:date="2025-09-04T16:24:00Z" w16du:dateUtc="2025-09-04T23:24:00Z">
              <w:rPr>
                <w:rFonts w:ascii="Times New Roman" w:hAnsi="Times New Roman" w:cs="Times New Roman"/>
                <w:i/>
                <w:iCs/>
                <w:sz w:val="24"/>
                <w:szCs w:val="24"/>
              </w:rPr>
            </w:rPrChange>
          </w:rPr>
          <w:delText>C. nutans</w:delText>
        </w:r>
        <w:r w:rsidR="00790DF0" w:rsidRPr="003E1637" w:rsidDel="00AF098E">
          <w:rPr>
            <w:rFonts w:ascii="Times New Roman" w:hAnsi="Times New Roman" w:cs="Times New Roman"/>
            <w:sz w:val="24"/>
            <w:szCs w:val="24"/>
            <w:highlight w:val="yellow"/>
            <w:rPrChange w:id="479" w:author="Trevor Drees" w:date="2025-09-04T16:24:00Z" w16du:dateUtc="2025-09-04T23:24:00Z">
              <w:rPr>
                <w:rFonts w:ascii="Times New Roman" w:hAnsi="Times New Roman" w:cs="Times New Roman"/>
                <w:sz w:val="24"/>
                <w:szCs w:val="24"/>
              </w:rPr>
            </w:rPrChange>
          </w:rPr>
          <w:delText>, as well as</w:delText>
        </w:r>
        <w:r w:rsidR="0063415A" w:rsidRPr="003E1637" w:rsidDel="00AF098E">
          <w:rPr>
            <w:rFonts w:ascii="Times New Roman" w:hAnsi="Times New Roman" w:cs="Times New Roman"/>
            <w:sz w:val="24"/>
            <w:szCs w:val="24"/>
            <w:highlight w:val="yellow"/>
            <w:rPrChange w:id="480" w:author="Trevor Drees" w:date="2025-09-04T16:24:00Z" w16du:dateUtc="2025-09-04T23:24:00Z">
              <w:rPr>
                <w:rFonts w:ascii="Times New Roman" w:hAnsi="Times New Roman" w:cs="Times New Roman"/>
                <w:sz w:val="24"/>
                <w:szCs w:val="24"/>
              </w:rPr>
            </w:rPrChange>
          </w:rPr>
          <w:delText xml:space="preserve"> any</w:delText>
        </w:r>
        <w:r w:rsidR="00790DF0" w:rsidRPr="003E1637" w:rsidDel="00AF098E">
          <w:rPr>
            <w:rFonts w:ascii="Times New Roman" w:hAnsi="Times New Roman" w:cs="Times New Roman"/>
            <w:sz w:val="24"/>
            <w:szCs w:val="24"/>
            <w:highlight w:val="yellow"/>
            <w:rPrChange w:id="481" w:author="Trevor Drees" w:date="2025-09-04T16:24:00Z" w16du:dateUtc="2025-09-04T23:24:00Z">
              <w:rPr>
                <w:rFonts w:ascii="Times New Roman" w:hAnsi="Times New Roman" w:cs="Times New Roman"/>
                <w:sz w:val="24"/>
                <w:szCs w:val="24"/>
              </w:rPr>
            </w:rPrChange>
          </w:rPr>
          <w:delText xml:space="preserve"> other species where this may be </w:delText>
        </w:r>
        <w:r w:rsidR="0063415A" w:rsidRPr="003E1637" w:rsidDel="00AF098E">
          <w:rPr>
            <w:rFonts w:ascii="Times New Roman" w:hAnsi="Times New Roman" w:cs="Times New Roman"/>
            <w:sz w:val="24"/>
            <w:szCs w:val="24"/>
            <w:highlight w:val="yellow"/>
            <w:rPrChange w:id="482" w:author="Trevor Drees" w:date="2025-09-04T16:24:00Z" w16du:dateUtc="2025-09-04T23:24:00Z">
              <w:rPr>
                <w:rFonts w:ascii="Times New Roman" w:hAnsi="Times New Roman" w:cs="Times New Roman"/>
                <w:sz w:val="24"/>
                <w:szCs w:val="24"/>
              </w:rPr>
            </w:rPrChange>
          </w:rPr>
          <w:delText>the case</w:delText>
        </w:r>
        <w:r w:rsidR="00790DF0" w:rsidRPr="003E1637" w:rsidDel="00AF098E">
          <w:rPr>
            <w:rFonts w:ascii="Times New Roman" w:hAnsi="Times New Roman" w:cs="Times New Roman"/>
            <w:sz w:val="24"/>
            <w:szCs w:val="24"/>
            <w:highlight w:val="yellow"/>
            <w:rPrChange w:id="483" w:author="Trevor Drees" w:date="2025-09-04T16:24:00Z" w16du:dateUtc="2025-09-04T23:24:00Z">
              <w:rPr>
                <w:rFonts w:ascii="Times New Roman" w:hAnsi="Times New Roman" w:cs="Times New Roman"/>
                <w:sz w:val="24"/>
                <w:szCs w:val="24"/>
              </w:rPr>
            </w:rPrChange>
          </w:rPr>
          <w:delText xml:space="preserve">, </w:delText>
        </w:r>
        <w:r w:rsidR="001D0565" w:rsidRPr="003E1637" w:rsidDel="00AF098E">
          <w:rPr>
            <w:rFonts w:ascii="Times New Roman" w:hAnsi="Times New Roman" w:cs="Times New Roman"/>
            <w:sz w:val="24"/>
            <w:szCs w:val="24"/>
            <w:highlight w:val="yellow"/>
            <w:rPrChange w:id="484" w:author="Trevor Drees" w:date="2025-09-04T16:24:00Z" w16du:dateUtc="2025-09-04T23:24:00Z">
              <w:rPr>
                <w:rFonts w:ascii="Times New Roman" w:hAnsi="Times New Roman" w:cs="Times New Roman"/>
                <w:sz w:val="24"/>
                <w:szCs w:val="24"/>
              </w:rPr>
            </w:rPrChange>
          </w:rPr>
          <w:delText xml:space="preserve">the </w:delText>
        </w:r>
        <w:r w:rsidR="00A96795" w:rsidRPr="003E1637" w:rsidDel="00AF098E">
          <w:rPr>
            <w:rFonts w:ascii="Times New Roman" w:hAnsi="Times New Roman" w:cs="Times New Roman"/>
            <w:sz w:val="24"/>
            <w:szCs w:val="24"/>
            <w:highlight w:val="yellow"/>
            <w:rPrChange w:id="485" w:author="Trevor Drees" w:date="2025-09-04T16:24:00Z" w16du:dateUtc="2025-09-04T23:24:00Z">
              <w:rPr>
                <w:rFonts w:ascii="Times New Roman" w:hAnsi="Times New Roman" w:cs="Times New Roman"/>
                <w:sz w:val="24"/>
                <w:szCs w:val="24"/>
              </w:rPr>
            </w:rPrChange>
          </w:rPr>
          <w:delText>i</w:delText>
        </w:r>
        <w:r w:rsidRPr="003E1637" w:rsidDel="00AF098E">
          <w:rPr>
            <w:rFonts w:ascii="Times New Roman" w:hAnsi="Times New Roman" w:cs="Times New Roman"/>
            <w:sz w:val="24"/>
            <w:szCs w:val="24"/>
            <w:highlight w:val="yellow"/>
            <w:rPrChange w:id="486" w:author="Trevor Drees" w:date="2025-09-04T16:24:00Z" w16du:dateUtc="2025-09-04T23:24:00Z">
              <w:rPr>
                <w:rFonts w:ascii="Times New Roman" w:hAnsi="Times New Roman" w:cs="Times New Roman"/>
                <w:sz w:val="24"/>
                <w:szCs w:val="24"/>
              </w:rPr>
            </w:rPrChange>
          </w:rPr>
          <w:delText>mplications are clear for both models and management</w:delText>
        </w:r>
        <w:r w:rsidR="0063415A" w:rsidRPr="003E1637" w:rsidDel="00AF098E">
          <w:rPr>
            <w:rFonts w:ascii="Times New Roman" w:hAnsi="Times New Roman" w:cs="Times New Roman"/>
            <w:sz w:val="24"/>
            <w:szCs w:val="24"/>
            <w:highlight w:val="yellow"/>
            <w:rPrChange w:id="487" w:author="Trevor Drees" w:date="2025-09-04T16:24:00Z" w16du:dateUtc="2025-09-04T23:24:00Z">
              <w:rPr>
                <w:rFonts w:ascii="Times New Roman" w:hAnsi="Times New Roman" w:cs="Times New Roman"/>
                <w:sz w:val="24"/>
                <w:szCs w:val="24"/>
              </w:rPr>
            </w:rPrChange>
          </w:rPr>
          <w:delText>:</w:delText>
        </w:r>
        <w:r w:rsidR="00A96795" w:rsidRPr="003E1637" w:rsidDel="00AF098E">
          <w:rPr>
            <w:rFonts w:ascii="Times New Roman" w:hAnsi="Times New Roman" w:cs="Times New Roman"/>
            <w:sz w:val="24"/>
            <w:szCs w:val="24"/>
            <w:highlight w:val="yellow"/>
            <w:rPrChange w:id="488" w:author="Trevor Drees" w:date="2025-09-04T16:24:00Z" w16du:dateUtc="2025-09-04T23:24:00Z">
              <w:rPr>
                <w:rFonts w:ascii="Times New Roman" w:hAnsi="Times New Roman" w:cs="Times New Roman"/>
                <w:sz w:val="24"/>
                <w:szCs w:val="24"/>
              </w:rPr>
            </w:rPrChange>
          </w:rPr>
          <w:delText xml:space="preserve"> </w:delText>
        </w:r>
        <w:r w:rsidRPr="003E1637" w:rsidDel="00AF098E">
          <w:rPr>
            <w:rFonts w:ascii="Times New Roman" w:hAnsi="Times New Roman" w:cs="Times New Roman"/>
            <w:sz w:val="24"/>
            <w:szCs w:val="24"/>
            <w:highlight w:val="yellow"/>
            <w:rPrChange w:id="489" w:author="Trevor Drees" w:date="2025-09-04T16:24:00Z" w16du:dateUtc="2025-09-04T23:24:00Z">
              <w:rPr>
                <w:rFonts w:ascii="Times New Roman" w:hAnsi="Times New Roman" w:cs="Times New Roman"/>
                <w:sz w:val="24"/>
                <w:szCs w:val="24"/>
              </w:rPr>
            </w:rPrChange>
          </w:rPr>
          <w:delText xml:space="preserve">excluding </w:delText>
        </w:r>
        <w:r w:rsidR="00790DF0" w:rsidRPr="003E1637" w:rsidDel="00AF098E">
          <w:rPr>
            <w:rFonts w:ascii="Times New Roman" w:hAnsi="Times New Roman" w:cs="Times New Roman"/>
            <w:sz w:val="24"/>
            <w:szCs w:val="24"/>
            <w:highlight w:val="yellow"/>
            <w:rPrChange w:id="490" w:author="Trevor Drees" w:date="2025-09-04T16:24:00Z" w16du:dateUtc="2025-09-04T23:24:00Z">
              <w:rPr>
                <w:rFonts w:ascii="Times New Roman" w:hAnsi="Times New Roman" w:cs="Times New Roman"/>
                <w:sz w:val="24"/>
                <w:szCs w:val="24"/>
              </w:rPr>
            </w:rPrChange>
          </w:rPr>
          <w:delText xml:space="preserve">ant-driven seed </w:delText>
        </w:r>
        <w:r w:rsidRPr="003E1637" w:rsidDel="00AF098E">
          <w:rPr>
            <w:rFonts w:ascii="Times New Roman" w:hAnsi="Times New Roman" w:cs="Times New Roman"/>
            <w:sz w:val="24"/>
            <w:szCs w:val="24"/>
            <w:highlight w:val="yellow"/>
            <w:rPrChange w:id="491" w:author="Trevor Drees" w:date="2025-09-04T16:24:00Z" w16du:dateUtc="2025-09-04T23:24:00Z">
              <w:rPr>
                <w:rFonts w:ascii="Times New Roman" w:hAnsi="Times New Roman" w:cs="Times New Roman"/>
                <w:sz w:val="24"/>
                <w:szCs w:val="24"/>
              </w:rPr>
            </w:rPrChange>
          </w:rPr>
          <w:delText>predation</w:delText>
        </w:r>
        <w:r w:rsidR="00CE505F" w:rsidRPr="003E1637" w:rsidDel="00AF098E">
          <w:rPr>
            <w:rFonts w:ascii="Times New Roman" w:hAnsi="Times New Roman" w:cs="Times New Roman"/>
            <w:sz w:val="24"/>
            <w:szCs w:val="24"/>
            <w:highlight w:val="yellow"/>
            <w:rPrChange w:id="492" w:author="Trevor Drees" w:date="2025-09-04T16:24:00Z" w16du:dateUtc="2025-09-04T23:24:00Z">
              <w:rPr>
                <w:rFonts w:ascii="Times New Roman" w:hAnsi="Times New Roman" w:cs="Times New Roman"/>
                <w:sz w:val="24"/>
                <w:szCs w:val="24"/>
              </w:rPr>
            </w:rPrChange>
          </w:rPr>
          <w:delText xml:space="preserve"> entirely (as previous studies have done)</w:delText>
        </w:r>
        <w:r w:rsidR="00852643" w:rsidRPr="003E1637" w:rsidDel="00AF098E">
          <w:rPr>
            <w:rFonts w:ascii="Times New Roman" w:hAnsi="Times New Roman" w:cs="Times New Roman"/>
            <w:sz w:val="24"/>
            <w:szCs w:val="24"/>
            <w:highlight w:val="yellow"/>
            <w:rPrChange w:id="493" w:author="Trevor Drees" w:date="2025-09-04T16:24:00Z" w16du:dateUtc="2025-09-04T23:24:00Z">
              <w:rPr>
                <w:rFonts w:ascii="Times New Roman" w:hAnsi="Times New Roman" w:cs="Times New Roman"/>
                <w:sz w:val="24"/>
                <w:szCs w:val="24"/>
              </w:rPr>
            </w:rPrChange>
          </w:rPr>
          <w:delText>,</w:delText>
        </w:r>
        <w:r w:rsidR="00CE505F" w:rsidRPr="003E1637" w:rsidDel="00AF098E">
          <w:rPr>
            <w:rFonts w:ascii="Times New Roman" w:hAnsi="Times New Roman" w:cs="Times New Roman"/>
            <w:sz w:val="24"/>
            <w:szCs w:val="24"/>
            <w:highlight w:val="yellow"/>
            <w:rPrChange w:id="494" w:author="Trevor Drees" w:date="2025-09-04T16:24:00Z" w16du:dateUtc="2025-09-04T23:24:00Z">
              <w:rPr>
                <w:rFonts w:ascii="Times New Roman" w:hAnsi="Times New Roman" w:cs="Times New Roman"/>
                <w:sz w:val="24"/>
                <w:szCs w:val="24"/>
              </w:rPr>
            </w:rPrChange>
          </w:rPr>
          <w:delText xml:space="preserve"> or underestimat</w:delText>
        </w:r>
        <w:r w:rsidRPr="003E1637" w:rsidDel="00AF098E">
          <w:rPr>
            <w:rFonts w:ascii="Times New Roman" w:hAnsi="Times New Roman" w:cs="Times New Roman"/>
            <w:sz w:val="24"/>
            <w:szCs w:val="24"/>
            <w:highlight w:val="yellow"/>
            <w:rPrChange w:id="495" w:author="Trevor Drees" w:date="2025-09-04T16:24:00Z" w16du:dateUtc="2025-09-04T23:24:00Z">
              <w:rPr>
                <w:rFonts w:ascii="Times New Roman" w:hAnsi="Times New Roman" w:cs="Times New Roman"/>
                <w:sz w:val="24"/>
                <w:szCs w:val="24"/>
              </w:rPr>
            </w:rPrChange>
          </w:rPr>
          <w:delText>ing</w:delText>
        </w:r>
        <w:r w:rsidR="00CE505F" w:rsidRPr="003E1637" w:rsidDel="00AF098E">
          <w:rPr>
            <w:rFonts w:ascii="Times New Roman" w:hAnsi="Times New Roman" w:cs="Times New Roman"/>
            <w:sz w:val="24"/>
            <w:szCs w:val="24"/>
            <w:highlight w:val="yellow"/>
            <w:rPrChange w:id="496" w:author="Trevor Drees" w:date="2025-09-04T16:24:00Z" w16du:dateUtc="2025-09-04T23:24:00Z">
              <w:rPr>
                <w:rFonts w:ascii="Times New Roman" w:hAnsi="Times New Roman" w:cs="Times New Roman"/>
                <w:sz w:val="24"/>
                <w:szCs w:val="24"/>
              </w:rPr>
            </w:rPrChange>
          </w:rPr>
          <w:delText xml:space="preserve"> it</w:delText>
        </w:r>
        <w:r w:rsidR="00852643" w:rsidRPr="003E1637" w:rsidDel="00AF098E">
          <w:rPr>
            <w:rFonts w:ascii="Times New Roman" w:hAnsi="Times New Roman" w:cs="Times New Roman"/>
            <w:sz w:val="24"/>
            <w:szCs w:val="24"/>
            <w:highlight w:val="yellow"/>
            <w:rPrChange w:id="497" w:author="Trevor Drees" w:date="2025-09-04T16:24:00Z" w16du:dateUtc="2025-09-04T23:24:00Z">
              <w:rPr>
                <w:rFonts w:ascii="Times New Roman" w:hAnsi="Times New Roman" w:cs="Times New Roman"/>
                <w:sz w:val="24"/>
                <w:szCs w:val="24"/>
              </w:rPr>
            </w:rPrChange>
          </w:rPr>
          <w:delText>,</w:delText>
        </w:r>
        <w:r w:rsidRPr="003E1637" w:rsidDel="00AF098E">
          <w:rPr>
            <w:rFonts w:ascii="Times New Roman" w:hAnsi="Times New Roman" w:cs="Times New Roman"/>
            <w:sz w:val="24"/>
            <w:szCs w:val="24"/>
            <w:highlight w:val="yellow"/>
            <w:rPrChange w:id="498" w:author="Trevor Drees" w:date="2025-09-04T16:24:00Z" w16du:dateUtc="2025-09-04T23:24:00Z">
              <w:rPr>
                <w:rFonts w:ascii="Times New Roman" w:hAnsi="Times New Roman" w:cs="Times New Roman"/>
                <w:sz w:val="24"/>
                <w:szCs w:val="24"/>
              </w:rPr>
            </w:rPrChange>
          </w:rPr>
          <w:delText xml:space="preserve"> </w:delText>
        </w:r>
        <w:r w:rsidR="00790DF0" w:rsidRPr="003E1637" w:rsidDel="00AF098E">
          <w:rPr>
            <w:rFonts w:ascii="Times New Roman" w:hAnsi="Times New Roman" w:cs="Times New Roman"/>
            <w:sz w:val="24"/>
            <w:szCs w:val="24"/>
            <w:highlight w:val="yellow"/>
            <w:rPrChange w:id="499" w:author="Trevor Drees" w:date="2025-09-04T16:24:00Z" w16du:dateUtc="2025-09-04T23:24:00Z">
              <w:rPr>
                <w:rFonts w:ascii="Times New Roman" w:hAnsi="Times New Roman" w:cs="Times New Roman"/>
                <w:sz w:val="24"/>
                <w:szCs w:val="24"/>
              </w:rPr>
            </w:rPrChange>
          </w:rPr>
          <w:delText>can potentially</w:delText>
        </w:r>
        <w:r w:rsidR="00CE505F" w:rsidRPr="003E1637" w:rsidDel="00AF098E">
          <w:rPr>
            <w:rFonts w:ascii="Times New Roman" w:hAnsi="Times New Roman" w:cs="Times New Roman"/>
            <w:sz w:val="24"/>
            <w:szCs w:val="24"/>
            <w:highlight w:val="yellow"/>
            <w:rPrChange w:id="500" w:author="Trevor Drees" w:date="2025-09-04T16:24:00Z" w16du:dateUtc="2025-09-04T23:24:00Z">
              <w:rPr>
                <w:rFonts w:ascii="Times New Roman" w:hAnsi="Times New Roman" w:cs="Times New Roman"/>
                <w:sz w:val="24"/>
                <w:szCs w:val="24"/>
              </w:rPr>
            </w:rPrChange>
          </w:rPr>
          <w:delText xml:space="preserve"> overestimate spread rates</w:delText>
        </w:r>
        <w:r w:rsidRPr="003E1637" w:rsidDel="00AF098E">
          <w:rPr>
            <w:rFonts w:ascii="Times New Roman" w:hAnsi="Times New Roman" w:cs="Times New Roman"/>
            <w:sz w:val="24"/>
            <w:szCs w:val="24"/>
            <w:highlight w:val="yellow"/>
            <w:rPrChange w:id="501" w:author="Trevor Drees" w:date="2025-09-04T16:24:00Z" w16du:dateUtc="2025-09-04T23:24:00Z">
              <w:rPr>
                <w:rFonts w:ascii="Times New Roman" w:hAnsi="Times New Roman" w:cs="Times New Roman"/>
                <w:sz w:val="24"/>
                <w:szCs w:val="24"/>
              </w:rPr>
            </w:rPrChange>
          </w:rPr>
          <w:delText>;</w:delText>
        </w:r>
      </w:del>
      <w:del w:id="502" w:author="Trevor Drees" w:date="2025-09-04T16:11:00Z" w16du:dateUtc="2025-09-04T23:11:00Z">
        <w:r w:rsidRPr="003E1637" w:rsidDel="00714505">
          <w:rPr>
            <w:rFonts w:ascii="Times New Roman" w:hAnsi="Times New Roman" w:cs="Times New Roman"/>
            <w:sz w:val="24"/>
            <w:szCs w:val="24"/>
            <w:highlight w:val="yellow"/>
            <w:rPrChange w:id="503" w:author="Trevor Drees" w:date="2025-09-04T16:24:00Z" w16du:dateUtc="2025-09-04T23:24:00Z">
              <w:rPr>
                <w:rFonts w:ascii="Times New Roman" w:hAnsi="Times New Roman" w:cs="Times New Roman"/>
                <w:sz w:val="24"/>
                <w:szCs w:val="24"/>
              </w:rPr>
            </w:rPrChange>
          </w:rPr>
          <w:delText xml:space="preserve"> </w:delText>
        </w:r>
        <w:r w:rsidR="0063415A" w:rsidRPr="003E1637" w:rsidDel="00714505">
          <w:rPr>
            <w:rFonts w:ascii="Times New Roman" w:hAnsi="Times New Roman" w:cs="Times New Roman"/>
            <w:sz w:val="24"/>
            <w:szCs w:val="24"/>
            <w:highlight w:val="yellow"/>
            <w:rPrChange w:id="504" w:author="Trevor Drees" w:date="2025-09-04T16:24:00Z" w16du:dateUtc="2025-09-04T23:24:00Z">
              <w:rPr>
                <w:rFonts w:ascii="Times New Roman" w:hAnsi="Times New Roman" w:cs="Times New Roman"/>
                <w:sz w:val="24"/>
                <w:szCs w:val="24"/>
              </w:rPr>
            </w:rPrChange>
          </w:rPr>
          <w:delText xml:space="preserve">when </w:delText>
        </w:r>
        <w:r w:rsidR="00AB04F0" w:rsidRPr="003E1637" w:rsidDel="00714505">
          <w:rPr>
            <w:rFonts w:ascii="Times New Roman" w:hAnsi="Times New Roman" w:cs="Times New Roman"/>
            <w:sz w:val="24"/>
            <w:szCs w:val="24"/>
            <w:highlight w:val="yellow"/>
            <w:rPrChange w:id="505" w:author="Trevor Drees" w:date="2025-09-04T16:24:00Z" w16du:dateUtc="2025-09-04T23:24:00Z">
              <w:rPr>
                <w:rFonts w:ascii="Times New Roman" w:hAnsi="Times New Roman" w:cs="Times New Roman"/>
                <w:sz w:val="24"/>
                <w:szCs w:val="24"/>
              </w:rPr>
            </w:rPrChange>
          </w:rPr>
          <w:delText xml:space="preserve">such </w:delText>
        </w:r>
        <w:r w:rsidR="00177840" w:rsidRPr="003E1637" w:rsidDel="00714505">
          <w:rPr>
            <w:rFonts w:ascii="Times New Roman" w:hAnsi="Times New Roman" w:cs="Times New Roman"/>
            <w:sz w:val="24"/>
            <w:szCs w:val="24"/>
            <w:highlight w:val="yellow"/>
            <w:rPrChange w:id="506" w:author="Trevor Drees" w:date="2025-09-04T16:24:00Z" w16du:dateUtc="2025-09-04T23:24:00Z">
              <w:rPr>
                <w:rFonts w:ascii="Times New Roman" w:hAnsi="Times New Roman" w:cs="Times New Roman"/>
                <w:sz w:val="24"/>
                <w:szCs w:val="24"/>
              </w:rPr>
            </w:rPrChange>
          </w:rPr>
          <w:delText xml:space="preserve">incomplete </w:delText>
        </w:r>
        <w:r w:rsidR="0063415A" w:rsidRPr="003E1637" w:rsidDel="00714505">
          <w:rPr>
            <w:rFonts w:ascii="Times New Roman" w:hAnsi="Times New Roman" w:cs="Times New Roman"/>
            <w:sz w:val="24"/>
            <w:szCs w:val="24"/>
            <w:highlight w:val="yellow"/>
            <w:rPrChange w:id="507" w:author="Trevor Drees" w:date="2025-09-04T16:24:00Z" w16du:dateUtc="2025-09-04T23:24:00Z">
              <w:rPr>
                <w:rFonts w:ascii="Times New Roman" w:hAnsi="Times New Roman" w:cs="Times New Roman"/>
                <w:sz w:val="24"/>
                <w:szCs w:val="24"/>
              </w:rPr>
            </w:rPrChange>
          </w:rPr>
          <w:delText>models are used</w:delText>
        </w:r>
        <w:r w:rsidR="00790DF0" w:rsidRPr="003E1637" w:rsidDel="00714505">
          <w:rPr>
            <w:rFonts w:ascii="Times New Roman" w:hAnsi="Times New Roman" w:cs="Times New Roman"/>
            <w:sz w:val="24"/>
            <w:szCs w:val="24"/>
            <w:highlight w:val="yellow"/>
            <w:rPrChange w:id="508" w:author="Trevor Drees" w:date="2025-09-04T16:24:00Z" w16du:dateUtc="2025-09-04T23:24:00Z">
              <w:rPr>
                <w:rFonts w:ascii="Times New Roman" w:hAnsi="Times New Roman" w:cs="Times New Roman"/>
                <w:sz w:val="24"/>
                <w:szCs w:val="24"/>
              </w:rPr>
            </w:rPrChange>
          </w:rPr>
          <w:delText xml:space="preserve"> in management</w:delText>
        </w:r>
        <w:r w:rsidRPr="003E1637" w:rsidDel="00714505">
          <w:rPr>
            <w:rFonts w:ascii="Times New Roman" w:hAnsi="Times New Roman" w:cs="Times New Roman"/>
            <w:sz w:val="24"/>
            <w:szCs w:val="24"/>
            <w:highlight w:val="yellow"/>
            <w:rPrChange w:id="509" w:author="Trevor Drees" w:date="2025-09-04T16:24:00Z" w16du:dateUtc="2025-09-04T23:24:00Z">
              <w:rPr>
                <w:rFonts w:ascii="Times New Roman" w:hAnsi="Times New Roman" w:cs="Times New Roman"/>
                <w:sz w:val="24"/>
                <w:szCs w:val="24"/>
              </w:rPr>
            </w:rPrChange>
          </w:rPr>
          <w:delText>,</w:delText>
        </w:r>
        <w:r w:rsidR="00790DF0" w:rsidRPr="003E1637" w:rsidDel="00714505">
          <w:rPr>
            <w:rFonts w:ascii="Times New Roman" w:hAnsi="Times New Roman" w:cs="Times New Roman"/>
            <w:sz w:val="24"/>
            <w:szCs w:val="24"/>
            <w:highlight w:val="yellow"/>
            <w:rPrChange w:id="510" w:author="Trevor Drees" w:date="2025-09-04T16:24:00Z" w16du:dateUtc="2025-09-04T23:24:00Z">
              <w:rPr>
                <w:rFonts w:ascii="Times New Roman" w:hAnsi="Times New Roman" w:cs="Times New Roman"/>
                <w:sz w:val="24"/>
                <w:szCs w:val="24"/>
              </w:rPr>
            </w:rPrChange>
          </w:rPr>
          <w:delText xml:space="preserve"> </w:delText>
        </w:r>
        <w:r w:rsidR="00177840" w:rsidRPr="003E1637" w:rsidDel="00714505">
          <w:rPr>
            <w:rFonts w:ascii="Times New Roman" w:hAnsi="Times New Roman" w:cs="Times New Roman"/>
            <w:sz w:val="24"/>
            <w:szCs w:val="24"/>
            <w:highlight w:val="yellow"/>
            <w:rPrChange w:id="511" w:author="Trevor Drees" w:date="2025-09-04T16:24:00Z" w16du:dateUtc="2025-09-04T23:24:00Z">
              <w:rPr>
                <w:rFonts w:ascii="Times New Roman" w:hAnsi="Times New Roman" w:cs="Times New Roman"/>
                <w:sz w:val="24"/>
                <w:szCs w:val="24"/>
              </w:rPr>
            </w:rPrChange>
          </w:rPr>
          <w:delText xml:space="preserve">this </w:delText>
        </w:r>
        <w:r w:rsidR="00790DF0" w:rsidRPr="003E1637" w:rsidDel="00714505">
          <w:rPr>
            <w:rFonts w:ascii="Times New Roman" w:hAnsi="Times New Roman" w:cs="Times New Roman"/>
            <w:sz w:val="24"/>
            <w:szCs w:val="24"/>
            <w:highlight w:val="yellow"/>
            <w:rPrChange w:id="512" w:author="Trevor Drees" w:date="2025-09-04T16:24:00Z" w16du:dateUtc="2025-09-04T23:24:00Z">
              <w:rPr>
                <w:rFonts w:ascii="Times New Roman" w:hAnsi="Times New Roman" w:cs="Times New Roman"/>
                <w:sz w:val="24"/>
                <w:szCs w:val="24"/>
              </w:rPr>
            </w:rPrChange>
          </w:rPr>
          <w:delText xml:space="preserve">could </w:delText>
        </w:r>
        <w:r w:rsidRPr="003E1637" w:rsidDel="00714505">
          <w:rPr>
            <w:rFonts w:ascii="Times New Roman" w:hAnsi="Times New Roman" w:cs="Times New Roman"/>
            <w:sz w:val="24"/>
            <w:szCs w:val="24"/>
            <w:highlight w:val="yellow"/>
            <w:rPrChange w:id="513" w:author="Trevor Drees" w:date="2025-09-04T16:24:00Z" w16du:dateUtc="2025-09-04T23:24:00Z">
              <w:rPr>
                <w:rFonts w:ascii="Times New Roman" w:hAnsi="Times New Roman" w:cs="Times New Roman"/>
                <w:sz w:val="24"/>
                <w:szCs w:val="24"/>
              </w:rPr>
            </w:rPrChange>
          </w:rPr>
          <w:delText>result in wasted resources</w:delText>
        </w:r>
      </w:del>
      <w:del w:id="514" w:author="Trevor Drees" w:date="2025-09-04T18:47:00Z" w16du:dateUtc="2025-09-05T01:47:00Z">
        <w:r w:rsidR="00CE505F" w:rsidRPr="003E1637" w:rsidDel="00AF098E">
          <w:rPr>
            <w:rFonts w:ascii="Times New Roman" w:hAnsi="Times New Roman" w:cs="Times New Roman"/>
            <w:sz w:val="24"/>
            <w:szCs w:val="24"/>
            <w:highlight w:val="yellow"/>
            <w:rPrChange w:id="515" w:author="Trevor Drees" w:date="2025-09-04T16:24:00Z" w16du:dateUtc="2025-09-04T23:24:00Z">
              <w:rPr>
                <w:rFonts w:ascii="Times New Roman" w:hAnsi="Times New Roman" w:cs="Times New Roman"/>
                <w:sz w:val="24"/>
                <w:szCs w:val="24"/>
              </w:rPr>
            </w:rPrChange>
          </w:rPr>
          <w:delText xml:space="preserve">. On the other hand, the actual </w:delText>
        </w:r>
        <w:r w:rsidR="00834C6E" w:rsidRPr="003E1637" w:rsidDel="00AF098E">
          <w:rPr>
            <w:rFonts w:ascii="Times New Roman" w:hAnsi="Times New Roman" w:cs="Times New Roman"/>
            <w:sz w:val="24"/>
            <w:szCs w:val="24"/>
            <w:highlight w:val="yellow"/>
            <w:rPrChange w:id="516" w:author="Trevor Drees" w:date="2025-09-04T16:24:00Z" w16du:dateUtc="2025-09-04T23:24:00Z">
              <w:rPr>
                <w:rFonts w:ascii="Times New Roman" w:hAnsi="Times New Roman" w:cs="Times New Roman"/>
                <w:sz w:val="24"/>
                <w:szCs w:val="24"/>
              </w:rPr>
            </w:rPrChange>
          </w:rPr>
          <w:delText xml:space="preserve">ant-driven </w:delText>
        </w:r>
        <w:r w:rsidR="00CE505F" w:rsidRPr="003E1637" w:rsidDel="00AF098E">
          <w:rPr>
            <w:rFonts w:ascii="Times New Roman" w:hAnsi="Times New Roman" w:cs="Times New Roman"/>
            <w:sz w:val="24"/>
            <w:szCs w:val="24"/>
            <w:highlight w:val="yellow"/>
            <w:rPrChange w:id="517" w:author="Trevor Drees" w:date="2025-09-04T16:24:00Z" w16du:dateUtc="2025-09-04T23:24:00Z">
              <w:rPr>
                <w:rFonts w:ascii="Times New Roman" w:hAnsi="Times New Roman" w:cs="Times New Roman"/>
                <w:sz w:val="24"/>
                <w:szCs w:val="24"/>
              </w:rPr>
            </w:rPrChange>
          </w:rPr>
          <w:delText>movement of seeds</w:delText>
        </w:r>
        <w:r w:rsidRPr="003E1637" w:rsidDel="00AF098E">
          <w:rPr>
            <w:rFonts w:ascii="Times New Roman" w:hAnsi="Times New Roman" w:cs="Times New Roman"/>
            <w:sz w:val="24"/>
            <w:szCs w:val="24"/>
            <w:highlight w:val="yellow"/>
            <w:rPrChange w:id="518" w:author="Trevor Drees" w:date="2025-09-04T16:24:00Z" w16du:dateUtc="2025-09-04T23:24:00Z">
              <w:rPr>
                <w:rFonts w:ascii="Times New Roman" w:hAnsi="Times New Roman" w:cs="Times New Roman"/>
                <w:sz w:val="24"/>
                <w:szCs w:val="24"/>
              </w:rPr>
            </w:rPrChange>
          </w:rPr>
          <w:delText xml:space="preserve"> </w:delText>
        </w:r>
        <w:r w:rsidR="00CE505F" w:rsidRPr="003E1637" w:rsidDel="00AF098E">
          <w:rPr>
            <w:rFonts w:ascii="Times New Roman" w:hAnsi="Times New Roman" w:cs="Times New Roman"/>
            <w:sz w:val="24"/>
            <w:szCs w:val="24"/>
            <w:highlight w:val="yellow"/>
            <w:rPrChange w:id="519" w:author="Trevor Drees" w:date="2025-09-04T16:24:00Z" w16du:dateUtc="2025-09-04T23:24:00Z">
              <w:rPr>
                <w:rFonts w:ascii="Times New Roman" w:hAnsi="Times New Roman" w:cs="Times New Roman"/>
                <w:sz w:val="24"/>
                <w:szCs w:val="24"/>
              </w:rPr>
            </w:rPrChange>
          </w:rPr>
          <w:delText xml:space="preserve">seemed </w:delText>
        </w:r>
        <w:r w:rsidRPr="003E1637" w:rsidDel="00AF098E">
          <w:rPr>
            <w:rFonts w:ascii="Times New Roman" w:hAnsi="Times New Roman" w:cs="Times New Roman"/>
            <w:sz w:val="24"/>
            <w:szCs w:val="24"/>
            <w:highlight w:val="yellow"/>
            <w:rPrChange w:id="520" w:author="Trevor Drees" w:date="2025-09-04T16:24:00Z" w16du:dateUtc="2025-09-04T23:24:00Z">
              <w:rPr>
                <w:rFonts w:ascii="Times New Roman" w:hAnsi="Times New Roman" w:cs="Times New Roman"/>
                <w:sz w:val="24"/>
                <w:szCs w:val="24"/>
              </w:rPr>
            </w:rPrChange>
          </w:rPr>
          <w:delText xml:space="preserve">to have </w:delText>
        </w:r>
        <w:r w:rsidR="00C74E53" w:rsidRPr="003E1637" w:rsidDel="00AF098E">
          <w:rPr>
            <w:rFonts w:ascii="Times New Roman" w:hAnsi="Times New Roman" w:cs="Times New Roman"/>
            <w:sz w:val="24"/>
            <w:szCs w:val="24"/>
            <w:highlight w:val="yellow"/>
            <w:rPrChange w:id="521" w:author="Trevor Drees" w:date="2025-09-04T16:24:00Z" w16du:dateUtc="2025-09-04T23:24:00Z">
              <w:rPr>
                <w:rFonts w:ascii="Times New Roman" w:hAnsi="Times New Roman" w:cs="Times New Roman"/>
                <w:sz w:val="24"/>
                <w:szCs w:val="24"/>
              </w:rPr>
            </w:rPrChange>
          </w:rPr>
          <w:delText>less influence</w:delText>
        </w:r>
        <w:r w:rsidRPr="003E1637" w:rsidDel="00AF098E">
          <w:rPr>
            <w:rFonts w:ascii="Times New Roman" w:hAnsi="Times New Roman" w:cs="Times New Roman"/>
            <w:sz w:val="24"/>
            <w:szCs w:val="24"/>
            <w:highlight w:val="yellow"/>
            <w:rPrChange w:id="522" w:author="Trevor Drees" w:date="2025-09-04T16:24:00Z" w16du:dateUtc="2025-09-04T23:24:00Z">
              <w:rPr>
                <w:rFonts w:ascii="Times New Roman" w:hAnsi="Times New Roman" w:cs="Times New Roman"/>
                <w:sz w:val="24"/>
                <w:szCs w:val="24"/>
              </w:rPr>
            </w:rPrChange>
          </w:rPr>
          <w:delText xml:space="preserve"> on spread rates</w:delText>
        </w:r>
        <w:r w:rsidR="00177840" w:rsidRPr="003E1637" w:rsidDel="00AF098E">
          <w:rPr>
            <w:rFonts w:ascii="Times New Roman" w:hAnsi="Times New Roman" w:cs="Times New Roman"/>
            <w:sz w:val="24"/>
            <w:szCs w:val="24"/>
            <w:highlight w:val="yellow"/>
            <w:rPrChange w:id="523" w:author="Trevor Drees" w:date="2025-09-04T16:24:00Z" w16du:dateUtc="2025-09-04T23:24:00Z">
              <w:rPr>
                <w:rFonts w:ascii="Times New Roman" w:hAnsi="Times New Roman" w:cs="Times New Roman"/>
                <w:sz w:val="24"/>
                <w:szCs w:val="24"/>
              </w:rPr>
            </w:rPrChange>
          </w:rPr>
          <w:delText>; movement</w:delText>
        </w:r>
        <w:r w:rsidR="00B124CD" w:rsidRPr="003E1637" w:rsidDel="00AF098E">
          <w:rPr>
            <w:rFonts w:ascii="Times New Roman" w:hAnsi="Times New Roman" w:cs="Times New Roman"/>
            <w:sz w:val="24"/>
            <w:szCs w:val="24"/>
            <w:highlight w:val="yellow"/>
            <w:rPrChange w:id="524" w:author="Trevor Drees" w:date="2025-09-04T16:24:00Z" w16du:dateUtc="2025-09-04T23:24:00Z">
              <w:rPr>
                <w:rFonts w:ascii="Times New Roman" w:hAnsi="Times New Roman" w:cs="Times New Roman"/>
                <w:sz w:val="24"/>
                <w:szCs w:val="24"/>
              </w:rPr>
            </w:rPrChange>
          </w:rPr>
          <w:delText xml:space="preserve"> by ants increas</w:delText>
        </w:r>
        <w:r w:rsidR="00177840" w:rsidRPr="003E1637" w:rsidDel="00AF098E">
          <w:rPr>
            <w:rFonts w:ascii="Times New Roman" w:hAnsi="Times New Roman" w:cs="Times New Roman"/>
            <w:sz w:val="24"/>
            <w:szCs w:val="24"/>
            <w:highlight w:val="yellow"/>
            <w:rPrChange w:id="525" w:author="Trevor Drees" w:date="2025-09-04T16:24:00Z" w16du:dateUtc="2025-09-04T23:24:00Z">
              <w:rPr>
                <w:rFonts w:ascii="Times New Roman" w:hAnsi="Times New Roman" w:cs="Times New Roman"/>
                <w:sz w:val="24"/>
                <w:szCs w:val="24"/>
              </w:rPr>
            </w:rPrChange>
          </w:rPr>
          <w:delText>ed</w:delText>
        </w:r>
        <w:r w:rsidR="00B124CD" w:rsidRPr="003E1637" w:rsidDel="00AF098E">
          <w:rPr>
            <w:rFonts w:ascii="Times New Roman" w:hAnsi="Times New Roman" w:cs="Times New Roman"/>
            <w:sz w:val="24"/>
            <w:szCs w:val="24"/>
            <w:highlight w:val="yellow"/>
            <w:rPrChange w:id="526" w:author="Trevor Drees" w:date="2025-09-04T16:24:00Z" w16du:dateUtc="2025-09-04T23:24:00Z">
              <w:rPr>
                <w:rFonts w:ascii="Times New Roman" w:hAnsi="Times New Roman" w:cs="Times New Roman"/>
                <w:sz w:val="24"/>
                <w:szCs w:val="24"/>
              </w:rPr>
            </w:rPrChange>
          </w:rPr>
          <w:delText xml:space="preserve"> the density of seeds (and thus post-germination competition)</w:delText>
        </w:r>
        <w:r w:rsidR="00177840" w:rsidRPr="003E1637" w:rsidDel="00AF098E">
          <w:rPr>
            <w:rFonts w:ascii="Times New Roman" w:hAnsi="Times New Roman" w:cs="Times New Roman"/>
            <w:sz w:val="24"/>
            <w:szCs w:val="24"/>
            <w:highlight w:val="yellow"/>
            <w:rPrChange w:id="527" w:author="Trevor Drees" w:date="2025-09-04T16:24:00Z" w16du:dateUtc="2025-09-04T23:24:00Z">
              <w:rPr>
                <w:rFonts w:ascii="Times New Roman" w:hAnsi="Times New Roman" w:cs="Times New Roman"/>
                <w:sz w:val="24"/>
                <w:szCs w:val="24"/>
              </w:rPr>
            </w:rPrChange>
          </w:rPr>
          <w:delText>, dominating</w:delText>
        </w:r>
        <w:r w:rsidR="00B124CD" w:rsidRPr="003E1637" w:rsidDel="00AF098E">
          <w:rPr>
            <w:rFonts w:ascii="Times New Roman" w:hAnsi="Times New Roman" w:cs="Times New Roman"/>
            <w:sz w:val="24"/>
            <w:szCs w:val="24"/>
            <w:highlight w:val="yellow"/>
            <w:rPrChange w:id="528" w:author="Trevor Drees" w:date="2025-09-04T16:24:00Z" w16du:dateUtc="2025-09-04T23:24:00Z">
              <w:rPr>
                <w:rFonts w:ascii="Times New Roman" w:hAnsi="Times New Roman" w:cs="Times New Roman"/>
                <w:sz w:val="24"/>
                <w:szCs w:val="24"/>
              </w:rPr>
            </w:rPrChange>
          </w:rPr>
          <w:delText xml:space="preserve"> the</w:delText>
        </w:r>
        <w:r w:rsidR="00177840" w:rsidRPr="003E1637" w:rsidDel="00AF098E">
          <w:rPr>
            <w:rFonts w:ascii="Times New Roman" w:hAnsi="Times New Roman" w:cs="Times New Roman"/>
            <w:sz w:val="24"/>
            <w:szCs w:val="24"/>
            <w:highlight w:val="yellow"/>
            <w:rPrChange w:id="529" w:author="Trevor Drees" w:date="2025-09-04T16:24:00Z" w16du:dateUtc="2025-09-04T23:24:00Z">
              <w:rPr>
                <w:rFonts w:ascii="Times New Roman" w:hAnsi="Times New Roman" w:cs="Times New Roman"/>
                <w:sz w:val="24"/>
                <w:szCs w:val="24"/>
              </w:rPr>
            </w:rPrChange>
          </w:rPr>
          <w:delText xml:space="preserve"> effect of the</w:delText>
        </w:r>
        <w:r w:rsidR="00B124CD" w:rsidRPr="003E1637" w:rsidDel="00AF098E">
          <w:rPr>
            <w:rFonts w:ascii="Times New Roman" w:hAnsi="Times New Roman" w:cs="Times New Roman"/>
            <w:sz w:val="24"/>
            <w:szCs w:val="24"/>
            <w:highlight w:val="yellow"/>
            <w:rPrChange w:id="530" w:author="Trevor Drees" w:date="2025-09-04T16:24:00Z" w16du:dateUtc="2025-09-04T23:24:00Z">
              <w:rPr>
                <w:rFonts w:ascii="Times New Roman" w:hAnsi="Times New Roman" w:cs="Times New Roman"/>
                <w:sz w:val="24"/>
                <w:szCs w:val="24"/>
              </w:rPr>
            </w:rPrChange>
          </w:rPr>
          <w:delText xml:space="preserve"> distances moved. </w:delText>
        </w:r>
        <w:r w:rsidR="002F2B19" w:rsidRPr="003E1637" w:rsidDel="00AF098E">
          <w:rPr>
            <w:rFonts w:ascii="Times New Roman" w:hAnsi="Times New Roman" w:cs="Times New Roman"/>
            <w:sz w:val="24"/>
            <w:szCs w:val="24"/>
            <w:highlight w:val="yellow"/>
            <w:rPrChange w:id="531" w:author="Trevor Drees" w:date="2025-09-04T16:24:00Z" w16du:dateUtc="2025-09-04T23:24:00Z">
              <w:rPr>
                <w:rFonts w:ascii="Times New Roman" w:hAnsi="Times New Roman" w:cs="Times New Roman"/>
                <w:sz w:val="24"/>
                <w:szCs w:val="24"/>
              </w:rPr>
            </w:rPrChange>
          </w:rPr>
          <w:delText>T</w:delText>
        </w:r>
        <w:r w:rsidR="00B124CD" w:rsidRPr="003E1637" w:rsidDel="00AF098E">
          <w:rPr>
            <w:rFonts w:ascii="Times New Roman" w:hAnsi="Times New Roman" w:cs="Times New Roman"/>
            <w:sz w:val="24"/>
            <w:szCs w:val="24"/>
            <w:highlight w:val="yellow"/>
            <w:rPrChange w:id="532" w:author="Trevor Drees" w:date="2025-09-04T16:24:00Z" w16du:dateUtc="2025-09-04T23:24:00Z">
              <w:rPr>
                <w:rFonts w:ascii="Times New Roman" w:hAnsi="Times New Roman" w:cs="Times New Roman"/>
                <w:sz w:val="24"/>
                <w:szCs w:val="24"/>
              </w:rPr>
            </w:rPrChange>
          </w:rPr>
          <w:delText>his</w:delText>
        </w:r>
        <w:r w:rsidR="002F2B19" w:rsidRPr="003E1637" w:rsidDel="00AF098E">
          <w:rPr>
            <w:rFonts w:ascii="Times New Roman" w:hAnsi="Times New Roman" w:cs="Times New Roman"/>
            <w:sz w:val="24"/>
            <w:szCs w:val="24"/>
            <w:highlight w:val="yellow"/>
            <w:rPrChange w:id="533" w:author="Trevor Drees" w:date="2025-09-04T16:24:00Z" w16du:dateUtc="2025-09-04T23:24:00Z">
              <w:rPr>
                <w:rFonts w:ascii="Times New Roman" w:hAnsi="Times New Roman" w:cs="Times New Roman"/>
                <w:sz w:val="24"/>
                <w:szCs w:val="24"/>
              </w:rPr>
            </w:rPrChange>
          </w:rPr>
          <w:delText>,</w:delText>
        </w:r>
        <w:r w:rsidR="00B124CD" w:rsidRPr="003E1637" w:rsidDel="00AF098E">
          <w:rPr>
            <w:rFonts w:ascii="Times New Roman" w:hAnsi="Times New Roman" w:cs="Times New Roman"/>
            <w:sz w:val="24"/>
            <w:szCs w:val="24"/>
            <w:highlight w:val="yellow"/>
            <w:rPrChange w:id="534" w:author="Trevor Drees" w:date="2025-09-04T16:24:00Z" w16du:dateUtc="2025-09-04T23:24:00Z">
              <w:rPr>
                <w:rFonts w:ascii="Times New Roman" w:hAnsi="Times New Roman" w:cs="Times New Roman"/>
                <w:sz w:val="24"/>
                <w:szCs w:val="24"/>
              </w:rPr>
            </w:rPrChange>
          </w:rPr>
          <w:delText xml:space="preserve"> paired with the fact that wind dispersal distances </w:delText>
        </w:r>
        <w:r w:rsidR="002F2B19" w:rsidRPr="003E1637" w:rsidDel="00AF098E">
          <w:rPr>
            <w:rFonts w:ascii="Times New Roman" w:hAnsi="Times New Roman" w:cs="Times New Roman"/>
            <w:sz w:val="24"/>
            <w:szCs w:val="24"/>
            <w:highlight w:val="yellow"/>
            <w:rPrChange w:id="535" w:author="Trevor Drees" w:date="2025-09-04T16:24:00Z" w16du:dateUtc="2025-09-04T23:24:00Z">
              <w:rPr>
                <w:rFonts w:ascii="Times New Roman" w:hAnsi="Times New Roman" w:cs="Times New Roman"/>
                <w:sz w:val="24"/>
                <w:szCs w:val="24"/>
              </w:rPr>
            </w:rPrChange>
          </w:rPr>
          <w:delText>can be much higher</w:delText>
        </w:r>
        <w:r w:rsidR="00B124CD" w:rsidRPr="003E1637" w:rsidDel="00AF098E">
          <w:rPr>
            <w:rFonts w:ascii="Times New Roman" w:hAnsi="Times New Roman" w:cs="Times New Roman"/>
            <w:sz w:val="24"/>
            <w:szCs w:val="24"/>
            <w:highlight w:val="yellow"/>
            <w:rPrChange w:id="536" w:author="Trevor Drees" w:date="2025-09-04T16:24:00Z" w16du:dateUtc="2025-09-04T23:24:00Z">
              <w:rPr>
                <w:rFonts w:ascii="Times New Roman" w:hAnsi="Times New Roman" w:cs="Times New Roman"/>
                <w:sz w:val="24"/>
                <w:szCs w:val="24"/>
              </w:rPr>
            </w:rPrChange>
          </w:rPr>
          <w:delText xml:space="preserve"> than ant dispersal distances</w:delText>
        </w:r>
        <w:r w:rsidR="002F2B19" w:rsidRPr="003E1637" w:rsidDel="00AF098E">
          <w:rPr>
            <w:rFonts w:ascii="Times New Roman" w:hAnsi="Times New Roman" w:cs="Times New Roman"/>
            <w:sz w:val="24"/>
            <w:szCs w:val="24"/>
            <w:highlight w:val="yellow"/>
            <w:rPrChange w:id="537" w:author="Trevor Drees" w:date="2025-09-04T16:24:00Z" w16du:dateUtc="2025-09-04T23:24:00Z">
              <w:rPr>
                <w:rFonts w:ascii="Times New Roman" w:hAnsi="Times New Roman" w:cs="Times New Roman"/>
                <w:sz w:val="24"/>
                <w:szCs w:val="24"/>
              </w:rPr>
            </w:rPrChange>
          </w:rPr>
          <w:delText>,</w:delText>
        </w:r>
        <w:r w:rsidR="00B124CD" w:rsidRPr="003E1637" w:rsidDel="00AF098E">
          <w:rPr>
            <w:rFonts w:ascii="Times New Roman" w:hAnsi="Times New Roman" w:cs="Times New Roman"/>
            <w:sz w:val="24"/>
            <w:szCs w:val="24"/>
            <w:highlight w:val="yellow"/>
            <w:rPrChange w:id="538" w:author="Trevor Drees" w:date="2025-09-04T16:24:00Z" w16du:dateUtc="2025-09-04T23:24:00Z">
              <w:rPr>
                <w:rFonts w:ascii="Times New Roman" w:hAnsi="Times New Roman" w:cs="Times New Roman"/>
                <w:sz w:val="24"/>
                <w:szCs w:val="24"/>
              </w:rPr>
            </w:rPrChange>
          </w:rPr>
          <w:delText xml:space="preserve"> suggests </w:delText>
        </w:r>
        <w:r w:rsidR="00676453" w:rsidRPr="003E1637" w:rsidDel="00AF098E">
          <w:rPr>
            <w:rFonts w:ascii="Times New Roman" w:hAnsi="Times New Roman" w:cs="Times New Roman"/>
            <w:sz w:val="24"/>
            <w:szCs w:val="24"/>
            <w:highlight w:val="yellow"/>
            <w:rPrChange w:id="539" w:author="Trevor Drees" w:date="2025-09-04T16:24:00Z" w16du:dateUtc="2025-09-04T23:24:00Z">
              <w:rPr>
                <w:rFonts w:ascii="Times New Roman" w:hAnsi="Times New Roman" w:cs="Times New Roman"/>
                <w:sz w:val="24"/>
                <w:szCs w:val="24"/>
              </w:rPr>
            </w:rPrChange>
          </w:rPr>
          <w:delText>that</w:delText>
        </w:r>
        <w:r w:rsidR="00B124CD" w:rsidRPr="003E1637" w:rsidDel="00AF098E">
          <w:rPr>
            <w:rFonts w:ascii="Times New Roman" w:hAnsi="Times New Roman" w:cs="Times New Roman"/>
            <w:sz w:val="24"/>
            <w:szCs w:val="24"/>
            <w:highlight w:val="yellow"/>
            <w:rPrChange w:id="540" w:author="Trevor Drees" w:date="2025-09-04T16:24:00Z" w16du:dateUtc="2025-09-04T23:24:00Z">
              <w:rPr>
                <w:rFonts w:ascii="Times New Roman" w:hAnsi="Times New Roman" w:cs="Times New Roman"/>
                <w:sz w:val="24"/>
                <w:szCs w:val="24"/>
              </w:rPr>
            </w:rPrChange>
          </w:rPr>
          <w:delText xml:space="preserve"> </w:delText>
        </w:r>
        <w:r w:rsidR="00790DF0" w:rsidRPr="003E1637" w:rsidDel="00AF098E">
          <w:rPr>
            <w:rFonts w:ascii="Times New Roman" w:hAnsi="Times New Roman" w:cs="Times New Roman"/>
            <w:sz w:val="24"/>
            <w:szCs w:val="24"/>
            <w:highlight w:val="yellow"/>
            <w:rPrChange w:id="541" w:author="Trevor Drees" w:date="2025-09-04T16:24:00Z" w16du:dateUtc="2025-09-04T23:24:00Z">
              <w:rPr>
                <w:rFonts w:ascii="Times New Roman" w:hAnsi="Times New Roman" w:cs="Times New Roman"/>
                <w:sz w:val="24"/>
                <w:szCs w:val="24"/>
              </w:rPr>
            </w:rPrChange>
          </w:rPr>
          <w:delText xml:space="preserve">for </w:delText>
        </w:r>
        <w:r w:rsidR="00790DF0" w:rsidRPr="003E1637" w:rsidDel="00AF098E">
          <w:rPr>
            <w:rFonts w:ascii="Times New Roman" w:hAnsi="Times New Roman" w:cs="Times New Roman"/>
            <w:i/>
            <w:iCs/>
            <w:sz w:val="24"/>
            <w:szCs w:val="24"/>
            <w:highlight w:val="yellow"/>
            <w:rPrChange w:id="542" w:author="Trevor Drees" w:date="2025-09-04T16:24:00Z" w16du:dateUtc="2025-09-04T23:24:00Z">
              <w:rPr>
                <w:rFonts w:ascii="Times New Roman" w:hAnsi="Times New Roman" w:cs="Times New Roman"/>
                <w:i/>
                <w:iCs/>
                <w:sz w:val="24"/>
                <w:szCs w:val="24"/>
              </w:rPr>
            </w:rPrChange>
          </w:rPr>
          <w:delText>C. nutans</w:delText>
        </w:r>
        <w:r w:rsidR="00676453" w:rsidRPr="003E1637" w:rsidDel="00AF098E">
          <w:rPr>
            <w:rFonts w:ascii="Times New Roman" w:hAnsi="Times New Roman" w:cs="Times New Roman"/>
            <w:sz w:val="24"/>
            <w:szCs w:val="24"/>
            <w:highlight w:val="yellow"/>
            <w:rPrChange w:id="543" w:author="Trevor Drees" w:date="2025-09-04T16:24:00Z" w16du:dateUtc="2025-09-04T23:24:00Z">
              <w:rPr>
                <w:rFonts w:ascii="Times New Roman" w:hAnsi="Times New Roman" w:cs="Times New Roman"/>
                <w:sz w:val="24"/>
                <w:szCs w:val="24"/>
              </w:rPr>
            </w:rPrChange>
          </w:rPr>
          <w:delText>, wind dispersal</w:delText>
        </w:r>
        <w:r w:rsidR="00177840" w:rsidRPr="003E1637" w:rsidDel="00AF098E">
          <w:rPr>
            <w:rFonts w:ascii="Times New Roman" w:hAnsi="Times New Roman" w:cs="Times New Roman"/>
            <w:sz w:val="24"/>
            <w:szCs w:val="24"/>
            <w:highlight w:val="yellow"/>
            <w:rPrChange w:id="544" w:author="Trevor Drees" w:date="2025-09-04T16:24:00Z" w16du:dateUtc="2025-09-04T23:24:00Z">
              <w:rPr>
                <w:rFonts w:ascii="Times New Roman" w:hAnsi="Times New Roman" w:cs="Times New Roman"/>
                <w:sz w:val="24"/>
                <w:szCs w:val="24"/>
              </w:rPr>
            </w:rPrChange>
          </w:rPr>
          <w:delText xml:space="preserve"> really</w:delText>
        </w:r>
        <w:r w:rsidR="00676453" w:rsidRPr="003E1637" w:rsidDel="00AF098E">
          <w:rPr>
            <w:rFonts w:ascii="Times New Roman" w:hAnsi="Times New Roman" w:cs="Times New Roman"/>
            <w:sz w:val="24"/>
            <w:szCs w:val="24"/>
            <w:highlight w:val="yellow"/>
            <w:rPrChange w:id="545" w:author="Trevor Drees" w:date="2025-09-04T16:24:00Z" w16du:dateUtc="2025-09-04T23:24:00Z">
              <w:rPr>
                <w:rFonts w:ascii="Times New Roman" w:hAnsi="Times New Roman" w:cs="Times New Roman"/>
                <w:sz w:val="24"/>
                <w:szCs w:val="24"/>
              </w:rPr>
            </w:rPrChange>
          </w:rPr>
          <w:delText xml:space="preserve"> </w:delText>
        </w:r>
        <w:r w:rsidR="00790DF0" w:rsidRPr="003E1637" w:rsidDel="00AF098E">
          <w:rPr>
            <w:rFonts w:ascii="Times New Roman" w:hAnsi="Times New Roman" w:cs="Times New Roman"/>
            <w:sz w:val="24"/>
            <w:szCs w:val="24"/>
            <w:highlight w:val="yellow"/>
            <w:rPrChange w:id="546" w:author="Trevor Drees" w:date="2025-09-04T16:24:00Z" w16du:dateUtc="2025-09-04T23:24:00Z">
              <w:rPr>
                <w:rFonts w:ascii="Times New Roman" w:hAnsi="Times New Roman" w:cs="Times New Roman"/>
                <w:sz w:val="24"/>
                <w:szCs w:val="24"/>
              </w:rPr>
            </w:rPrChange>
          </w:rPr>
          <w:delText>is much more important than</w:delText>
        </w:r>
        <w:r w:rsidR="00676453" w:rsidRPr="003E1637" w:rsidDel="00AF098E">
          <w:rPr>
            <w:rFonts w:ascii="Times New Roman" w:hAnsi="Times New Roman" w:cs="Times New Roman"/>
            <w:sz w:val="24"/>
            <w:szCs w:val="24"/>
            <w:highlight w:val="yellow"/>
            <w:rPrChange w:id="547" w:author="Trevor Drees" w:date="2025-09-04T16:24:00Z" w16du:dateUtc="2025-09-04T23:24:00Z">
              <w:rPr>
                <w:rFonts w:ascii="Times New Roman" w:hAnsi="Times New Roman" w:cs="Times New Roman"/>
                <w:sz w:val="24"/>
                <w:szCs w:val="24"/>
              </w:rPr>
            </w:rPrChange>
          </w:rPr>
          <w:delText xml:space="preserve"> ant-driven dispersal.</w:delText>
        </w:r>
        <w:r w:rsidR="00676453" w:rsidRPr="00676453" w:rsidDel="00AF098E">
          <w:rPr>
            <w:rFonts w:ascii="Times New Roman" w:hAnsi="Times New Roman" w:cs="Times New Roman"/>
            <w:sz w:val="24"/>
            <w:szCs w:val="24"/>
          </w:rPr>
          <w:delText xml:space="preserve"> </w:delText>
        </w:r>
      </w:del>
      <w:moveFromRangeStart w:id="548" w:author="Trevor Drees" w:date="2025-09-04T16:23:00Z" w:name="move207895437"/>
      <w:moveFrom w:id="549" w:author="Trevor Drees" w:date="2025-09-04T16:23:00Z" w16du:dateUtc="2025-09-04T23:23:00Z">
        <w:del w:id="550" w:author="Trevor Drees" w:date="2025-09-04T18:47:00Z" w16du:dateUtc="2025-09-05T01:47:00Z">
          <w:r w:rsidR="009D7CFE" w:rsidDel="00AF098E">
            <w:rPr>
              <w:rFonts w:ascii="Times New Roman" w:hAnsi="Times New Roman" w:cs="Times New Roman"/>
              <w:sz w:val="24"/>
              <w:szCs w:val="24"/>
            </w:rPr>
            <w:delText>While the latter likely plays a role in infilling, the former does the same while</w:delText>
          </w:r>
          <w:r w:rsidR="00790DF0" w:rsidDel="00AF098E">
            <w:rPr>
              <w:rFonts w:ascii="Times New Roman" w:hAnsi="Times New Roman" w:cs="Times New Roman"/>
              <w:sz w:val="24"/>
              <w:szCs w:val="24"/>
            </w:rPr>
            <w:delText xml:space="preserve"> also</w:delText>
          </w:r>
          <w:r w:rsidR="009D7CFE" w:rsidDel="00AF098E">
            <w:rPr>
              <w:rFonts w:ascii="Times New Roman" w:hAnsi="Times New Roman" w:cs="Times New Roman"/>
              <w:sz w:val="24"/>
              <w:szCs w:val="24"/>
            </w:rPr>
            <w:delText xml:space="preserve"> being the main driver for expansion of the population’s boundaries</w:delText>
          </w:r>
          <w:r w:rsidR="00B124CD" w:rsidDel="00AF098E">
            <w:rPr>
              <w:rFonts w:ascii="Times New Roman" w:hAnsi="Times New Roman" w:cs="Times New Roman"/>
              <w:sz w:val="24"/>
              <w:szCs w:val="24"/>
            </w:rPr>
            <w:delText>.</w:delText>
          </w:r>
        </w:del>
      </w:moveFrom>
      <w:moveFromRangeEnd w:id="548"/>
    </w:p>
    <w:p w14:paraId="27F8C9D1" w14:textId="7EE19CA3" w:rsidR="00F01244" w:rsidDel="007B503E" w:rsidRDefault="00F01244" w:rsidP="00D92BD0">
      <w:pPr>
        <w:spacing w:after="0" w:line="480" w:lineRule="auto"/>
        <w:ind w:firstLine="284"/>
        <w:rPr>
          <w:del w:id="551" w:author="Trevor Drees" w:date="2025-09-04T15:18:00Z" w16du:dateUtc="2025-09-04T22:18:00Z"/>
          <w:rFonts w:ascii="Times New Roman" w:hAnsi="Times New Roman" w:cs="Times New Roman"/>
          <w:sz w:val="24"/>
          <w:szCs w:val="24"/>
        </w:rPr>
        <w:pPrChange w:id="552" w:author="Trevor Drees" w:date="2025-09-07T21:22:00Z" w16du:dateUtc="2025-09-08T04:22:00Z">
          <w:pPr>
            <w:spacing w:after="0" w:line="480" w:lineRule="auto"/>
            <w:ind w:firstLine="284"/>
          </w:pPr>
        </w:pPrChange>
      </w:pPr>
      <w:del w:id="553" w:author="Trevor Drees" w:date="2025-09-04T15:18:00Z" w16du:dateUtc="2025-09-04T22:18:00Z">
        <w:r w:rsidRPr="00F01244" w:rsidDel="007B503E">
          <w:rPr>
            <w:rFonts w:ascii="Times New Roman" w:hAnsi="Times New Roman" w:cs="Times New Roman"/>
            <w:sz w:val="24"/>
            <w:szCs w:val="24"/>
          </w:rPr>
          <w:delText xml:space="preserve">Our </w:delText>
        </w:r>
        <w:r w:rsidR="00926060" w:rsidDel="007B503E">
          <w:rPr>
            <w:rFonts w:ascii="Times New Roman" w:hAnsi="Times New Roman" w:cs="Times New Roman"/>
            <w:sz w:val="24"/>
            <w:szCs w:val="24"/>
          </w:rPr>
          <w:delText>results</w:delText>
        </w:r>
        <w:r w:rsidRPr="00F01244" w:rsidDel="007B503E">
          <w:rPr>
            <w:rFonts w:ascii="Times New Roman" w:hAnsi="Times New Roman" w:cs="Times New Roman"/>
            <w:sz w:val="24"/>
            <w:szCs w:val="24"/>
          </w:rPr>
          <w:delText xml:space="preserve"> also highlight</w:delText>
        </w:r>
        <w:r w:rsidR="00AF157C" w:rsidDel="007B503E">
          <w:rPr>
            <w:rFonts w:ascii="Times New Roman" w:hAnsi="Times New Roman" w:cs="Times New Roman"/>
            <w:sz w:val="24"/>
            <w:szCs w:val="24"/>
          </w:rPr>
          <w:delText>ed</w:delText>
        </w:r>
        <w:r w:rsidRPr="00F01244" w:rsidDel="007B503E">
          <w:rPr>
            <w:rFonts w:ascii="Times New Roman" w:hAnsi="Times New Roman" w:cs="Times New Roman"/>
            <w:sz w:val="24"/>
            <w:szCs w:val="24"/>
          </w:rPr>
          <w:delText xml:space="preserve"> which aspects of dispersal </w:delText>
        </w:r>
        <w:r w:rsidR="00444648" w:rsidDel="007B503E">
          <w:rPr>
            <w:rFonts w:ascii="Times New Roman" w:hAnsi="Times New Roman" w:cs="Times New Roman"/>
            <w:sz w:val="24"/>
            <w:szCs w:val="24"/>
          </w:rPr>
          <w:delText>require</w:delText>
        </w:r>
        <w:r w:rsidRPr="00F01244" w:rsidDel="007B503E">
          <w:rPr>
            <w:rFonts w:ascii="Times New Roman" w:hAnsi="Times New Roman" w:cs="Times New Roman"/>
            <w:sz w:val="24"/>
            <w:szCs w:val="24"/>
          </w:rPr>
          <w:delText xml:space="preserve"> accurate parameter estimates and which ones do not necessarily need </w:delText>
        </w:r>
        <w:r w:rsidR="00852643" w:rsidDel="007B503E">
          <w:rPr>
            <w:rFonts w:ascii="Times New Roman" w:hAnsi="Times New Roman" w:cs="Times New Roman"/>
            <w:sz w:val="24"/>
            <w:szCs w:val="24"/>
          </w:rPr>
          <w:delText>to be quantified thoroughly</w:delText>
        </w:r>
        <w:r w:rsidRPr="00F01244" w:rsidDel="007B503E">
          <w:rPr>
            <w:rFonts w:ascii="Times New Roman" w:hAnsi="Times New Roman" w:cs="Times New Roman"/>
            <w:sz w:val="24"/>
            <w:szCs w:val="24"/>
          </w:rPr>
          <w:delText xml:space="preserve">. For </w:delText>
        </w:r>
        <w:r w:rsidRPr="00F01244" w:rsidDel="007B503E">
          <w:rPr>
            <w:rFonts w:ascii="Times New Roman" w:hAnsi="Times New Roman" w:cs="Times New Roman"/>
            <w:i/>
            <w:iCs/>
            <w:sz w:val="24"/>
            <w:szCs w:val="24"/>
          </w:rPr>
          <w:delText>C. nutans</w:delText>
        </w:r>
        <w:r w:rsidRPr="00F01244" w:rsidDel="007B503E">
          <w:rPr>
            <w:rFonts w:ascii="Times New Roman" w:hAnsi="Times New Roman" w:cs="Times New Roman"/>
            <w:sz w:val="24"/>
            <w:szCs w:val="24"/>
          </w:rPr>
          <w:delText xml:space="preserve"> specifically, our sensitivity analyses indicate</w:delText>
        </w:r>
        <w:r w:rsidR="00A4558C" w:rsidDel="007B503E">
          <w:rPr>
            <w:rFonts w:ascii="Times New Roman" w:hAnsi="Times New Roman" w:cs="Times New Roman"/>
            <w:sz w:val="24"/>
            <w:szCs w:val="24"/>
          </w:rPr>
          <w:delText>d</w:delText>
        </w:r>
        <w:r w:rsidRPr="00F01244" w:rsidDel="007B503E">
          <w:rPr>
            <w:rFonts w:ascii="Times New Roman" w:hAnsi="Times New Roman" w:cs="Times New Roman"/>
            <w:sz w:val="24"/>
            <w:szCs w:val="24"/>
          </w:rPr>
          <w:delText xml:space="preserve"> that probabilit</w:delText>
        </w:r>
        <w:r w:rsidR="001A1961" w:rsidDel="007B503E">
          <w:rPr>
            <w:rFonts w:ascii="Times New Roman" w:hAnsi="Times New Roman" w:cs="Times New Roman"/>
            <w:sz w:val="24"/>
            <w:szCs w:val="24"/>
          </w:rPr>
          <w:delText>ies</w:delText>
        </w:r>
        <w:r w:rsidRPr="00F01244" w:rsidDel="007B503E">
          <w:rPr>
            <w:rFonts w:ascii="Times New Roman" w:hAnsi="Times New Roman" w:cs="Times New Roman"/>
            <w:sz w:val="24"/>
            <w:szCs w:val="24"/>
          </w:rPr>
          <w:delText xml:space="preserve"> of seed removal, predation, and seed release from </w:delText>
        </w:r>
        <w:r w:rsidR="00C517C3" w:rsidDel="007B503E">
          <w:rPr>
            <w:rFonts w:ascii="Times New Roman" w:hAnsi="Times New Roman" w:cs="Times New Roman"/>
            <w:sz w:val="24"/>
            <w:szCs w:val="24"/>
          </w:rPr>
          <w:delText>flower heads</w:delText>
        </w:r>
        <w:r w:rsidRPr="00F01244" w:rsidDel="007B503E">
          <w:rPr>
            <w:rFonts w:ascii="Times New Roman" w:hAnsi="Times New Roman" w:cs="Times New Roman"/>
            <w:sz w:val="24"/>
            <w:szCs w:val="24"/>
          </w:rPr>
          <w:delText xml:space="preserve"> </w:delText>
        </w:r>
        <w:r w:rsidR="00A4558C" w:rsidDel="007B503E">
          <w:rPr>
            <w:rFonts w:ascii="Times New Roman" w:hAnsi="Times New Roman" w:cs="Times New Roman"/>
            <w:sz w:val="24"/>
            <w:szCs w:val="24"/>
          </w:rPr>
          <w:delText>were</w:delText>
        </w:r>
        <w:r w:rsidR="00A4558C" w:rsidRPr="00F01244" w:rsidDel="007B503E">
          <w:rPr>
            <w:rFonts w:ascii="Times New Roman" w:hAnsi="Times New Roman" w:cs="Times New Roman"/>
            <w:sz w:val="24"/>
            <w:szCs w:val="24"/>
          </w:rPr>
          <w:delText xml:space="preserve"> </w:delText>
        </w:r>
        <w:r w:rsidRPr="00F01244" w:rsidDel="007B503E">
          <w:rPr>
            <w:rFonts w:ascii="Times New Roman" w:hAnsi="Times New Roman" w:cs="Times New Roman"/>
            <w:sz w:val="24"/>
            <w:szCs w:val="24"/>
          </w:rPr>
          <w:delText xml:space="preserve">important contributors to </w:delText>
        </w:r>
        <w:r w:rsidR="001A1961" w:rsidDel="007B503E">
          <w:rPr>
            <w:rFonts w:ascii="Times New Roman" w:hAnsi="Times New Roman" w:cs="Times New Roman"/>
            <w:sz w:val="24"/>
            <w:szCs w:val="24"/>
          </w:rPr>
          <w:delText>population spread</w:delText>
        </w:r>
        <w:r w:rsidRPr="00F01244" w:rsidDel="007B503E">
          <w:rPr>
            <w:rFonts w:ascii="Times New Roman" w:hAnsi="Times New Roman" w:cs="Times New Roman"/>
            <w:sz w:val="24"/>
            <w:szCs w:val="24"/>
          </w:rPr>
          <w:delText xml:space="preserve">, as </w:delText>
        </w:r>
        <w:r w:rsidR="00A4558C" w:rsidDel="007B503E">
          <w:rPr>
            <w:rFonts w:ascii="Times New Roman" w:hAnsi="Times New Roman" w:cs="Times New Roman"/>
            <w:sz w:val="24"/>
            <w:szCs w:val="24"/>
          </w:rPr>
          <w:delText>were</w:delText>
        </w:r>
        <w:r w:rsidR="00A4558C" w:rsidRPr="00F01244" w:rsidDel="007B503E">
          <w:rPr>
            <w:rFonts w:ascii="Times New Roman" w:hAnsi="Times New Roman" w:cs="Times New Roman"/>
            <w:sz w:val="24"/>
            <w:szCs w:val="24"/>
          </w:rPr>
          <w:delText xml:space="preserve"> </w:delText>
        </w:r>
        <w:r w:rsidRPr="00F01244" w:rsidDel="007B503E">
          <w:rPr>
            <w:rFonts w:ascii="Times New Roman" w:hAnsi="Times New Roman" w:cs="Times New Roman"/>
            <w:sz w:val="24"/>
            <w:szCs w:val="24"/>
          </w:rPr>
          <w:delText>determinants of wind dispersal such</w:delText>
        </w:r>
        <w:r w:rsidR="001A1961" w:rsidDel="007B503E">
          <w:rPr>
            <w:rFonts w:ascii="Times New Roman" w:hAnsi="Times New Roman" w:cs="Times New Roman"/>
            <w:sz w:val="24"/>
            <w:szCs w:val="24"/>
          </w:rPr>
          <w:delText xml:space="preserve"> as</w:delText>
        </w:r>
        <w:r w:rsidRPr="00F01244" w:rsidDel="007B503E">
          <w:rPr>
            <w:rFonts w:ascii="Times New Roman" w:hAnsi="Times New Roman" w:cs="Times New Roman"/>
            <w:sz w:val="24"/>
            <w:szCs w:val="24"/>
          </w:rPr>
          <w:delText xml:space="preserve"> flower head height, terminal velocity, and wind speed; </w:delText>
        </w:r>
        <w:r w:rsidR="001A1961" w:rsidDel="007B503E">
          <w:rPr>
            <w:rFonts w:ascii="Times New Roman" w:hAnsi="Times New Roman" w:cs="Times New Roman"/>
            <w:sz w:val="24"/>
            <w:szCs w:val="24"/>
          </w:rPr>
          <w:delText>thus</w:delText>
        </w:r>
        <w:r w:rsidRPr="00F01244" w:rsidDel="007B503E">
          <w:rPr>
            <w:rFonts w:ascii="Times New Roman" w:hAnsi="Times New Roman" w:cs="Times New Roman"/>
            <w:sz w:val="24"/>
            <w:szCs w:val="24"/>
          </w:rPr>
          <w:delText xml:space="preserve">, efforts should be spent to </w:delText>
        </w:r>
        <w:r w:rsidR="001A1961" w:rsidDel="007B503E">
          <w:rPr>
            <w:rFonts w:ascii="Times New Roman" w:hAnsi="Times New Roman" w:cs="Times New Roman"/>
            <w:sz w:val="24"/>
            <w:szCs w:val="24"/>
          </w:rPr>
          <w:delText>accurately estimate these parameters</w:delText>
        </w:r>
        <w:r w:rsidRPr="00F01244" w:rsidDel="007B503E">
          <w:rPr>
            <w:rFonts w:ascii="Times New Roman" w:hAnsi="Times New Roman" w:cs="Times New Roman"/>
            <w:sz w:val="24"/>
            <w:szCs w:val="24"/>
          </w:rPr>
          <w:delText xml:space="preserve">. Other factors such as </w:delText>
        </w:r>
        <w:r w:rsidR="001A1961" w:rsidDel="007B503E">
          <w:rPr>
            <w:rFonts w:ascii="Times New Roman" w:hAnsi="Times New Roman" w:cs="Times New Roman"/>
            <w:sz w:val="24"/>
            <w:szCs w:val="24"/>
          </w:rPr>
          <w:delText>surrounding vegetation height</w:delText>
        </w:r>
        <w:r w:rsidRPr="00F01244" w:rsidDel="007B503E">
          <w:rPr>
            <w:rFonts w:ascii="Times New Roman" w:hAnsi="Times New Roman" w:cs="Times New Roman"/>
            <w:sz w:val="24"/>
            <w:szCs w:val="24"/>
          </w:rPr>
          <w:delText xml:space="preserve">, or </w:delText>
        </w:r>
        <w:r w:rsidR="001A1961" w:rsidDel="007B503E">
          <w:rPr>
            <w:rFonts w:ascii="Times New Roman" w:hAnsi="Times New Roman" w:cs="Times New Roman"/>
            <w:sz w:val="24"/>
            <w:szCs w:val="24"/>
          </w:rPr>
          <w:delText>certain</w:delText>
        </w:r>
        <w:r w:rsidRPr="00F01244" w:rsidDel="007B503E">
          <w:rPr>
            <w:rFonts w:ascii="Times New Roman" w:hAnsi="Times New Roman" w:cs="Times New Roman"/>
            <w:sz w:val="24"/>
            <w:szCs w:val="24"/>
          </w:rPr>
          <w:delText xml:space="preserve"> ant-related dispersal parameters such as maximum search distance from an ant nest or ant nest density, </w:delText>
        </w:r>
        <w:r w:rsidR="00B124CD" w:rsidDel="007B503E">
          <w:rPr>
            <w:rFonts w:ascii="Times New Roman" w:hAnsi="Times New Roman" w:cs="Times New Roman"/>
            <w:sz w:val="24"/>
            <w:szCs w:val="24"/>
          </w:rPr>
          <w:delText xml:space="preserve">individually </w:delText>
        </w:r>
        <w:r w:rsidRPr="00F01244" w:rsidDel="007B503E">
          <w:rPr>
            <w:rFonts w:ascii="Times New Roman" w:hAnsi="Times New Roman" w:cs="Times New Roman"/>
            <w:sz w:val="24"/>
            <w:szCs w:val="24"/>
          </w:rPr>
          <w:delText>contribute</w:delText>
        </w:r>
        <w:r w:rsidR="00A4558C" w:rsidDel="007B503E">
          <w:rPr>
            <w:rFonts w:ascii="Times New Roman" w:hAnsi="Times New Roman" w:cs="Times New Roman"/>
            <w:sz w:val="24"/>
            <w:szCs w:val="24"/>
          </w:rPr>
          <w:delText>d</w:delText>
        </w:r>
        <w:r w:rsidRPr="00F01244" w:rsidDel="007B503E">
          <w:rPr>
            <w:rFonts w:ascii="Times New Roman" w:hAnsi="Times New Roman" w:cs="Times New Roman"/>
            <w:sz w:val="24"/>
            <w:szCs w:val="24"/>
          </w:rPr>
          <w:delText xml:space="preserve"> little to spread</w:delText>
        </w:r>
        <w:r w:rsidR="001A1961" w:rsidDel="007B503E">
          <w:rPr>
            <w:rFonts w:ascii="Times New Roman" w:hAnsi="Times New Roman" w:cs="Times New Roman"/>
            <w:sz w:val="24"/>
            <w:szCs w:val="24"/>
          </w:rPr>
          <w:delText xml:space="preserve"> and need </w:delText>
        </w:r>
        <w:r w:rsidR="00A4558C" w:rsidDel="007B503E">
          <w:rPr>
            <w:rFonts w:ascii="Times New Roman" w:hAnsi="Times New Roman" w:cs="Times New Roman"/>
            <w:sz w:val="24"/>
            <w:szCs w:val="24"/>
          </w:rPr>
          <w:delText>not be a</w:delText>
        </w:r>
        <w:r w:rsidR="00852643" w:rsidDel="007B503E">
          <w:rPr>
            <w:rFonts w:ascii="Times New Roman" w:hAnsi="Times New Roman" w:cs="Times New Roman"/>
            <w:sz w:val="24"/>
            <w:szCs w:val="24"/>
          </w:rPr>
          <w:delText xml:space="preserve"> top priority for future field work. </w:delText>
        </w:r>
        <w:r w:rsidRPr="00F01244" w:rsidDel="007B503E">
          <w:rPr>
            <w:rFonts w:ascii="Times New Roman" w:hAnsi="Times New Roman" w:cs="Times New Roman"/>
            <w:sz w:val="24"/>
            <w:szCs w:val="24"/>
          </w:rPr>
          <w:delText xml:space="preserve">This rationale is applicable to systems beyond </w:delText>
        </w:r>
        <w:r w:rsidRPr="00F01244" w:rsidDel="007B503E">
          <w:rPr>
            <w:rFonts w:ascii="Times New Roman" w:hAnsi="Times New Roman" w:cs="Times New Roman"/>
            <w:i/>
            <w:iCs/>
            <w:sz w:val="24"/>
            <w:szCs w:val="24"/>
          </w:rPr>
          <w:delText>C. nutans</w:delText>
        </w:r>
        <w:r w:rsidRPr="00F01244" w:rsidDel="007B503E">
          <w:rPr>
            <w:rFonts w:ascii="Times New Roman" w:hAnsi="Times New Roman" w:cs="Times New Roman"/>
            <w:sz w:val="24"/>
            <w:szCs w:val="24"/>
          </w:rPr>
          <w:delText xml:space="preserve">. </w:delText>
        </w:r>
      </w:del>
      <w:moveFromRangeStart w:id="554" w:author="Trevor Drees" w:date="2025-09-04T15:13:00Z" w:name="move207891242"/>
      <w:moveFrom w:id="555" w:author="Trevor Drees" w:date="2025-09-04T15:13:00Z" w16du:dateUtc="2025-09-04T22:13:00Z">
        <w:del w:id="556" w:author="Trevor Drees" w:date="2025-09-04T15:18:00Z" w16du:dateUtc="2025-09-04T22:18:00Z">
          <w:r w:rsidRPr="00F01244" w:rsidDel="007B503E">
            <w:rPr>
              <w:rFonts w:ascii="Times New Roman" w:hAnsi="Times New Roman" w:cs="Times New Roman"/>
              <w:sz w:val="24"/>
              <w:szCs w:val="24"/>
            </w:rPr>
            <w:delText>We demonstrate that population spread can be modeled without knowing the exact values of all relevant parameters, and with</w:delText>
          </w:r>
          <w:r w:rsidRPr="00F01244" w:rsidDel="007B503E">
            <w:delText xml:space="preserve"> </w:delText>
          </w:r>
          <w:r w:rsidRPr="00F01244" w:rsidDel="007B503E">
            <w:rPr>
              <w:rFonts w:ascii="Times New Roman" w:hAnsi="Times New Roman" w:cs="Times New Roman"/>
              <w:sz w:val="24"/>
              <w:szCs w:val="24"/>
            </w:rPr>
            <w:delText>sensitivity analyses, it is possible to identify which of those parameters matter most</w:delText>
          </w:r>
          <w:r w:rsidR="00BE325D" w:rsidDel="007B503E">
            <w:rPr>
              <w:rFonts w:ascii="Times New Roman" w:hAnsi="Times New Roman" w:cs="Times New Roman"/>
              <w:sz w:val="24"/>
              <w:szCs w:val="24"/>
            </w:rPr>
            <w:delText xml:space="preserve"> in </w:delText>
          </w:r>
          <w:r w:rsidR="00957A64" w:rsidDel="007B503E">
            <w:rPr>
              <w:rFonts w:ascii="Times New Roman" w:hAnsi="Times New Roman" w:cs="Times New Roman"/>
              <w:sz w:val="24"/>
              <w:szCs w:val="24"/>
            </w:rPr>
            <w:delText>projecting</w:delText>
          </w:r>
          <w:r w:rsidR="00BE325D" w:rsidDel="007B503E">
            <w:rPr>
              <w:rFonts w:ascii="Times New Roman" w:hAnsi="Times New Roman" w:cs="Times New Roman"/>
              <w:sz w:val="24"/>
              <w:szCs w:val="24"/>
            </w:rPr>
            <w:delText xml:space="preserve"> outcomes</w:delText>
          </w:r>
          <w:r w:rsidRPr="00F01244" w:rsidDel="007B503E">
            <w:rPr>
              <w:rFonts w:ascii="Times New Roman" w:hAnsi="Times New Roman" w:cs="Times New Roman"/>
              <w:sz w:val="24"/>
              <w:szCs w:val="24"/>
            </w:rPr>
            <w:delText xml:space="preserve">. When resources </w:delText>
          </w:r>
          <w:r w:rsidR="00BE325D" w:rsidDel="007B503E">
            <w:rPr>
              <w:rFonts w:ascii="Times New Roman" w:hAnsi="Times New Roman" w:cs="Times New Roman"/>
              <w:sz w:val="24"/>
              <w:szCs w:val="24"/>
            </w:rPr>
            <w:delText xml:space="preserve">such as </w:delText>
          </w:r>
          <w:r w:rsidRPr="00F01244" w:rsidDel="007B503E">
            <w:rPr>
              <w:rFonts w:ascii="Times New Roman" w:hAnsi="Times New Roman" w:cs="Times New Roman"/>
              <w:sz w:val="24"/>
              <w:szCs w:val="24"/>
            </w:rPr>
            <w:delText>time, money,</w:delText>
          </w:r>
          <w:r w:rsidR="00BE325D" w:rsidDel="007B503E">
            <w:rPr>
              <w:rFonts w:ascii="Times New Roman" w:hAnsi="Times New Roman" w:cs="Times New Roman"/>
              <w:sz w:val="24"/>
              <w:szCs w:val="24"/>
            </w:rPr>
            <w:delText xml:space="preserve"> and</w:delText>
          </w:r>
          <w:r w:rsidRPr="00F01244" w:rsidDel="007B503E">
            <w:rPr>
              <w:rFonts w:ascii="Times New Roman" w:hAnsi="Times New Roman" w:cs="Times New Roman"/>
              <w:sz w:val="24"/>
              <w:szCs w:val="24"/>
            </w:rPr>
            <w:delText xml:space="preserve"> labor</w:delText>
          </w:r>
          <w:r w:rsidR="003A11D4" w:rsidDel="007B503E">
            <w:rPr>
              <w:rFonts w:ascii="Times New Roman" w:hAnsi="Times New Roman" w:cs="Times New Roman"/>
              <w:sz w:val="24"/>
              <w:szCs w:val="24"/>
            </w:rPr>
            <w:delText xml:space="preserve"> are limited</w:delText>
          </w:r>
          <w:r w:rsidRPr="00F01244" w:rsidDel="007B503E">
            <w:rPr>
              <w:rFonts w:ascii="Times New Roman" w:hAnsi="Times New Roman" w:cs="Times New Roman"/>
              <w:sz w:val="24"/>
              <w:szCs w:val="24"/>
            </w:rPr>
            <w:delText xml:space="preserve">, </w:delText>
          </w:r>
          <w:r w:rsidR="009150E2" w:rsidDel="007B503E">
            <w:rPr>
              <w:rFonts w:ascii="Times New Roman" w:hAnsi="Times New Roman" w:cs="Times New Roman"/>
              <w:sz w:val="24"/>
              <w:szCs w:val="24"/>
            </w:rPr>
            <w:delText>they</w:delText>
          </w:r>
          <w:r w:rsidRPr="00F01244" w:rsidDel="007B503E">
            <w:rPr>
              <w:rFonts w:ascii="Times New Roman" w:hAnsi="Times New Roman" w:cs="Times New Roman"/>
              <w:sz w:val="24"/>
              <w:szCs w:val="24"/>
            </w:rPr>
            <w:delText xml:space="preserve"> can be </w:delText>
          </w:r>
          <w:r w:rsidR="003A11D4" w:rsidDel="007B503E">
            <w:rPr>
              <w:rFonts w:ascii="Times New Roman" w:hAnsi="Times New Roman" w:cs="Times New Roman"/>
              <w:sz w:val="24"/>
              <w:szCs w:val="24"/>
            </w:rPr>
            <w:delText xml:space="preserve">most usefully </w:delText>
          </w:r>
          <w:r w:rsidRPr="00F01244" w:rsidDel="007B503E">
            <w:rPr>
              <w:rFonts w:ascii="Times New Roman" w:hAnsi="Times New Roman" w:cs="Times New Roman"/>
              <w:sz w:val="24"/>
              <w:szCs w:val="24"/>
            </w:rPr>
            <w:delText xml:space="preserve">focused on </w:delText>
          </w:r>
          <w:r w:rsidR="009150E2" w:rsidDel="007B503E">
            <w:rPr>
              <w:rFonts w:ascii="Times New Roman" w:hAnsi="Times New Roman" w:cs="Times New Roman"/>
              <w:sz w:val="24"/>
              <w:szCs w:val="24"/>
            </w:rPr>
            <w:delText>resolving</w:delText>
          </w:r>
          <w:r w:rsidR="009150E2" w:rsidRPr="00F01244" w:rsidDel="007B503E">
            <w:rPr>
              <w:rFonts w:ascii="Times New Roman" w:hAnsi="Times New Roman" w:cs="Times New Roman"/>
              <w:sz w:val="24"/>
              <w:szCs w:val="24"/>
            </w:rPr>
            <w:delText xml:space="preserve"> </w:delText>
          </w:r>
          <w:r w:rsidR="009150E2" w:rsidDel="007B503E">
            <w:rPr>
              <w:rFonts w:ascii="Times New Roman" w:hAnsi="Times New Roman" w:cs="Times New Roman"/>
              <w:sz w:val="24"/>
              <w:szCs w:val="24"/>
            </w:rPr>
            <w:delText>highly uncertain</w:delText>
          </w:r>
          <w:r w:rsidRPr="00F01244" w:rsidDel="007B503E">
            <w:rPr>
              <w:rFonts w:ascii="Times New Roman" w:hAnsi="Times New Roman" w:cs="Times New Roman"/>
              <w:sz w:val="24"/>
              <w:szCs w:val="24"/>
            </w:rPr>
            <w:delText xml:space="preserve"> parameters without </w:delText>
          </w:r>
          <w:r w:rsidR="001D3337" w:rsidDel="007B503E">
            <w:rPr>
              <w:rFonts w:ascii="Times New Roman" w:hAnsi="Times New Roman" w:cs="Times New Roman"/>
              <w:sz w:val="24"/>
              <w:szCs w:val="24"/>
            </w:rPr>
            <w:delText>needless spending</w:delText>
          </w:r>
          <w:r w:rsidRPr="00F01244" w:rsidDel="007B503E">
            <w:rPr>
              <w:rFonts w:ascii="Times New Roman" w:hAnsi="Times New Roman" w:cs="Times New Roman"/>
              <w:sz w:val="24"/>
              <w:szCs w:val="24"/>
            </w:rPr>
            <w:delText xml:space="preserve"> elsewhere</w:delText>
          </w:r>
          <w:r w:rsidR="00BE325D" w:rsidDel="007B503E">
            <w:rPr>
              <w:rFonts w:ascii="Times New Roman" w:hAnsi="Times New Roman" w:cs="Times New Roman"/>
              <w:sz w:val="24"/>
              <w:szCs w:val="24"/>
            </w:rPr>
            <w:delText>, and</w:delText>
          </w:r>
          <w:r w:rsidR="00A7444F" w:rsidDel="007B503E">
            <w:rPr>
              <w:rFonts w:ascii="Times New Roman" w:hAnsi="Times New Roman" w:cs="Times New Roman"/>
              <w:sz w:val="24"/>
              <w:szCs w:val="24"/>
            </w:rPr>
            <w:delText xml:space="preserve"> </w:delText>
          </w:r>
          <w:r w:rsidR="009150E2" w:rsidDel="007B503E">
            <w:rPr>
              <w:rFonts w:ascii="Times New Roman" w:hAnsi="Times New Roman" w:cs="Times New Roman"/>
              <w:sz w:val="24"/>
              <w:szCs w:val="24"/>
            </w:rPr>
            <w:delText xml:space="preserve">such </w:delText>
          </w:r>
          <w:r w:rsidR="00A7444F" w:rsidDel="007B503E">
            <w:rPr>
              <w:rFonts w:ascii="Times New Roman" w:hAnsi="Times New Roman" w:cs="Times New Roman"/>
              <w:sz w:val="24"/>
              <w:szCs w:val="24"/>
            </w:rPr>
            <w:delText xml:space="preserve">resolution of uncertainty through </w:delText>
          </w:r>
          <w:r w:rsidR="00C111C1" w:rsidDel="007B503E">
            <w:rPr>
              <w:rFonts w:ascii="Times New Roman" w:hAnsi="Times New Roman" w:cs="Times New Roman"/>
              <w:sz w:val="24"/>
              <w:szCs w:val="24"/>
            </w:rPr>
            <w:delText xml:space="preserve">practices such as </w:delText>
          </w:r>
          <w:r w:rsidR="00A7444F" w:rsidDel="007B503E">
            <w:rPr>
              <w:rFonts w:ascii="Times New Roman" w:hAnsi="Times New Roman" w:cs="Times New Roman"/>
              <w:sz w:val="24"/>
              <w:szCs w:val="24"/>
            </w:rPr>
            <w:delText>adaptive management</w:delText>
          </w:r>
          <w:r w:rsidR="00E522E2" w:rsidDel="007B503E">
            <w:rPr>
              <w:rFonts w:ascii="Times New Roman" w:hAnsi="Times New Roman" w:cs="Times New Roman"/>
              <w:sz w:val="24"/>
              <w:szCs w:val="24"/>
            </w:rPr>
            <w:delText xml:space="preserve"> </w:delText>
          </w:r>
          <w:r w:rsidR="00A7444F" w:rsidDel="007B503E">
            <w:rPr>
              <w:rFonts w:ascii="Times New Roman" w:hAnsi="Times New Roman" w:cs="Times New Roman"/>
              <w:sz w:val="24"/>
              <w:szCs w:val="24"/>
            </w:rPr>
            <w:delText xml:space="preserve">can </w:delText>
          </w:r>
          <w:r w:rsidR="008B5AE2" w:rsidDel="007B503E">
            <w:rPr>
              <w:rFonts w:ascii="Times New Roman" w:hAnsi="Times New Roman" w:cs="Times New Roman"/>
              <w:sz w:val="24"/>
              <w:szCs w:val="24"/>
            </w:rPr>
            <w:delText>increase management efficacy</w:delText>
          </w:r>
          <w:r w:rsidR="00E522E2" w:rsidDel="007B503E">
            <w:rPr>
              <w:rFonts w:ascii="Times New Roman" w:hAnsi="Times New Roman" w:cs="Times New Roman"/>
              <w:sz w:val="24"/>
              <w:szCs w:val="24"/>
            </w:rPr>
            <w:delText xml:space="preserve"> (Williams 2001</w:delText>
          </w:r>
          <w:r w:rsidR="00BC24F3" w:rsidDel="007B503E">
            <w:rPr>
              <w:rFonts w:ascii="Times New Roman" w:hAnsi="Times New Roman" w:cs="Times New Roman"/>
              <w:sz w:val="24"/>
              <w:szCs w:val="24"/>
            </w:rPr>
            <w:delText xml:space="preserve">, </w:delText>
          </w:r>
          <w:r w:rsidR="00E522E2" w:rsidDel="007B503E">
            <w:rPr>
              <w:rFonts w:ascii="Times New Roman" w:hAnsi="Times New Roman" w:cs="Times New Roman"/>
              <w:sz w:val="24"/>
              <w:szCs w:val="24"/>
            </w:rPr>
            <w:delText xml:space="preserve">Shea </w:delText>
          </w:r>
          <w:r w:rsidR="00E522E2" w:rsidDel="007B503E">
            <w:rPr>
              <w:rFonts w:ascii="Times New Roman" w:hAnsi="Times New Roman" w:cs="Times New Roman"/>
              <w:i/>
              <w:iCs/>
              <w:sz w:val="24"/>
              <w:szCs w:val="24"/>
            </w:rPr>
            <w:delText>et al</w:delText>
          </w:r>
          <w:r w:rsidR="00E522E2" w:rsidDel="007B503E">
            <w:rPr>
              <w:rFonts w:ascii="Times New Roman" w:hAnsi="Times New Roman" w:cs="Times New Roman"/>
              <w:sz w:val="24"/>
              <w:szCs w:val="24"/>
            </w:rPr>
            <w:delText>. 2014</w:delText>
          </w:r>
          <w:r w:rsidR="00BC24F3" w:rsidDel="007B503E">
            <w:rPr>
              <w:rFonts w:ascii="Times New Roman" w:hAnsi="Times New Roman" w:cs="Times New Roman"/>
              <w:sz w:val="24"/>
              <w:szCs w:val="24"/>
            </w:rPr>
            <w:delText xml:space="preserve">, </w:delText>
          </w:r>
          <w:r w:rsidR="00E522E2" w:rsidDel="007B503E">
            <w:rPr>
              <w:rFonts w:ascii="Times New Roman" w:hAnsi="Times New Roman" w:cs="Times New Roman"/>
              <w:sz w:val="24"/>
              <w:szCs w:val="24"/>
            </w:rPr>
            <w:delText xml:space="preserve">Canessa </w:delText>
          </w:r>
          <w:r w:rsidR="00E522E2" w:rsidDel="007B503E">
            <w:rPr>
              <w:rFonts w:ascii="Times New Roman" w:hAnsi="Times New Roman" w:cs="Times New Roman"/>
              <w:i/>
              <w:iCs/>
              <w:sz w:val="24"/>
              <w:szCs w:val="24"/>
            </w:rPr>
            <w:delText>et al</w:delText>
          </w:r>
          <w:r w:rsidR="00E522E2" w:rsidDel="007B503E">
            <w:rPr>
              <w:rFonts w:ascii="Times New Roman" w:hAnsi="Times New Roman" w:cs="Times New Roman"/>
              <w:sz w:val="24"/>
              <w:szCs w:val="24"/>
            </w:rPr>
            <w:delText>. 2015).</w:delText>
          </w:r>
        </w:del>
      </w:moveFrom>
      <w:moveFromRangeEnd w:id="554"/>
    </w:p>
    <w:p w14:paraId="04DAB591" w14:textId="6BF87407" w:rsidR="005C5C43" w:rsidRDefault="00790DF0" w:rsidP="00D92BD0">
      <w:pPr>
        <w:spacing w:after="0" w:line="480" w:lineRule="auto"/>
        <w:ind w:firstLine="284"/>
        <w:rPr>
          <w:ins w:id="557" w:author="Trevor Drees" w:date="2025-09-04T15:17:00Z" w16du:dateUtc="2025-09-04T22:17:00Z"/>
          <w:rFonts w:ascii="Times New Roman" w:hAnsi="Times New Roman" w:cs="Times New Roman"/>
          <w:sz w:val="24"/>
          <w:szCs w:val="24"/>
        </w:rPr>
      </w:pPr>
      <w:del w:id="558" w:author="Trevor Drees" w:date="2025-09-04T15:44:00Z" w16du:dateUtc="2025-09-04T22:44:00Z">
        <w:r w:rsidDel="00186BDE">
          <w:rPr>
            <w:rFonts w:ascii="Times New Roman" w:hAnsi="Times New Roman" w:cs="Times New Roman"/>
            <w:sz w:val="24"/>
            <w:szCs w:val="24"/>
          </w:rPr>
          <w:delText xml:space="preserve">The findings above highlight an important observation about population spread in not only </w:delText>
        </w:r>
        <w:r w:rsidRPr="007E19BC" w:rsidDel="00186BDE">
          <w:rPr>
            <w:rFonts w:ascii="Times New Roman" w:hAnsi="Times New Roman" w:cs="Times New Roman"/>
            <w:i/>
            <w:iCs/>
            <w:sz w:val="24"/>
            <w:szCs w:val="24"/>
          </w:rPr>
          <w:delText>C. nutans</w:delText>
        </w:r>
        <w:r w:rsidDel="00186BDE">
          <w:rPr>
            <w:rFonts w:ascii="Times New Roman" w:hAnsi="Times New Roman" w:cs="Times New Roman"/>
            <w:sz w:val="24"/>
            <w:szCs w:val="24"/>
          </w:rPr>
          <w:delText xml:space="preserve">, but other species as well: </w:delText>
        </w:r>
        <w:r w:rsidR="0035529E" w:rsidDel="00186BDE">
          <w:rPr>
            <w:rFonts w:ascii="Times New Roman" w:hAnsi="Times New Roman" w:cs="Times New Roman"/>
            <w:sz w:val="24"/>
            <w:szCs w:val="24"/>
          </w:rPr>
          <w:delText xml:space="preserve">spread rates are a combination of not only how far </w:delText>
        </w:r>
        <w:r w:rsidDel="00186BDE">
          <w:rPr>
            <w:rFonts w:ascii="Times New Roman" w:hAnsi="Times New Roman" w:cs="Times New Roman"/>
            <w:sz w:val="24"/>
            <w:szCs w:val="24"/>
          </w:rPr>
          <w:delText>propagules</w:delText>
        </w:r>
        <w:r w:rsidR="0035529E" w:rsidDel="00186BDE">
          <w:rPr>
            <w:rFonts w:ascii="Times New Roman" w:hAnsi="Times New Roman" w:cs="Times New Roman"/>
            <w:sz w:val="24"/>
            <w:szCs w:val="24"/>
          </w:rPr>
          <w:delText xml:space="preserve"> move, but </w:delText>
        </w:r>
        <w:r w:rsidDel="00186BDE">
          <w:rPr>
            <w:rFonts w:ascii="Times New Roman" w:hAnsi="Times New Roman" w:cs="Times New Roman"/>
            <w:sz w:val="24"/>
            <w:szCs w:val="24"/>
          </w:rPr>
          <w:delText xml:space="preserve">also </w:delText>
        </w:r>
        <w:r w:rsidR="0035529E" w:rsidDel="00186BDE">
          <w:rPr>
            <w:rFonts w:ascii="Times New Roman" w:hAnsi="Times New Roman" w:cs="Times New Roman"/>
            <w:sz w:val="24"/>
            <w:szCs w:val="24"/>
          </w:rPr>
          <w:delText xml:space="preserve">how many </w:delText>
        </w:r>
        <w:r w:rsidDel="00186BDE">
          <w:rPr>
            <w:rFonts w:ascii="Times New Roman" w:hAnsi="Times New Roman" w:cs="Times New Roman"/>
            <w:sz w:val="24"/>
            <w:szCs w:val="24"/>
          </w:rPr>
          <w:delText xml:space="preserve">propagules </w:delText>
        </w:r>
        <w:r w:rsidR="0035529E" w:rsidDel="00186BDE">
          <w:rPr>
            <w:rFonts w:ascii="Times New Roman" w:hAnsi="Times New Roman" w:cs="Times New Roman"/>
            <w:sz w:val="24"/>
            <w:szCs w:val="24"/>
          </w:rPr>
          <w:delText>are moving.</w:delText>
        </w:r>
        <w:r w:rsidDel="00186BDE">
          <w:rPr>
            <w:rFonts w:ascii="Times New Roman" w:hAnsi="Times New Roman" w:cs="Times New Roman"/>
            <w:sz w:val="24"/>
            <w:szCs w:val="24"/>
          </w:rPr>
          <w:delText xml:space="preserve"> </w:delText>
        </w:r>
        <w:r w:rsidR="00F2739B" w:rsidDel="00186BDE">
          <w:rPr>
            <w:rFonts w:ascii="Times New Roman" w:hAnsi="Times New Roman" w:cs="Times New Roman"/>
            <w:sz w:val="24"/>
            <w:szCs w:val="24"/>
          </w:rPr>
          <w:delText xml:space="preserve">It is easier to hit a long-distance bullseye with more attempts, so the two parameters are fundamentally intertwined. This may seem </w:delText>
        </w:r>
        <w:r w:rsidR="001D0874" w:rsidDel="00186BDE">
          <w:rPr>
            <w:rFonts w:ascii="Times New Roman" w:hAnsi="Times New Roman" w:cs="Times New Roman"/>
            <w:sz w:val="24"/>
            <w:szCs w:val="24"/>
          </w:rPr>
          <w:delText xml:space="preserve">obvious but, as we have shown, not all modes of dispersal for a species matter equally in how they influence spread rates. </w:delText>
        </w:r>
        <w:r w:rsidR="00F2739B" w:rsidDel="00186BDE">
          <w:rPr>
            <w:rFonts w:ascii="Times New Roman" w:hAnsi="Times New Roman" w:cs="Times New Roman"/>
            <w:sz w:val="24"/>
            <w:szCs w:val="24"/>
          </w:rPr>
          <w:delText>E</w:delText>
        </w:r>
        <w:r w:rsidR="001D0874" w:rsidDel="00186BDE">
          <w:rPr>
            <w:rFonts w:ascii="Times New Roman" w:hAnsi="Times New Roman" w:cs="Times New Roman"/>
            <w:sz w:val="24"/>
            <w:szCs w:val="24"/>
          </w:rPr>
          <w:delText>ven though we</w:delText>
        </w:r>
        <w:r w:rsidR="00793A7A" w:rsidRPr="00793A7A" w:rsidDel="00186BDE">
          <w:rPr>
            <w:rFonts w:ascii="Times New Roman" w:hAnsi="Times New Roman" w:cs="Times New Roman"/>
            <w:sz w:val="24"/>
            <w:szCs w:val="24"/>
          </w:rPr>
          <w:delText xml:space="preserve"> </w:delText>
        </w:r>
        <w:r w:rsidR="00793A7A" w:rsidDel="00186BDE">
          <w:rPr>
            <w:rFonts w:ascii="Times New Roman" w:hAnsi="Times New Roman" w:cs="Times New Roman"/>
            <w:sz w:val="24"/>
            <w:szCs w:val="24"/>
          </w:rPr>
          <w:delText xml:space="preserve">demonstrated </w:delText>
        </w:r>
        <w:r w:rsidR="001D0874" w:rsidDel="00186BDE">
          <w:rPr>
            <w:rFonts w:ascii="Times New Roman" w:hAnsi="Times New Roman" w:cs="Times New Roman"/>
            <w:sz w:val="24"/>
            <w:szCs w:val="24"/>
          </w:rPr>
          <w:delText xml:space="preserve">that ant-driven seed dispersal is less important than wind-driven seed dispersal in </w:delText>
        </w:r>
        <w:r w:rsidR="001D0874" w:rsidDel="00186BDE">
          <w:rPr>
            <w:rFonts w:ascii="Times New Roman" w:hAnsi="Times New Roman" w:cs="Times New Roman"/>
            <w:i/>
            <w:iCs/>
            <w:sz w:val="24"/>
            <w:szCs w:val="24"/>
          </w:rPr>
          <w:delText>C. nutans</w:delText>
        </w:r>
        <w:r w:rsidR="001D0874" w:rsidDel="00186BDE">
          <w:rPr>
            <w:rFonts w:ascii="Times New Roman" w:hAnsi="Times New Roman" w:cs="Times New Roman"/>
            <w:sz w:val="24"/>
            <w:szCs w:val="24"/>
          </w:rPr>
          <w:delText>, had we not considered including any sort of ant dynamics when model</w:delText>
        </w:r>
      </w:del>
      <w:del w:id="559" w:author="Trevor Drees" w:date="2025-09-04T15:24:00Z" w16du:dateUtc="2025-09-04T22:24:00Z">
        <w:r w:rsidR="001D0874" w:rsidDel="00C57EF9">
          <w:rPr>
            <w:rFonts w:ascii="Times New Roman" w:hAnsi="Times New Roman" w:cs="Times New Roman"/>
            <w:sz w:val="24"/>
            <w:szCs w:val="24"/>
          </w:rPr>
          <w:delText>l</w:delText>
        </w:r>
      </w:del>
      <w:del w:id="560" w:author="Trevor Drees" w:date="2025-09-04T15:44:00Z" w16du:dateUtc="2025-09-04T22:44:00Z">
        <w:r w:rsidR="001D0874" w:rsidDel="00186BDE">
          <w:rPr>
            <w:rFonts w:ascii="Times New Roman" w:hAnsi="Times New Roman" w:cs="Times New Roman"/>
            <w:sz w:val="24"/>
            <w:szCs w:val="24"/>
          </w:rPr>
          <w:delText xml:space="preserve">ing </w:delText>
        </w:r>
        <w:r w:rsidR="00977E40" w:rsidDel="00186BDE">
          <w:rPr>
            <w:rFonts w:ascii="Times New Roman" w:hAnsi="Times New Roman" w:cs="Times New Roman"/>
            <w:sz w:val="24"/>
            <w:szCs w:val="24"/>
          </w:rPr>
          <w:delText>spread</w:delText>
        </w:r>
        <w:r w:rsidR="001D0874" w:rsidDel="00186BDE">
          <w:rPr>
            <w:rFonts w:ascii="Times New Roman" w:hAnsi="Times New Roman" w:cs="Times New Roman"/>
            <w:sz w:val="24"/>
            <w:szCs w:val="24"/>
          </w:rPr>
          <w:delText xml:space="preserve">, then we would not have </w:delText>
        </w:r>
        <w:r w:rsidR="00793A7A" w:rsidDel="00186BDE">
          <w:rPr>
            <w:rFonts w:ascii="Times New Roman" w:hAnsi="Times New Roman" w:cs="Times New Roman"/>
            <w:sz w:val="24"/>
            <w:szCs w:val="24"/>
          </w:rPr>
          <w:delText xml:space="preserve">found </w:delText>
        </w:r>
        <w:r w:rsidR="001D0874" w:rsidDel="00186BDE">
          <w:rPr>
            <w:rFonts w:ascii="Times New Roman" w:hAnsi="Times New Roman" w:cs="Times New Roman"/>
            <w:sz w:val="24"/>
            <w:szCs w:val="24"/>
          </w:rPr>
          <w:delText xml:space="preserve">that seed removal and predation via ants </w:delText>
        </w:r>
        <w:r w:rsidR="00793A7A" w:rsidDel="00186BDE">
          <w:rPr>
            <w:rFonts w:ascii="Times New Roman" w:hAnsi="Times New Roman" w:cs="Times New Roman"/>
            <w:sz w:val="24"/>
            <w:szCs w:val="24"/>
          </w:rPr>
          <w:delText>were</w:delText>
        </w:r>
        <w:r w:rsidR="00B124CD" w:rsidDel="00186BDE">
          <w:rPr>
            <w:rFonts w:ascii="Times New Roman" w:hAnsi="Times New Roman" w:cs="Times New Roman"/>
            <w:sz w:val="24"/>
            <w:szCs w:val="24"/>
          </w:rPr>
          <w:delText xml:space="preserve"> extremely</w:delText>
        </w:r>
        <w:r w:rsidR="00793A7A" w:rsidDel="00186BDE">
          <w:rPr>
            <w:rFonts w:ascii="Times New Roman" w:hAnsi="Times New Roman" w:cs="Times New Roman"/>
            <w:sz w:val="24"/>
            <w:szCs w:val="24"/>
          </w:rPr>
          <w:delText xml:space="preserve"> </w:delText>
        </w:r>
        <w:r w:rsidR="001D0874" w:rsidDel="00186BDE">
          <w:rPr>
            <w:rFonts w:ascii="Times New Roman" w:hAnsi="Times New Roman" w:cs="Times New Roman"/>
            <w:sz w:val="24"/>
            <w:szCs w:val="24"/>
          </w:rPr>
          <w:delText xml:space="preserve">important in controlling spread rates. </w:delText>
        </w:r>
        <w:r w:rsidR="00B8458E" w:rsidRPr="000254AF" w:rsidDel="00186BDE">
          <w:rPr>
            <w:rFonts w:ascii="Times New Roman" w:hAnsi="Times New Roman" w:cs="Times New Roman"/>
            <w:sz w:val="24"/>
            <w:szCs w:val="24"/>
          </w:rPr>
          <w:delText xml:space="preserve">This further emphasizes </w:delText>
        </w:r>
        <w:r w:rsidR="00D1132E" w:rsidRPr="000254AF" w:rsidDel="00186BDE">
          <w:rPr>
            <w:rFonts w:ascii="Times New Roman" w:hAnsi="Times New Roman" w:cs="Times New Roman"/>
            <w:sz w:val="24"/>
            <w:szCs w:val="24"/>
          </w:rPr>
          <w:delText>that</w:delText>
        </w:r>
        <w:r w:rsidR="00B8458E" w:rsidRPr="000254AF" w:rsidDel="00186BDE">
          <w:rPr>
            <w:rFonts w:ascii="Times New Roman" w:hAnsi="Times New Roman" w:cs="Times New Roman"/>
            <w:sz w:val="24"/>
            <w:szCs w:val="24"/>
          </w:rPr>
          <w:delText xml:space="preserve"> it is important to avoid </w:delText>
        </w:r>
        <w:r w:rsidR="00F2739B" w:rsidDel="00186BDE">
          <w:rPr>
            <w:rFonts w:ascii="Times New Roman" w:hAnsi="Times New Roman" w:cs="Times New Roman"/>
            <w:sz w:val="24"/>
            <w:szCs w:val="24"/>
          </w:rPr>
          <w:delText>attributing seed removal</w:delText>
        </w:r>
        <w:r w:rsidR="00793A7A" w:rsidDel="00186BDE">
          <w:rPr>
            <w:rFonts w:ascii="Times New Roman" w:hAnsi="Times New Roman" w:cs="Times New Roman"/>
            <w:sz w:val="24"/>
            <w:szCs w:val="24"/>
          </w:rPr>
          <w:delText xml:space="preserve"> entirely</w:delText>
        </w:r>
        <w:r w:rsidR="00F2739B" w:rsidDel="00186BDE">
          <w:rPr>
            <w:rFonts w:ascii="Times New Roman" w:hAnsi="Times New Roman" w:cs="Times New Roman"/>
            <w:sz w:val="24"/>
            <w:szCs w:val="24"/>
          </w:rPr>
          <w:delText xml:space="preserve"> to either</w:delText>
        </w:r>
        <w:r w:rsidR="00F2739B" w:rsidRPr="000254AF" w:rsidDel="00186BDE">
          <w:rPr>
            <w:rFonts w:ascii="Times New Roman" w:hAnsi="Times New Roman" w:cs="Times New Roman"/>
            <w:sz w:val="24"/>
            <w:szCs w:val="24"/>
          </w:rPr>
          <w:delText xml:space="preserve"> </w:delText>
        </w:r>
        <w:r w:rsidR="00B8458E" w:rsidRPr="000254AF" w:rsidDel="00186BDE">
          <w:rPr>
            <w:rFonts w:ascii="Times New Roman" w:hAnsi="Times New Roman" w:cs="Times New Roman"/>
            <w:sz w:val="24"/>
            <w:szCs w:val="24"/>
          </w:rPr>
          <w:delText xml:space="preserve">dispersal </w:delText>
        </w:r>
        <w:r w:rsidR="00F2739B" w:rsidDel="00186BDE">
          <w:rPr>
            <w:rFonts w:ascii="Times New Roman" w:hAnsi="Times New Roman" w:cs="Times New Roman"/>
            <w:sz w:val="24"/>
            <w:szCs w:val="24"/>
          </w:rPr>
          <w:delText>or</w:delText>
        </w:r>
        <w:r w:rsidR="00F2739B" w:rsidRPr="000254AF" w:rsidDel="00186BDE">
          <w:rPr>
            <w:rFonts w:ascii="Times New Roman" w:hAnsi="Times New Roman" w:cs="Times New Roman"/>
            <w:sz w:val="24"/>
            <w:szCs w:val="24"/>
          </w:rPr>
          <w:delText xml:space="preserve"> </w:delText>
        </w:r>
        <w:r w:rsidR="00B8458E" w:rsidRPr="000254AF" w:rsidDel="00186BDE">
          <w:rPr>
            <w:rFonts w:ascii="Times New Roman" w:hAnsi="Times New Roman" w:cs="Times New Roman"/>
            <w:sz w:val="24"/>
            <w:szCs w:val="24"/>
          </w:rPr>
          <w:delText>predation</w:delText>
        </w:r>
        <w:r w:rsidR="00F2739B" w:rsidDel="00186BDE">
          <w:rPr>
            <w:rFonts w:ascii="Times New Roman" w:hAnsi="Times New Roman" w:cs="Times New Roman"/>
            <w:sz w:val="24"/>
            <w:szCs w:val="24"/>
          </w:rPr>
          <w:delText>, as these two</w:delText>
        </w:r>
        <w:r w:rsidR="005E01A9" w:rsidDel="00186BDE">
          <w:rPr>
            <w:rFonts w:ascii="Times New Roman" w:hAnsi="Times New Roman" w:cs="Times New Roman"/>
            <w:sz w:val="24"/>
            <w:szCs w:val="24"/>
          </w:rPr>
          <w:delText xml:space="preserve"> phenomena</w:delText>
        </w:r>
        <w:r w:rsidR="00F2739B" w:rsidDel="00186BDE">
          <w:rPr>
            <w:rFonts w:ascii="Times New Roman" w:hAnsi="Times New Roman" w:cs="Times New Roman"/>
            <w:sz w:val="24"/>
            <w:szCs w:val="24"/>
          </w:rPr>
          <w:delText xml:space="preserve"> are commonly conflated</w:delText>
        </w:r>
        <w:r w:rsidR="00B8458E" w:rsidRPr="000254AF" w:rsidDel="00186BDE">
          <w:rPr>
            <w:rFonts w:ascii="Times New Roman" w:hAnsi="Times New Roman" w:cs="Times New Roman"/>
            <w:sz w:val="24"/>
            <w:szCs w:val="24"/>
          </w:rPr>
          <w:delText xml:space="preserve"> (</w:delText>
        </w:r>
        <w:r w:rsidR="00D1132E" w:rsidRPr="000254AF" w:rsidDel="00186BDE">
          <w:rPr>
            <w:rFonts w:ascii="Times New Roman" w:eastAsiaTheme="minorEastAsia" w:hAnsi="Times New Roman" w:cs="Times New Roman"/>
            <w:sz w:val="24"/>
            <w:szCs w:val="24"/>
          </w:rPr>
          <w:delText xml:space="preserve">Vander Wall </w:delText>
        </w:r>
        <w:r w:rsidR="00D1132E" w:rsidRPr="000254AF" w:rsidDel="00186BDE">
          <w:rPr>
            <w:rFonts w:ascii="Times New Roman" w:eastAsiaTheme="minorEastAsia" w:hAnsi="Times New Roman" w:cs="Times New Roman"/>
            <w:i/>
            <w:iCs/>
            <w:sz w:val="24"/>
            <w:szCs w:val="24"/>
          </w:rPr>
          <w:delText>et al</w:delText>
        </w:r>
        <w:r w:rsidR="00D1132E" w:rsidRPr="000254AF" w:rsidDel="00186BDE">
          <w:rPr>
            <w:rFonts w:ascii="Times New Roman" w:eastAsiaTheme="minorEastAsia" w:hAnsi="Times New Roman" w:cs="Times New Roman"/>
            <w:sz w:val="24"/>
            <w:szCs w:val="24"/>
          </w:rPr>
          <w:delText>. 2005</w:delText>
        </w:r>
        <w:r w:rsidR="00B8458E" w:rsidRPr="000254AF" w:rsidDel="00186BDE">
          <w:rPr>
            <w:rFonts w:ascii="Times New Roman" w:hAnsi="Times New Roman" w:cs="Times New Roman"/>
            <w:sz w:val="24"/>
            <w:szCs w:val="24"/>
          </w:rPr>
          <w:delText>)</w:delText>
        </w:r>
        <w:r w:rsidR="00F2739B" w:rsidDel="00186BDE">
          <w:rPr>
            <w:rFonts w:ascii="Times New Roman" w:hAnsi="Times New Roman" w:cs="Times New Roman"/>
            <w:sz w:val="24"/>
            <w:szCs w:val="24"/>
          </w:rPr>
          <w:delText xml:space="preserve">. In our study, </w:delText>
        </w:r>
        <w:r w:rsidR="00D1132E" w:rsidRPr="000254AF" w:rsidDel="00186BDE">
          <w:rPr>
            <w:rFonts w:ascii="Times New Roman" w:hAnsi="Times New Roman" w:cs="Times New Roman"/>
            <w:sz w:val="24"/>
            <w:szCs w:val="24"/>
          </w:rPr>
          <w:delText xml:space="preserve">the latter has a strong impact on spread rates by virtue of controlling the number of propagules in the system and thus making it </w:delText>
        </w:r>
        <w:r w:rsidR="00F2739B" w:rsidDel="00186BDE">
          <w:rPr>
            <w:rFonts w:ascii="Times New Roman" w:hAnsi="Times New Roman" w:cs="Times New Roman"/>
            <w:sz w:val="24"/>
            <w:szCs w:val="24"/>
          </w:rPr>
          <w:delText>harder</w:delText>
        </w:r>
        <w:r w:rsidR="00F2739B" w:rsidRPr="000254AF" w:rsidDel="00186BDE">
          <w:rPr>
            <w:rFonts w:ascii="Times New Roman" w:hAnsi="Times New Roman" w:cs="Times New Roman"/>
            <w:sz w:val="24"/>
            <w:szCs w:val="24"/>
          </w:rPr>
          <w:delText xml:space="preserve"> </w:delText>
        </w:r>
        <w:r w:rsidR="00D1132E" w:rsidRPr="000254AF" w:rsidDel="00186BDE">
          <w:rPr>
            <w:rFonts w:ascii="Times New Roman" w:hAnsi="Times New Roman" w:cs="Times New Roman"/>
            <w:sz w:val="24"/>
            <w:szCs w:val="24"/>
          </w:rPr>
          <w:delText>for long-distance dispersal to be achieved by virtue of sheer numbers</w:delText>
        </w:r>
        <w:r w:rsidR="00387BA8" w:rsidRPr="000254AF" w:rsidDel="00186BDE">
          <w:rPr>
            <w:rFonts w:ascii="Times New Roman" w:hAnsi="Times New Roman" w:cs="Times New Roman"/>
            <w:sz w:val="24"/>
            <w:szCs w:val="24"/>
          </w:rPr>
          <w:delText>.</w:delText>
        </w:r>
      </w:del>
    </w:p>
    <w:p w14:paraId="497B181E" w14:textId="7D5C5719" w:rsidR="00374C55" w:rsidRDefault="007B503E" w:rsidP="00957A64">
      <w:pPr>
        <w:spacing w:after="0" w:line="480" w:lineRule="auto"/>
        <w:ind w:firstLine="284"/>
        <w:rPr>
          <w:ins w:id="561" w:author="Trevor Drees" w:date="2025-09-07T17:12:00Z" w16du:dateUtc="2025-09-08T00:12:00Z"/>
          <w:rFonts w:ascii="Times New Roman" w:hAnsi="Times New Roman" w:cs="Times New Roman"/>
          <w:sz w:val="24"/>
          <w:szCs w:val="24"/>
        </w:rPr>
      </w:pPr>
      <w:moveToRangeStart w:id="562" w:author="Trevor Drees" w:date="2025-09-04T15:17:00Z" w:name="move207891470"/>
      <w:commentRangeStart w:id="563"/>
      <w:commentRangeStart w:id="564"/>
      <w:moveTo w:id="565" w:author="Trevor Drees" w:date="2025-09-04T15:17:00Z" w16du:dateUtc="2025-09-04T22:17:00Z">
        <w:del w:id="566" w:author="Trevor Drees" w:date="2025-09-04T22:34:00Z" w16du:dateUtc="2025-09-05T05:34:00Z">
          <w:r w:rsidRPr="00253E04" w:rsidDel="00240DCD">
            <w:rPr>
              <w:rFonts w:ascii="Times New Roman" w:hAnsi="Times New Roman" w:cs="Times New Roman"/>
              <w:sz w:val="24"/>
              <w:szCs w:val="24"/>
            </w:rPr>
            <w:delText>M</w:delText>
          </w:r>
        </w:del>
        <w:del w:id="567" w:author="Trevor Drees" w:date="2025-09-04T22:35:00Z" w16du:dateUtc="2025-09-05T05:35:00Z">
          <w:r w:rsidRPr="00253E04" w:rsidDel="00240DCD">
            <w:rPr>
              <w:rFonts w:ascii="Times New Roman" w:hAnsi="Times New Roman" w:cs="Times New Roman"/>
              <w:sz w:val="24"/>
              <w:szCs w:val="24"/>
            </w:rPr>
            <w:delText>uch like</w:delText>
          </w:r>
        </w:del>
        <w:del w:id="568" w:author="Trevor Drees" w:date="2025-09-07T20:48:00Z" w16du:dateUtc="2025-09-08T03:48:00Z">
          <w:r w:rsidRPr="00253E04" w:rsidDel="00253E04">
            <w:rPr>
              <w:rFonts w:ascii="Times New Roman" w:hAnsi="Times New Roman" w:cs="Times New Roman"/>
              <w:sz w:val="24"/>
              <w:szCs w:val="24"/>
            </w:rPr>
            <w:delText xml:space="preserve"> previous studies on </w:delText>
          </w:r>
        </w:del>
        <w:del w:id="569" w:author="Trevor Drees" w:date="2025-09-04T22:34:00Z" w16du:dateUtc="2025-09-05T05:34:00Z">
          <w:r w:rsidRPr="00253E04" w:rsidDel="00240DCD">
            <w:rPr>
              <w:rFonts w:ascii="Times New Roman" w:hAnsi="Times New Roman" w:cs="Times New Roman"/>
              <w:sz w:val="24"/>
              <w:szCs w:val="24"/>
              <w:rPrChange w:id="570" w:author="Trevor Drees" w:date="2025-09-07T20:48:00Z" w16du:dateUtc="2025-09-08T03:48:00Z">
                <w:rPr>
                  <w:rFonts w:ascii="Times New Roman" w:hAnsi="Times New Roman" w:cs="Times New Roman"/>
                  <w:i/>
                  <w:iCs/>
                  <w:sz w:val="24"/>
                  <w:szCs w:val="24"/>
                </w:rPr>
              </w:rPrChange>
            </w:rPr>
            <w:delText>C. nutans</w:delText>
          </w:r>
        </w:del>
        <w:del w:id="571" w:author="Trevor Drees" w:date="2025-09-07T20:48:00Z" w16du:dateUtc="2025-09-08T03:48:00Z">
          <w:r w:rsidRPr="00253E04" w:rsidDel="00253E04">
            <w:rPr>
              <w:rFonts w:ascii="Times New Roman" w:hAnsi="Times New Roman" w:cs="Times New Roman"/>
              <w:i/>
              <w:iCs/>
              <w:sz w:val="24"/>
              <w:szCs w:val="24"/>
            </w:rPr>
            <w:delText xml:space="preserve"> </w:delText>
          </w:r>
          <w:r w:rsidRPr="00253E04" w:rsidDel="00253E04">
            <w:rPr>
              <w:rFonts w:ascii="Times New Roman" w:hAnsi="Times New Roman" w:cs="Times New Roman"/>
              <w:sz w:val="24"/>
              <w:szCs w:val="24"/>
            </w:rPr>
            <w:delText xml:space="preserve">(e.g. Zhang </w:delText>
          </w:r>
          <w:r w:rsidRPr="00253E04" w:rsidDel="00253E04">
            <w:rPr>
              <w:rFonts w:ascii="Times New Roman" w:hAnsi="Times New Roman" w:cs="Times New Roman"/>
              <w:i/>
              <w:iCs/>
              <w:sz w:val="24"/>
              <w:szCs w:val="24"/>
            </w:rPr>
            <w:delText>et al</w:delText>
          </w:r>
          <w:r w:rsidRPr="00253E04" w:rsidDel="00253E04">
            <w:rPr>
              <w:rFonts w:ascii="Times New Roman" w:hAnsi="Times New Roman" w:cs="Times New Roman"/>
              <w:sz w:val="24"/>
              <w:szCs w:val="24"/>
            </w:rPr>
            <w:delText xml:space="preserve">. 2011, 2012, Teller </w:delText>
          </w:r>
          <w:r w:rsidRPr="00253E04" w:rsidDel="00253E04">
            <w:rPr>
              <w:rFonts w:ascii="Times New Roman" w:hAnsi="Times New Roman" w:cs="Times New Roman"/>
              <w:i/>
              <w:iCs/>
              <w:sz w:val="24"/>
              <w:szCs w:val="24"/>
            </w:rPr>
            <w:delText>et al</w:delText>
          </w:r>
          <w:r w:rsidRPr="00253E04" w:rsidDel="00253E04">
            <w:rPr>
              <w:rFonts w:ascii="Times New Roman" w:hAnsi="Times New Roman" w:cs="Times New Roman"/>
              <w:sz w:val="24"/>
              <w:szCs w:val="24"/>
            </w:rPr>
            <w:delText>. 2016, Keller and Shea 2021, Drees and Shea 2024b)</w:delText>
          </w:r>
        </w:del>
        <w:del w:id="572" w:author="Trevor Drees" w:date="2025-09-04T22:35:00Z" w16du:dateUtc="2025-09-05T05:35:00Z">
          <w:r w:rsidRPr="00253E04" w:rsidDel="00240DCD">
            <w:rPr>
              <w:rFonts w:ascii="Times New Roman" w:hAnsi="Times New Roman" w:cs="Times New Roman"/>
              <w:sz w:val="24"/>
              <w:szCs w:val="24"/>
            </w:rPr>
            <w:delText>,</w:delText>
          </w:r>
        </w:del>
        <w:del w:id="573" w:author="Trevor Drees" w:date="2025-09-04T22:33:00Z" w16du:dateUtc="2025-09-05T05:33:00Z">
          <w:r w:rsidRPr="00253E04" w:rsidDel="00240DCD">
            <w:rPr>
              <w:rFonts w:ascii="Times New Roman" w:hAnsi="Times New Roman" w:cs="Times New Roman"/>
              <w:sz w:val="24"/>
              <w:szCs w:val="24"/>
            </w:rPr>
            <w:delText xml:space="preserve"> our analyses again provide clear evidence that elevated growing temperatures increase the rate at which this species spreads</w:delText>
          </w:r>
        </w:del>
        <w:del w:id="574" w:author="Trevor Drees" w:date="2025-09-07T20:48:00Z" w16du:dateUtc="2025-09-08T03:48:00Z">
          <w:r w:rsidRPr="00253E04" w:rsidDel="00253E04">
            <w:rPr>
              <w:rFonts w:ascii="Times New Roman" w:hAnsi="Times New Roman" w:cs="Times New Roman"/>
              <w:sz w:val="24"/>
              <w:szCs w:val="24"/>
            </w:rPr>
            <w:delText xml:space="preserve">. </w:delText>
          </w:r>
        </w:del>
        <w:del w:id="575" w:author="Trevor Drees" w:date="2025-09-04T22:35:00Z" w16du:dateUtc="2025-09-05T05:35:00Z">
          <w:r w:rsidRPr="00253E04" w:rsidDel="00240DCD">
            <w:rPr>
              <w:rFonts w:ascii="Times New Roman" w:hAnsi="Times New Roman" w:cs="Times New Roman"/>
              <w:sz w:val="24"/>
              <w:szCs w:val="24"/>
            </w:rPr>
            <w:delText xml:space="preserve">We observed a substantial effect of warming on spread rates, with a consistent doubling of simulated spread rate regardless of whether or not mechanics of seed dispersal and/or predation by ants were included. </w:delText>
          </w:r>
        </w:del>
        <w:del w:id="576" w:author="Trevor Drees" w:date="2025-09-07T20:48:00Z" w16du:dateUtc="2025-09-08T03:48:00Z">
          <w:r w:rsidRPr="00253E04" w:rsidDel="00253E04">
            <w:rPr>
              <w:rFonts w:ascii="Times New Roman" w:hAnsi="Times New Roman" w:cs="Times New Roman"/>
              <w:sz w:val="24"/>
              <w:szCs w:val="24"/>
            </w:rPr>
            <w:delText xml:space="preserve">While our baseline spread rate estimates without ant-driven dispersal or predation were similar to the those observed in previous experiments in this system, the </w:delText>
          </w:r>
        </w:del>
        <w:del w:id="577" w:author="Trevor Drees" w:date="2025-09-04T22:36:00Z" w16du:dateUtc="2025-09-05T05:36:00Z">
          <w:r w:rsidRPr="00253E04" w:rsidDel="00D43FE3">
            <w:rPr>
              <w:rFonts w:ascii="Times New Roman" w:hAnsi="Times New Roman" w:cs="Times New Roman"/>
              <w:sz w:val="24"/>
              <w:szCs w:val="24"/>
            </w:rPr>
            <w:delText>increase in</w:delText>
          </w:r>
        </w:del>
        <w:del w:id="578" w:author="Trevor Drees" w:date="2025-09-07T20:48:00Z" w16du:dateUtc="2025-09-08T03:48:00Z">
          <w:r w:rsidRPr="00253E04" w:rsidDel="00253E04">
            <w:rPr>
              <w:rFonts w:ascii="Times New Roman" w:hAnsi="Times New Roman" w:cs="Times New Roman"/>
              <w:sz w:val="24"/>
              <w:szCs w:val="24"/>
            </w:rPr>
            <w:delText xml:space="preserve"> spread rate was higher than th</w:delText>
          </w:r>
        </w:del>
        <w:del w:id="579" w:author="Trevor Drees" w:date="2025-09-04T22:37:00Z" w16du:dateUtc="2025-09-05T05:37:00Z">
          <w:r w:rsidRPr="00253E04" w:rsidDel="00D43FE3">
            <w:rPr>
              <w:rFonts w:ascii="Times New Roman" w:hAnsi="Times New Roman" w:cs="Times New Roman"/>
              <w:sz w:val="24"/>
              <w:szCs w:val="24"/>
            </w:rPr>
            <w:delText>at</w:delText>
          </w:r>
        </w:del>
        <w:del w:id="580" w:author="Trevor Drees" w:date="2025-09-07T20:48:00Z" w16du:dateUtc="2025-09-08T03:48:00Z">
          <w:r w:rsidRPr="00253E04" w:rsidDel="00253E04">
            <w:rPr>
              <w:rFonts w:ascii="Times New Roman" w:hAnsi="Times New Roman" w:cs="Times New Roman"/>
              <w:sz w:val="24"/>
              <w:szCs w:val="24"/>
            </w:rPr>
            <w:delText xml:space="preserve"> </w:delText>
          </w:r>
        </w:del>
        <w:del w:id="581" w:author="Trevor Drees" w:date="2025-09-04T22:36:00Z" w16du:dateUtc="2025-09-05T05:36:00Z">
          <w:r w:rsidRPr="00253E04" w:rsidDel="00D43FE3">
            <w:rPr>
              <w:rFonts w:ascii="Times New Roman" w:hAnsi="Times New Roman" w:cs="Times New Roman"/>
              <w:sz w:val="24"/>
              <w:szCs w:val="24"/>
            </w:rPr>
            <w:delText>reported</w:delText>
          </w:r>
        </w:del>
        <w:del w:id="582" w:author="Trevor Drees" w:date="2025-09-07T20:48:00Z" w16du:dateUtc="2025-09-08T03:48:00Z">
          <w:r w:rsidRPr="00253E04" w:rsidDel="00253E04">
            <w:rPr>
              <w:rFonts w:ascii="Times New Roman" w:hAnsi="Times New Roman" w:cs="Times New Roman"/>
              <w:sz w:val="24"/>
              <w:szCs w:val="24"/>
            </w:rPr>
            <w:delText xml:space="preserve"> in similar studies; Zhang </w:delText>
          </w:r>
          <w:r w:rsidRPr="00253E04" w:rsidDel="00253E04">
            <w:rPr>
              <w:rFonts w:ascii="Times New Roman" w:hAnsi="Times New Roman" w:cs="Times New Roman"/>
              <w:i/>
              <w:iCs/>
              <w:sz w:val="24"/>
              <w:szCs w:val="24"/>
            </w:rPr>
            <w:delText>et al</w:delText>
          </w:r>
          <w:r w:rsidRPr="00253E04" w:rsidDel="00253E04">
            <w:rPr>
              <w:rFonts w:ascii="Times New Roman" w:hAnsi="Times New Roman" w:cs="Times New Roman"/>
              <w:sz w:val="24"/>
              <w:szCs w:val="24"/>
            </w:rPr>
            <w:delText xml:space="preserve">. (2011) report a 27% increase, Teller </w:delText>
          </w:r>
          <w:r w:rsidRPr="00253E04" w:rsidDel="00253E04">
            <w:rPr>
              <w:rFonts w:ascii="Times New Roman" w:hAnsi="Times New Roman" w:cs="Times New Roman"/>
              <w:i/>
              <w:iCs/>
              <w:sz w:val="24"/>
              <w:szCs w:val="24"/>
            </w:rPr>
            <w:delText>et al</w:delText>
          </w:r>
          <w:r w:rsidRPr="00253E04" w:rsidDel="00253E04">
            <w:rPr>
              <w:rFonts w:ascii="Times New Roman" w:hAnsi="Times New Roman" w:cs="Times New Roman"/>
              <w:sz w:val="24"/>
              <w:szCs w:val="24"/>
            </w:rPr>
            <w:delText>. (2016) a 38% increase, and Drees and Shea (2024b) an approximately 42% increase. The percent increase observed here was higher likely because our survival and flowering rates were derived from a different experimental cohort.</w:delText>
          </w:r>
        </w:del>
      </w:moveTo>
      <w:commentRangeEnd w:id="563"/>
      <w:del w:id="583" w:author="Trevor Drees" w:date="2025-09-07T20:48:00Z" w16du:dateUtc="2025-09-08T03:48:00Z">
        <w:r w:rsidR="00253E04" w:rsidRPr="00253E04" w:rsidDel="00253E04">
          <w:rPr>
            <w:rStyle w:val="CommentReference"/>
          </w:rPr>
          <w:commentReference w:id="563"/>
        </w:r>
      </w:del>
      <w:moveTo w:id="584" w:author="Trevor Drees" w:date="2025-09-04T15:17:00Z" w16du:dateUtc="2025-09-04T22:17:00Z">
        <w:del w:id="585" w:author="Trevor Drees" w:date="2025-09-07T16:43:00Z" w16du:dateUtc="2025-09-07T23:43:00Z">
          <w:r w:rsidRPr="00253E04" w:rsidDel="004465B7">
            <w:rPr>
              <w:rFonts w:ascii="Times New Roman" w:hAnsi="Times New Roman" w:cs="Times New Roman"/>
              <w:sz w:val="24"/>
              <w:szCs w:val="24"/>
            </w:rPr>
            <w:delText xml:space="preserve"> </w:delText>
          </w:r>
        </w:del>
        <w:del w:id="586" w:author="Trevor Drees" w:date="2025-09-04T22:30:00Z" w16du:dateUtc="2025-09-05T05:30:00Z">
          <w:r w:rsidRPr="00253E04" w:rsidDel="00240DCD">
            <w:rPr>
              <w:rFonts w:ascii="Times New Roman" w:hAnsi="Times New Roman" w:cs="Times New Roman"/>
              <w:sz w:val="24"/>
              <w:szCs w:val="24"/>
            </w:rPr>
            <w:delText xml:space="preserve">The warming effects observed in our study and in previous </w:delText>
          </w:r>
          <w:r w:rsidRPr="00253E04" w:rsidDel="00240DCD">
            <w:rPr>
              <w:rFonts w:ascii="Times New Roman" w:hAnsi="Times New Roman" w:cs="Times New Roman"/>
              <w:i/>
              <w:iCs/>
              <w:sz w:val="24"/>
              <w:szCs w:val="24"/>
            </w:rPr>
            <w:delText>C. nutans</w:delText>
          </w:r>
          <w:r w:rsidRPr="00253E04" w:rsidDel="00240DCD">
            <w:rPr>
              <w:rFonts w:ascii="Times New Roman" w:hAnsi="Times New Roman" w:cs="Times New Roman"/>
              <w:sz w:val="24"/>
              <w:szCs w:val="24"/>
            </w:rPr>
            <w:delText xml:space="preserve"> studies have notable implications for management not only for this species, but for other species that experience notable warming-induced shifts in their life cycle: if climate change affects how populations of a given species grow, reproduce, and spread, then current management regimes aimed at controlling or promoting the spread of that species may become less effective (Keller and Shea 2022).</w:delText>
          </w:r>
        </w:del>
      </w:moveTo>
      <w:moveToRangeStart w:id="587" w:author="Trevor Drees" w:date="2025-09-07T17:12:00Z" w:name="move208156194"/>
      <w:moveToRangeEnd w:id="562"/>
      <w:moveTo w:id="588" w:author="Trevor Drees" w:date="2025-09-07T17:12:00Z" w16du:dateUtc="2025-09-08T00:12:00Z">
        <w:r w:rsidR="00374C55">
          <w:rPr>
            <w:rFonts w:ascii="Times New Roman" w:hAnsi="Times New Roman" w:cs="Times New Roman"/>
            <w:sz w:val="24"/>
            <w:szCs w:val="24"/>
          </w:rPr>
          <w:t>Though</w:t>
        </w:r>
      </w:moveTo>
      <w:commentRangeEnd w:id="564"/>
      <w:r w:rsidR="00833548">
        <w:rPr>
          <w:rStyle w:val="CommentReference"/>
        </w:rPr>
        <w:commentReference w:id="564"/>
      </w:r>
      <w:moveTo w:id="589" w:author="Trevor Drees" w:date="2025-09-07T17:12:00Z" w16du:dateUtc="2025-09-08T00:12:00Z">
        <w:r w:rsidR="00374C55">
          <w:rPr>
            <w:rFonts w:ascii="Times New Roman" w:hAnsi="Times New Roman" w:cs="Times New Roman"/>
            <w:sz w:val="24"/>
            <w:szCs w:val="24"/>
          </w:rPr>
          <w:t xml:space="preserve"> many questions on total dispersal remain</w:t>
        </w:r>
        <w:del w:id="590" w:author="Trevor Drees" w:date="2025-09-07T17:33:00Z" w16du:dateUtc="2025-09-08T00:33:00Z">
          <w:r w:rsidR="00374C55" w:rsidDel="00C24980">
            <w:rPr>
              <w:rFonts w:ascii="Times New Roman" w:hAnsi="Times New Roman" w:cs="Times New Roman"/>
              <w:sz w:val="24"/>
              <w:szCs w:val="24"/>
            </w:rPr>
            <w:delText xml:space="preserve">, for both </w:delText>
          </w:r>
          <w:r w:rsidR="00374C55" w:rsidDel="00C24980">
            <w:rPr>
              <w:rFonts w:ascii="Times New Roman" w:hAnsi="Times New Roman" w:cs="Times New Roman"/>
              <w:i/>
              <w:iCs/>
              <w:sz w:val="24"/>
              <w:szCs w:val="24"/>
            </w:rPr>
            <w:delText>C. nutans</w:delText>
          </w:r>
          <w:r w:rsidR="00374C55" w:rsidDel="00C24980">
            <w:rPr>
              <w:rFonts w:ascii="Times New Roman" w:hAnsi="Times New Roman" w:cs="Times New Roman"/>
              <w:sz w:val="24"/>
              <w:szCs w:val="24"/>
            </w:rPr>
            <w:delText xml:space="preserve"> and the myriad other plant systems with multiple dispersal vectors,</w:delText>
          </w:r>
        </w:del>
      </w:moveTo>
      <w:ins w:id="591" w:author="Trevor Drees" w:date="2025-09-07T17:33:00Z" w16du:dateUtc="2025-09-08T00:33:00Z">
        <w:r w:rsidR="00C24980">
          <w:rPr>
            <w:rFonts w:ascii="Times New Roman" w:hAnsi="Times New Roman" w:cs="Times New Roman"/>
            <w:sz w:val="24"/>
            <w:szCs w:val="24"/>
          </w:rPr>
          <w:t xml:space="preserve"> in both current and future climates,</w:t>
        </w:r>
      </w:ins>
      <w:moveTo w:id="592" w:author="Trevor Drees" w:date="2025-09-07T17:12:00Z" w16du:dateUtc="2025-09-08T00:12:00Z">
        <w:r w:rsidR="00374C55">
          <w:rPr>
            <w:rFonts w:ascii="Times New Roman" w:hAnsi="Times New Roman" w:cs="Times New Roman"/>
            <w:sz w:val="24"/>
            <w:szCs w:val="24"/>
          </w:rPr>
          <w:t xml:space="preserve"> our study is still an exciting first step in better understanding complex assemblages of dispersal pathways and how they contribute to the spread of populations.</w:t>
        </w:r>
      </w:moveTo>
      <w:moveToRangeEnd w:id="587"/>
      <w:ins w:id="593" w:author="Trevor Drees" w:date="2025-09-07T17:12:00Z" w16du:dateUtc="2025-09-08T00:12:00Z">
        <w:r w:rsidR="00374C55">
          <w:rPr>
            <w:rFonts w:ascii="Times New Roman" w:hAnsi="Times New Roman" w:cs="Times New Roman"/>
            <w:sz w:val="24"/>
            <w:szCs w:val="24"/>
          </w:rPr>
          <w:t xml:space="preserve"> Via a modelling</w:t>
        </w:r>
      </w:ins>
      <w:ins w:id="594" w:author="Trevor Drees" w:date="2025-09-07T17:13:00Z" w16du:dateUtc="2025-09-08T00:13:00Z">
        <w:r w:rsidR="00374C55">
          <w:rPr>
            <w:rFonts w:ascii="Times New Roman" w:hAnsi="Times New Roman" w:cs="Times New Roman"/>
            <w:sz w:val="24"/>
            <w:szCs w:val="24"/>
          </w:rPr>
          <w:t xml:space="preserve">-based approach paired with sensitivity analyses, </w:t>
        </w:r>
      </w:ins>
      <w:ins w:id="595" w:author="Trevor Drees" w:date="2025-09-07T20:33:00Z" w16du:dateUtc="2025-09-08T03:33:00Z">
        <w:r w:rsidR="00CD62FB">
          <w:rPr>
            <w:rFonts w:ascii="Times New Roman" w:hAnsi="Times New Roman" w:cs="Times New Roman"/>
            <w:sz w:val="24"/>
            <w:szCs w:val="24"/>
          </w:rPr>
          <w:t>we show that it</w:t>
        </w:r>
      </w:ins>
      <w:ins w:id="596" w:author="Trevor Drees" w:date="2025-09-07T17:20:00Z" w16du:dateUtc="2025-09-08T00:20:00Z">
        <w:r w:rsidR="00C24980">
          <w:rPr>
            <w:rFonts w:ascii="Times New Roman" w:hAnsi="Times New Roman" w:cs="Times New Roman"/>
            <w:sz w:val="24"/>
            <w:szCs w:val="24"/>
          </w:rPr>
          <w:t xml:space="preserve"> is possible to </w:t>
        </w:r>
      </w:ins>
      <w:ins w:id="597" w:author="Trevor Drees" w:date="2025-09-07T17:40:00Z" w16du:dateUtc="2025-09-08T00:40:00Z">
        <w:r w:rsidR="00C54510">
          <w:rPr>
            <w:rFonts w:ascii="Times New Roman" w:hAnsi="Times New Roman" w:cs="Times New Roman"/>
            <w:sz w:val="24"/>
            <w:szCs w:val="24"/>
          </w:rPr>
          <w:t>identify</w:t>
        </w:r>
      </w:ins>
      <w:ins w:id="598" w:author="Trevor Drees" w:date="2025-09-07T17:20:00Z" w16du:dateUtc="2025-09-08T00:20:00Z">
        <w:r w:rsidR="00C24980">
          <w:rPr>
            <w:rFonts w:ascii="Times New Roman" w:hAnsi="Times New Roman" w:cs="Times New Roman"/>
            <w:sz w:val="24"/>
            <w:szCs w:val="24"/>
          </w:rPr>
          <w:t xml:space="preserve"> which dispersal pathways and parameters </w:t>
        </w:r>
      </w:ins>
      <w:ins w:id="599" w:author="Trevor Drees" w:date="2025-09-07T17:21:00Z" w16du:dateUtc="2025-09-08T00:21:00Z">
        <w:r w:rsidR="00C24980">
          <w:rPr>
            <w:rFonts w:ascii="Times New Roman" w:hAnsi="Times New Roman" w:cs="Times New Roman"/>
            <w:sz w:val="24"/>
            <w:szCs w:val="24"/>
          </w:rPr>
          <w:t>influence spread the most</w:t>
        </w:r>
      </w:ins>
      <w:ins w:id="600" w:author="Trevor Drees" w:date="2025-09-07T17:20:00Z" w16du:dateUtc="2025-09-08T00:20:00Z">
        <w:r w:rsidR="00C24980">
          <w:rPr>
            <w:rFonts w:ascii="Times New Roman" w:hAnsi="Times New Roman" w:cs="Times New Roman"/>
            <w:sz w:val="24"/>
            <w:szCs w:val="24"/>
          </w:rPr>
          <w:t xml:space="preserve"> even if they are not fully understood,</w:t>
        </w:r>
      </w:ins>
      <w:ins w:id="601" w:author="Trevor Drees" w:date="2025-09-07T17:13:00Z" w16du:dateUtc="2025-09-08T00:13:00Z">
        <w:r w:rsidR="00374C55">
          <w:rPr>
            <w:rFonts w:ascii="Times New Roman" w:hAnsi="Times New Roman" w:cs="Times New Roman"/>
            <w:sz w:val="24"/>
            <w:szCs w:val="24"/>
          </w:rPr>
          <w:t xml:space="preserve"> </w:t>
        </w:r>
      </w:ins>
      <w:ins w:id="602" w:author="Trevor Drees" w:date="2025-09-07T17:22:00Z" w16du:dateUtc="2025-09-08T00:22:00Z">
        <w:r w:rsidR="00C24980">
          <w:rPr>
            <w:rFonts w:ascii="Times New Roman" w:hAnsi="Times New Roman" w:cs="Times New Roman"/>
            <w:sz w:val="24"/>
            <w:szCs w:val="24"/>
          </w:rPr>
          <w:t>which can then be used to he</w:t>
        </w:r>
      </w:ins>
      <w:ins w:id="603" w:author="Trevor Drees" w:date="2025-09-07T17:23:00Z" w16du:dateUtc="2025-09-08T00:23:00Z">
        <w:r w:rsidR="00C24980">
          <w:rPr>
            <w:rFonts w:ascii="Times New Roman" w:hAnsi="Times New Roman" w:cs="Times New Roman"/>
            <w:sz w:val="24"/>
            <w:szCs w:val="24"/>
          </w:rPr>
          <w:t xml:space="preserve">lp inform </w:t>
        </w:r>
      </w:ins>
      <w:ins w:id="604" w:author="Trevor Drees" w:date="2025-09-07T17:40:00Z" w16du:dateUtc="2025-09-08T00:40:00Z">
        <w:r w:rsidR="00C54510">
          <w:rPr>
            <w:rFonts w:ascii="Times New Roman" w:hAnsi="Times New Roman" w:cs="Times New Roman"/>
            <w:sz w:val="24"/>
            <w:szCs w:val="24"/>
          </w:rPr>
          <w:t>the</w:t>
        </w:r>
      </w:ins>
      <w:ins w:id="605" w:author="Trevor Drees" w:date="2025-09-07T17:23:00Z" w16du:dateUtc="2025-09-08T00:23:00Z">
        <w:r w:rsidR="00C24980">
          <w:rPr>
            <w:rFonts w:ascii="Times New Roman" w:hAnsi="Times New Roman" w:cs="Times New Roman"/>
            <w:sz w:val="24"/>
            <w:szCs w:val="24"/>
          </w:rPr>
          <w:t xml:space="preserve"> future lines of inquiry</w:t>
        </w:r>
      </w:ins>
      <w:ins w:id="606" w:author="Trevor Drees" w:date="2025-09-07T17:40:00Z" w16du:dateUtc="2025-09-08T00:40:00Z">
        <w:r w:rsidR="00C54510">
          <w:rPr>
            <w:rFonts w:ascii="Times New Roman" w:hAnsi="Times New Roman" w:cs="Times New Roman"/>
            <w:sz w:val="24"/>
            <w:szCs w:val="24"/>
          </w:rPr>
          <w:t xml:space="preserve"> that</w:t>
        </w:r>
      </w:ins>
      <w:ins w:id="607" w:author="Trevor Drees" w:date="2025-09-07T17:23:00Z" w16du:dateUtc="2025-09-08T00:23:00Z">
        <w:r w:rsidR="00C24980">
          <w:rPr>
            <w:rFonts w:ascii="Times New Roman" w:hAnsi="Times New Roman" w:cs="Times New Roman"/>
            <w:sz w:val="24"/>
            <w:szCs w:val="24"/>
          </w:rPr>
          <w:t xml:space="preserve"> limited resources should be spent on</w:t>
        </w:r>
      </w:ins>
      <w:ins w:id="608" w:author="Trevor Drees" w:date="2025-09-07T17:13:00Z" w16du:dateUtc="2025-09-08T00:13:00Z">
        <w:r w:rsidR="00374C55">
          <w:rPr>
            <w:rFonts w:ascii="Times New Roman" w:hAnsi="Times New Roman" w:cs="Times New Roman"/>
            <w:sz w:val="24"/>
            <w:szCs w:val="24"/>
          </w:rPr>
          <w:t xml:space="preserve">. </w:t>
        </w:r>
        <w:r w:rsidR="00374C55">
          <w:rPr>
            <w:rFonts w:ascii="Times New Roman" w:hAnsi="Times New Roman" w:cs="Times New Roman"/>
            <w:sz w:val="24"/>
            <w:szCs w:val="24"/>
          </w:rPr>
          <w:t xml:space="preserve">In our case, </w:t>
        </w:r>
      </w:ins>
      <w:ins w:id="609" w:author="Trevor Drees" w:date="2025-09-07T17:23:00Z" w16du:dateUtc="2025-09-08T00:23:00Z">
        <w:r w:rsidR="00C24980">
          <w:rPr>
            <w:rFonts w:ascii="Times New Roman" w:hAnsi="Times New Roman" w:cs="Times New Roman"/>
            <w:sz w:val="24"/>
            <w:szCs w:val="24"/>
          </w:rPr>
          <w:t xml:space="preserve">the </w:t>
        </w:r>
      </w:ins>
      <w:ins w:id="610" w:author="Trevor Drees" w:date="2025-09-07T17:25:00Z" w16du:dateUtc="2025-09-08T00:25:00Z">
        <w:r w:rsidR="00C24980">
          <w:rPr>
            <w:rFonts w:ascii="Times New Roman" w:hAnsi="Times New Roman" w:cs="Times New Roman"/>
            <w:sz w:val="24"/>
            <w:szCs w:val="24"/>
          </w:rPr>
          <w:t>ramifications of employing this approach are noteworth</w:t>
        </w:r>
      </w:ins>
      <w:ins w:id="611" w:author="Trevor Drees" w:date="2025-09-07T17:26:00Z" w16du:dateUtc="2025-09-08T00:26:00Z">
        <w:r w:rsidR="00C24980">
          <w:rPr>
            <w:rFonts w:ascii="Times New Roman" w:hAnsi="Times New Roman" w:cs="Times New Roman"/>
            <w:sz w:val="24"/>
            <w:szCs w:val="24"/>
          </w:rPr>
          <w:t>y</w:t>
        </w:r>
      </w:ins>
      <w:ins w:id="612" w:author="Trevor Drees" w:date="2025-09-07T17:13:00Z" w16du:dateUtc="2025-09-08T00:13:00Z">
        <w:r w:rsidR="00374C55">
          <w:rPr>
            <w:rFonts w:ascii="Times New Roman" w:hAnsi="Times New Roman" w:cs="Times New Roman"/>
            <w:sz w:val="24"/>
            <w:szCs w:val="24"/>
          </w:rPr>
          <w:t xml:space="preserve">: we likely would have spent </w:t>
        </w:r>
      </w:ins>
      <w:ins w:id="613" w:author="Trevor Drees" w:date="2025-09-07T17:21:00Z" w16du:dateUtc="2025-09-08T00:21:00Z">
        <w:r w:rsidR="00C24980" w:rsidRPr="00C24980">
          <w:rPr>
            <w:rFonts w:ascii="Times New Roman" w:hAnsi="Times New Roman" w:cs="Times New Roman"/>
            <w:i/>
            <w:iCs/>
            <w:sz w:val="24"/>
            <w:szCs w:val="24"/>
            <w:rPrChange w:id="614" w:author="Trevor Drees" w:date="2025-09-07T17:30:00Z" w16du:dateUtc="2025-09-08T00:30:00Z">
              <w:rPr>
                <w:rFonts w:ascii="Times New Roman" w:hAnsi="Times New Roman" w:cs="Times New Roman"/>
                <w:sz w:val="24"/>
                <w:szCs w:val="24"/>
              </w:rPr>
            </w:rPrChange>
          </w:rPr>
          <w:t>years</w:t>
        </w:r>
        <w:r w:rsidR="00C24980">
          <w:rPr>
            <w:rFonts w:ascii="Times New Roman" w:hAnsi="Times New Roman" w:cs="Times New Roman"/>
            <w:sz w:val="24"/>
            <w:szCs w:val="24"/>
          </w:rPr>
          <w:t xml:space="preserve"> </w:t>
        </w:r>
      </w:ins>
      <w:ins w:id="615" w:author="Trevor Drees" w:date="2025-09-07T17:13:00Z" w16du:dateUtc="2025-09-08T00:13:00Z">
        <w:r w:rsidR="00374C55">
          <w:rPr>
            <w:rFonts w:ascii="Times New Roman" w:hAnsi="Times New Roman" w:cs="Times New Roman"/>
            <w:sz w:val="24"/>
            <w:szCs w:val="24"/>
          </w:rPr>
          <w:t xml:space="preserve">quantifying ant-driven seed movement </w:t>
        </w:r>
      </w:ins>
      <w:ins w:id="616" w:author="Trevor Drees" w:date="2025-09-07T17:25:00Z" w16du:dateUtc="2025-09-08T00:25:00Z">
        <w:r w:rsidR="00C24980">
          <w:rPr>
            <w:rFonts w:ascii="Times New Roman" w:hAnsi="Times New Roman" w:cs="Times New Roman"/>
            <w:sz w:val="24"/>
            <w:szCs w:val="24"/>
          </w:rPr>
          <w:t xml:space="preserve">rather </w:t>
        </w:r>
      </w:ins>
      <w:ins w:id="617" w:author="Trevor Drees" w:date="2025-09-07T21:29:00Z" w16du:dateUtc="2025-09-08T04:29:00Z">
        <w:r w:rsidR="00D92BD0">
          <w:rPr>
            <w:rFonts w:ascii="Times New Roman" w:hAnsi="Times New Roman" w:cs="Times New Roman"/>
            <w:sz w:val="24"/>
            <w:szCs w:val="24"/>
          </w:rPr>
          <w:t>much more impactful</w:t>
        </w:r>
      </w:ins>
      <w:ins w:id="618" w:author="Trevor Drees" w:date="2025-09-07T21:30:00Z" w16du:dateUtc="2025-09-08T04:30:00Z">
        <w:r w:rsidR="00D92BD0">
          <w:rPr>
            <w:rFonts w:ascii="Times New Roman" w:hAnsi="Times New Roman" w:cs="Times New Roman"/>
            <w:sz w:val="24"/>
            <w:szCs w:val="24"/>
          </w:rPr>
          <w:t xml:space="preserve"> phenomena</w:t>
        </w:r>
      </w:ins>
      <w:ins w:id="619" w:author="Trevor Drees" w:date="2025-09-07T17:13:00Z" w16du:dateUtc="2025-09-08T00:13:00Z">
        <w:r w:rsidR="00374C55">
          <w:rPr>
            <w:rFonts w:ascii="Times New Roman" w:hAnsi="Times New Roman" w:cs="Times New Roman"/>
            <w:sz w:val="24"/>
            <w:szCs w:val="24"/>
          </w:rPr>
          <w:t xml:space="preserve"> like wind dispersal and seed predation.</w:t>
        </w:r>
      </w:ins>
      <w:ins w:id="620" w:author="Trevor Drees" w:date="2025-09-07T17:14:00Z" w16du:dateUtc="2025-09-08T00:14:00Z">
        <w:r w:rsidR="00374C55">
          <w:rPr>
            <w:rFonts w:ascii="Times New Roman" w:hAnsi="Times New Roman" w:cs="Times New Roman"/>
            <w:sz w:val="24"/>
            <w:szCs w:val="24"/>
          </w:rPr>
          <w:t xml:space="preserve"> </w:t>
        </w:r>
      </w:ins>
      <w:commentRangeStart w:id="621"/>
      <w:ins w:id="622" w:author="Trevor Drees" w:date="2025-09-07T17:30:00Z" w16du:dateUtc="2025-09-08T00:30:00Z">
        <w:r w:rsidR="00C24980" w:rsidRPr="00F01244">
          <w:rPr>
            <w:rFonts w:ascii="Times New Roman" w:hAnsi="Times New Roman" w:cs="Times New Roman"/>
            <w:sz w:val="24"/>
            <w:szCs w:val="24"/>
          </w:rPr>
          <w:t xml:space="preserve">When resources </w:t>
        </w:r>
        <w:r w:rsidR="00C24980">
          <w:rPr>
            <w:rFonts w:ascii="Times New Roman" w:hAnsi="Times New Roman" w:cs="Times New Roman"/>
            <w:sz w:val="24"/>
            <w:szCs w:val="24"/>
          </w:rPr>
          <w:t xml:space="preserve">such as </w:t>
        </w:r>
        <w:r w:rsidR="00C24980" w:rsidRPr="00F01244">
          <w:rPr>
            <w:rFonts w:ascii="Times New Roman" w:hAnsi="Times New Roman" w:cs="Times New Roman"/>
            <w:sz w:val="24"/>
            <w:szCs w:val="24"/>
          </w:rPr>
          <w:t>time, money,</w:t>
        </w:r>
        <w:r w:rsidR="00C24980">
          <w:rPr>
            <w:rFonts w:ascii="Times New Roman" w:hAnsi="Times New Roman" w:cs="Times New Roman"/>
            <w:sz w:val="24"/>
            <w:szCs w:val="24"/>
          </w:rPr>
          <w:t xml:space="preserve"> and</w:t>
        </w:r>
        <w:r w:rsidR="00C24980" w:rsidRPr="00F01244">
          <w:rPr>
            <w:rFonts w:ascii="Times New Roman" w:hAnsi="Times New Roman" w:cs="Times New Roman"/>
            <w:sz w:val="24"/>
            <w:szCs w:val="24"/>
          </w:rPr>
          <w:t xml:space="preserve"> labor</w:t>
        </w:r>
        <w:r w:rsidR="00C24980">
          <w:rPr>
            <w:rFonts w:ascii="Times New Roman" w:hAnsi="Times New Roman" w:cs="Times New Roman"/>
            <w:sz w:val="24"/>
            <w:szCs w:val="24"/>
          </w:rPr>
          <w:t xml:space="preserve"> are limited</w:t>
        </w:r>
        <w:r w:rsidR="00C24980" w:rsidRPr="00F01244">
          <w:rPr>
            <w:rFonts w:ascii="Times New Roman" w:hAnsi="Times New Roman" w:cs="Times New Roman"/>
            <w:sz w:val="24"/>
            <w:szCs w:val="24"/>
          </w:rPr>
          <w:t xml:space="preserve">, </w:t>
        </w:r>
        <w:r w:rsidR="00C24980">
          <w:rPr>
            <w:rFonts w:ascii="Times New Roman" w:hAnsi="Times New Roman" w:cs="Times New Roman"/>
            <w:sz w:val="24"/>
            <w:szCs w:val="24"/>
          </w:rPr>
          <w:t>they</w:t>
        </w:r>
        <w:r w:rsidR="00C24980" w:rsidRPr="00F01244">
          <w:rPr>
            <w:rFonts w:ascii="Times New Roman" w:hAnsi="Times New Roman" w:cs="Times New Roman"/>
            <w:sz w:val="24"/>
            <w:szCs w:val="24"/>
          </w:rPr>
          <w:t xml:space="preserve"> can be </w:t>
        </w:r>
        <w:r w:rsidR="00C24980">
          <w:rPr>
            <w:rFonts w:ascii="Times New Roman" w:hAnsi="Times New Roman" w:cs="Times New Roman"/>
            <w:sz w:val="24"/>
            <w:szCs w:val="24"/>
          </w:rPr>
          <w:t xml:space="preserve">most usefully </w:t>
        </w:r>
        <w:r w:rsidR="00C24980" w:rsidRPr="00F01244">
          <w:rPr>
            <w:rFonts w:ascii="Times New Roman" w:hAnsi="Times New Roman" w:cs="Times New Roman"/>
            <w:sz w:val="24"/>
            <w:szCs w:val="24"/>
          </w:rPr>
          <w:t xml:space="preserve">focused on </w:t>
        </w:r>
        <w:r w:rsidR="00C24980">
          <w:rPr>
            <w:rFonts w:ascii="Times New Roman" w:hAnsi="Times New Roman" w:cs="Times New Roman"/>
            <w:sz w:val="24"/>
            <w:szCs w:val="24"/>
          </w:rPr>
          <w:t>resolving</w:t>
        </w:r>
        <w:r w:rsidR="00C24980" w:rsidRPr="00F01244">
          <w:rPr>
            <w:rFonts w:ascii="Times New Roman" w:hAnsi="Times New Roman" w:cs="Times New Roman"/>
            <w:sz w:val="24"/>
            <w:szCs w:val="24"/>
          </w:rPr>
          <w:t xml:space="preserve"> </w:t>
        </w:r>
        <w:r w:rsidR="00C24980">
          <w:rPr>
            <w:rFonts w:ascii="Times New Roman" w:hAnsi="Times New Roman" w:cs="Times New Roman"/>
            <w:sz w:val="24"/>
            <w:szCs w:val="24"/>
          </w:rPr>
          <w:t>highly uncertain</w:t>
        </w:r>
        <w:r w:rsidR="00C24980" w:rsidRPr="00F01244">
          <w:rPr>
            <w:rFonts w:ascii="Times New Roman" w:hAnsi="Times New Roman" w:cs="Times New Roman"/>
            <w:sz w:val="24"/>
            <w:szCs w:val="24"/>
          </w:rPr>
          <w:t xml:space="preserve"> parameters without </w:t>
        </w:r>
        <w:r w:rsidR="00C24980">
          <w:rPr>
            <w:rFonts w:ascii="Times New Roman" w:hAnsi="Times New Roman" w:cs="Times New Roman"/>
            <w:sz w:val="24"/>
            <w:szCs w:val="24"/>
          </w:rPr>
          <w:t>needless spending</w:t>
        </w:r>
        <w:r w:rsidR="00C24980" w:rsidRPr="00F01244">
          <w:rPr>
            <w:rFonts w:ascii="Times New Roman" w:hAnsi="Times New Roman" w:cs="Times New Roman"/>
            <w:sz w:val="24"/>
            <w:szCs w:val="24"/>
          </w:rPr>
          <w:t xml:space="preserve"> elsewhere</w:t>
        </w:r>
        <w:r w:rsidR="00C24980">
          <w:rPr>
            <w:rFonts w:ascii="Times New Roman" w:hAnsi="Times New Roman" w:cs="Times New Roman"/>
            <w:sz w:val="24"/>
            <w:szCs w:val="24"/>
          </w:rPr>
          <w:t xml:space="preserve">, and such resolution of uncertainty through practices such as adaptive management can increase management efficacy (Williams 2001, Shea </w:t>
        </w:r>
        <w:r w:rsidR="00C24980">
          <w:rPr>
            <w:rFonts w:ascii="Times New Roman" w:hAnsi="Times New Roman" w:cs="Times New Roman"/>
            <w:i/>
            <w:iCs/>
            <w:sz w:val="24"/>
            <w:szCs w:val="24"/>
          </w:rPr>
          <w:t>et al</w:t>
        </w:r>
        <w:r w:rsidR="00C24980">
          <w:rPr>
            <w:rFonts w:ascii="Times New Roman" w:hAnsi="Times New Roman" w:cs="Times New Roman"/>
            <w:sz w:val="24"/>
            <w:szCs w:val="24"/>
          </w:rPr>
          <w:t xml:space="preserve">. 2014, Canessa </w:t>
        </w:r>
        <w:r w:rsidR="00C24980">
          <w:rPr>
            <w:rFonts w:ascii="Times New Roman" w:hAnsi="Times New Roman" w:cs="Times New Roman"/>
            <w:i/>
            <w:iCs/>
            <w:sz w:val="24"/>
            <w:szCs w:val="24"/>
          </w:rPr>
          <w:t>et al</w:t>
        </w:r>
        <w:r w:rsidR="00C24980">
          <w:rPr>
            <w:rFonts w:ascii="Times New Roman" w:hAnsi="Times New Roman" w:cs="Times New Roman"/>
            <w:sz w:val="24"/>
            <w:szCs w:val="24"/>
          </w:rPr>
          <w:t xml:space="preserve">. </w:t>
        </w:r>
        <w:r w:rsidR="00C24980">
          <w:rPr>
            <w:rFonts w:ascii="Times New Roman" w:hAnsi="Times New Roman" w:cs="Times New Roman"/>
            <w:sz w:val="24"/>
            <w:szCs w:val="24"/>
          </w:rPr>
          <w:lastRenderedPageBreak/>
          <w:t>2015).</w:t>
        </w:r>
      </w:ins>
      <w:commentRangeEnd w:id="621"/>
      <w:ins w:id="623" w:author="Trevor Drees" w:date="2025-09-07T17:46:00Z" w16du:dateUtc="2025-09-08T00:46:00Z">
        <w:r w:rsidR="00C54510">
          <w:rPr>
            <w:rStyle w:val="CommentReference"/>
          </w:rPr>
          <w:commentReference w:id="621"/>
        </w:r>
      </w:ins>
      <w:ins w:id="624" w:author="Trevor Drees" w:date="2025-09-07T17:30:00Z" w16du:dateUtc="2025-09-08T00:30:00Z">
        <w:r w:rsidR="00C24980">
          <w:rPr>
            <w:rFonts w:ascii="Times New Roman" w:hAnsi="Times New Roman" w:cs="Times New Roman"/>
            <w:sz w:val="24"/>
            <w:szCs w:val="24"/>
          </w:rPr>
          <w:t xml:space="preserve"> </w:t>
        </w:r>
      </w:ins>
      <w:ins w:id="625" w:author="Trevor Drees" w:date="2025-09-07T17:46:00Z" w16du:dateUtc="2025-09-08T00:46:00Z">
        <w:r w:rsidR="00C54510">
          <w:rPr>
            <w:rFonts w:ascii="Times New Roman" w:hAnsi="Times New Roman" w:cs="Times New Roman"/>
            <w:sz w:val="24"/>
            <w:szCs w:val="24"/>
          </w:rPr>
          <w:t xml:space="preserve">Being able to </w:t>
        </w:r>
      </w:ins>
      <w:ins w:id="626" w:author="Trevor Drees" w:date="2025-09-07T17:48:00Z" w16du:dateUtc="2025-09-08T00:48:00Z">
        <w:r w:rsidR="00C54510">
          <w:rPr>
            <w:rFonts w:ascii="Times New Roman" w:hAnsi="Times New Roman" w:cs="Times New Roman"/>
            <w:sz w:val="24"/>
            <w:szCs w:val="24"/>
          </w:rPr>
          <w:t>determine where limited</w:t>
        </w:r>
      </w:ins>
      <w:ins w:id="627" w:author="Trevor Drees" w:date="2025-09-07T17:49:00Z" w16du:dateUtc="2025-09-08T00:49:00Z">
        <w:r w:rsidR="00C54510">
          <w:rPr>
            <w:rFonts w:ascii="Times New Roman" w:hAnsi="Times New Roman" w:cs="Times New Roman"/>
            <w:sz w:val="24"/>
            <w:szCs w:val="24"/>
          </w:rPr>
          <w:t xml:space="preserve"> resources should be used becomes increasingly critical for effectively managing invasive species in the face of global change, as there will be</w:t>
        </w:r>
      </w:ins>
      <w:ins w:id="628" w:author="Trevor Drees" w:date="2025-09-07T17:34:00Z" w16du:dateUtc="2025-09-08T00:34:00Z">
        <w:r w:rsidR="00C24980">
          <w:rPr>
            <w:rFonts w:ascii="Times New Roman" w:hAnsi="Times New Roman" w:cs="Times New Roman"/>
            <w:sz w:val="24"/>
            <w:szCs w:val="24"/>
          </w:rPr>
          <w:t xml:space="preserve"> increasing uncertainty in how </w:t>
        </w:r>
      </w:ins>
      <w:ins w:id="629" w:author="Trevor Drees" w:date="2025-09-07T17:49:00Z" w16du:dateUtc="2025-09-08T00:49:00Z">
        <w:r w:rsidR="00C54510">
          <w:rPr>
            <w:rFonts w:ascii="Times New Roman" w:hAnsi="Times New Roman" w:cs="Times New Roman"/>
            <w:sz w:val="24"/>
            <w:szCs w:val="24"/>
          </w:rPr>
          <w:t>many of these</w:t>
        </w:r>
      </w:ins>
      <w:ins w:id="630" w:author="Trevor Drees" w:date="2025-09-07T17:34:00Z" w16du:dateUtc="2025-09-08T00:34:00Z">
        <w:r w:rsidR="00C24980">
          <w:rPr>
            <w:rFonts w:ascii="Times New Roman" w:hAnsi="Times New Roman" w:cs="Times New Roman"/>
            <w:sz w:val="24"/>
            <w:szCs w:val="24"/>
          </w:rPr>
          <w:t xml:space="preserve"> species will disperse and spread</w:t>
        </w:r>
      </w:ins>
      <w:ins w:id="631" w:author="Trevor Drees" w:date="2025-09-07T17:46:00Z" w16du:dateUtc="2025-09-08T00:46:00Z">
        <w:r w:rsidR="00C54510">
          <w:rPr>
            <w:rFonts w:ascii="Times New Roman" w:hAnsi="Times New Roman" w:cs="Times New Roman"/>
            <w:sz w:val="24"/>
            <w:szCs w:val="24"/>
          </w:rPr>
          <w:t>.</w:t>
        </w:r>
      </w:ins>
    </w:p>
    <w:p w14:paraId="21CC7178" w14:textId="3677D4E2" w:rsidR="004465B7" w:rsidRPr="00BF11FF" w:rsidDel="00374C55" w:rsidRDefault="004465B7" w:rsidP="00957A64">
      <w:pPr>
        <w:spacing w:after="0" w:line="480" w:lineRule="auto"/>
        <w:ind w:firstLine="284"/>
        <w:rPr>
          <w:del w:id="632" w:author="Trevor Drees" w:date="2025-09-07T17:14:00Z" w16du:dateUtc="2025-09-08T00:14:00Z"/>
          <w:rFonts w:ascii="Times New Roman" w:hAnsi="Times New Roman" w:cs="Times New Roman"/>
          <w:sz w:val="24"/>
          <w:szCs w:val="24"/>
        </w:rPr>
      </w:pPr>
    </w:p>
    <w:p w14:paraId="3CD4E74A" w14:textId="66340D8D" w:rsidR="00394F58" w:rsidDel="003263AF" w:rsidRDefault="00B139BE" w:rsidP="00ED0946">
      <w:pPr>
        <w:spacing w:after="0" w:line="480" w:lineRule="auto"/>
        <w:ind w:firstLine="284"/>
        <w:rPr>
          <w:del w:id="633" w:author="Trevor Drees" w:date="2025-09-07T16:55:00Z" w16du:dateUtc="2025-09-07T23:55:00Z"/>
          <w:rFonts w:ascii="Times New Roman" w:hAnsi="Times New Roman" w:cs="Times New Roman"/>
          <w:sz w:val="24"/>
          <w:szCs w:val="24"/>
        </w:rPr>
      </w:pPr>
      <w:del w:id="634" w:author="Trevor Drees" w:date="2025-09-07T16:55:00Z" w16du:dateUtc="2025-09-07T23:55:00Z">
        <w:r w:rsidRPr="004465B7" w:rsidDel="003263AF">
          <w:rPr>
            <w:rFonts w:ascii="Times New Roman" w:hAnsi="Times New Roman" w:cs="Times New Roman"/>
            <w:sz w:val="24"/>
            <w:szCs w:val="24"/>
            <w:highlight w:val="yellow"/>
            <w:rPrChange w:id="635" w:author="Trevor Drees" w:date="2025-09-07T16:49:00Z" w16du:dateUtc="2025-09-07T23:49:00Z">
              <w:rPr>
                <w:rFonts w:ascii="Times New Roman" w:hAnsi="Times New Roman" w:cs="Times New Roman"/>
                <w:sz w:val="24"/>
                <w:szCs w:val="24"/>
              </w:rPr>
            </w:rPrChange>
          </w:rPr>
          <w:delText xml:space="preserve">While these results are a promising start in improving our understanding of the how ants play a role in </w:delText>
        </w:r>
        <w:r w:rsidRPr="004465B7" w:rsidDel="003263AF">
          <w:rPr>
            <w:rFonts w:ascii="Times New Roman" w:hAnsi="Times New Roman" w:cs="Times New Roman"/>
            <w:i/>
            <w:iCs/>
            <w:sz w:val="24"/>
            <w:szCs w:val="24"/>
            <w:highlight w:val="yellow"/>
            <w:rPrChange w:id="636" w:author="Trevor Drees" w:date="2025-09-07T16:49:00Z" w16du:dateUtc="2025-09-07T23:49:00Z">
              <w:rPr>
                <w:rFonts w:ascii="Times New Roman" w:hAnsi="Times New Roman" w:cs="Times New Roman"/>
                <w:i/>
                <w:iCs/>
                <w:sz w:val="24"/>
                <w:szCs w:val="24"/>
              </w:rPr>
            </w:rPrChange>
          </w:rPr>
          <w:delText>C. nutans</w:delText>
        </w:r>
        <w:r w:rsidR="00B124CD" w:rsidRPr="004465B7" w:rsidDel="003263AF">
          <w:rPr>
            <w:rFonts w:ascii="Times New Roman" w:hAnsi="Times New Roman" w:cs="Times New Roman"/>
            <w:i/>
            <w:iCs/>
            <w:sz w:val="24"/>
            <w:szCs w:val="24"/>
            <w:highlight w:val="yellow"/>
            <w:rPrChange w:id="637" w:author="Trevor Drees" w:date="2025-09-07T16:49:00Z" w16du:dateUtc="2025-09-07T23:49:00Z">
              <w:rPr>
                <w:rFonts w:ascii="Times New Roman" w:hAnsi="Times New Roman" w:cs="Times New Roman"/>
                <w:i/>
                <w:iCs/>
                <w:sz w:val="24"/>
                <w:szCs w:val="24"/>
              </w:rPr>
            </w:rPrChange>
          </w:rPr>
          <w:delText xml:space="preserve"> </w:delText>
        </w:r>
        <w:r w:rsidR="00B124CD" w:rsidRPr="004465B7" w:rsidDel="003263AF">
          <w:rPr>
            <w:rFonts w:ascii="Times New Roman" w:hAnsi="Times New Roman" w:cs="Times New Roman"/>
            <w:sz w:val="24"/>
            <w:szCs w:val="24"/>
            <w:highlight w:val="yellow"/>
            <w:rPrChange w:id="638" w:author="Trevor Drees" w:date="2025-09-07T16:49:00Z" w16du:dateUtc="2025-09-07T23:49:00Z">
              <w:rPr>
                <w:rFonts w:ascii="Times New Roman" w:hAnsi="Times New Roman" w:cs="Times New Roman"/>
                <w:sz w:val="24"/>
                <w:szCs w:val="24"/>
              </w:rPr>
            </w:rPrChange>
          </w:rPr>
          <w:delText>spread</w:delText>
        </w:r>
        <w:r w:rsidR="00A13E9F" w:rsidRPr="004465B7" w:rsidDel="003263AF">
          <w:rPr>
            <w:rFonts w:ascii="Times New Roman" w:hAnsi="Times New Roman" w:cs="Times New Roman"/>
            <w:sz w:val="24"/>
            <w:szCs w:val="24"/>
            <w:highlight w:val="yellow"/>
            <w:rPrChange w:id="639" w:author="Trevor Drees" w:date="2025-09-07T16:49:00Z" w16du:dateUtc="2025-09-07T23:49:00Z">
              <w:rPr>
                <w:rFonts w:ascii="Times New Roman" w:hAnsi="Times New Roman" w:cs="Times New Roman"/>
                <w:sz w:val="24"/>
                <w:szCs w:val="24"/>
              </w:rPr>
            </w:rPrChange>
          </w:rPr>
          <w:delText>,</w:delText>
        </w:r>
        <w:r w:rsidRPr="004465B7" w:rsidDel="003263AF">
          <w:rPr>
            <w:rFonts w:ascii="Times New Roman" w:hAnsi="Times New Roman" w:cs="Times New Roman"/>
            <w:sz w:val="24"/>
            <w:szCs w:val="24"/>
            <w:highlight w:val="yellow"/>
            <w:rPrChange w:id="640" w:author="Trevor Drees" w:date="2025-09-07T16:49:00Z" w16du:dateUtc="2025-09-07T23:49:00Z">
              <w:rPr>
                <w:rFonts w:ascii="Times New Roman" w:hAnsi="Times New Roman" w:cs="Times New Roman"/>
                <w:sz w:val="24"/>
                <w:szCs w:val="24"/>
              </w:rPr>
            </w:rPrChange>
          </w:rPr>
          <w:delText xml:space="preserve"> future studies are necessary to further build upon this,</w:delText>
        </w:r>
        <w:r w:rsidR="00A13E9F" w:rsidRPr="004465B7" w:rsidDel="003263AF">
          <w:rPr>
            <w:rFonts w:ascii="Times New Roman" w:hAnsi="Times New Roman" w:cs="Times New Roman"/>
            <w:sz w:val="24"/>
            <w:szCs w:val="24"/>
            <w:highlight w:val="yellow"/>
            <w:rPrChange w:id="641" w:author="Trevor Drees" w:date="2025-09-07T16:49:00Z" w16du:dateUtc="2025-09-07T23:49:00Z">
              <w:rPr>
                <w:rFonts w:ascii="Times New Roman" w:hAnsi="Times New Roman" w:cs="Times New Roman"/>
                <w:sz w:val="24"/>
                <w:szCs w:val="24"/>
              </w:rPr>
            </w:rPrChange>
          </w:rPr>
          <w:delText xml:space="preserve"> with </w:delText>
        </w:r>
        <w:r w:rsidRPr="004465B7" w:rsidDel="003263AF">
          <w:rPr>
            <w:rFonts w:ascii="Times New Roman" w:hAnsi="Times New Roman" w:cs="Times New Roman"/>
            <w:sz w:val="24"/>
            <w:szCs w:val="24"/>
            <w:highlight w:val="yellow"/>
            <w:rPrChange w:id="642" w:author="Trevor Drees" w:date="2025-09-07T16:49:00Z" w16du:dateUtc="2025-09-07T23:49:00Z">
              <w:rPr>
                <w:rFonts w:ascii="Times New Roman" w:hAnsi="Times New Roman" w:cs="Times New Roman"/>
                <w:sz w:val="24"/>
                <w:szCs w:val="24"/>
              </w:rPr>
            </w:rPrChange>
          </w:rPr>
          <w:delText xml:space="preserve">one of </w:delText>
        </w:r>
        <w:r w:rsidR="00A13E9F" w:rsidRPr="004465B7" w:rsidDel="003263AF">
          <w:rPr>
            <w:rFonts w:ascii="Times New Roman" w:hAnsi="Times New Roman" w:cs="Times New Roman"/>
            <w:sz w:val="24"/>
            <w:szCs w:val="24"/>
            <w:highlight w:val="yellow"/>
            <w:rPrChange w:id="643" w:author="Trevor Drees" w:date="2025-09-07T16:49:00Z" w16du:dateUtc="2025-09-07T23:49:00Z">
              <w:rPr>
                <w:rFonts w:ascii="Times New Roman" w:hAnsi="Times New Roman" w:cs="Times New Roman"/>
                <w:sz w:val="24"/>
                <w:szCs w:val="24"/>
              </w:rPr>
            </w:rPrChange>
          </w:rPr>
          <w:delText xml:space="preserve">the most </w:delText>
        </w:r>
        <w:r w:rsidR="00DE1635" w:rsidRPr="004465B7" w:rsidDel="003263AF">
          <w:rPr>
            <w:rFonts w:ascii="Times New Roman" w:hAnsi="Times New Roman" w:cs="Times New Roman"/>
            <w:sz w:val="24"/>
            <w:szCs w:val="24"/>
            <w:highlight w:val="yellow"/>
            <w:rPrChange w:id="644" w:author="Trevor Drees" w:date="2025-09-07T16:49:00Z" w16du:dateUtc="2025-09-07T23:49:00Z">
              <w:rPr>
                <w:rFonts w:ascii="Times New Roman" w:hAnsi="Times New Roman" w:cs="Times New Roman"/>
                <w:sz w:val="24"/>
                <w:szCs w:val="24"/>
              </w:rPr>
            </w:rPrChange>
          </w:rPr>
          <w:delText>important</w:delText>
        </w:r>
        <w:r w:rsidRPr="004465B7" w:rsidDel="003263AF">
          <w:rPr>
            <w:rFonts w:ascii="Times New Roman" w:hAnsi="Times New Roman" w:cs="Times New Roman"/>
            <w:sz w:val="24"/>
            <w:szCs w:val="24"/>
            <w:highlight w:val="yellow"/>
            <w:rPrChange w:id="645" w:author="Trevor Drees" w:date="2025-09-07T16:49:00Z" w16du:dateUtc="2025-09-07T23:49:00Z">
              <w:rPr>
                <w:rFonts w:ascii="Times New Roman" w:hAnsi="Times New Roman" w:cs="Times New Roman"/>
                <w:sz w:val="24"/>
                <w:szCs w:val="24"/>
              </w:rPr>
            </w:rPrChange>
          </w:rPr>
          <w:delText xml:space="preserve"> foci</w:delText>
        </w:r>
        <w:r w:rsidR="00DE1635" w:rsidRPr="004465B7" w:rsidDel="003263AF">
          <w:rPr>
            <w:rFonts w:ascii="Times New Roman" w:hAnsi="Times New Roman" w:cs="Times New Roman"/>
            <w:sz w:val="24"/>
            <w:szCs w:val="24"/>
            <w:highlight w:val="yellow"/>
            <w:rPrChange w:id="646" w:author="Trevor Drees" w:date="2025-09-07T16:49:00Z" w16du:dateUtc="2025-09-07T23:49:00Z">
              <w:rPr>
                <w:rFonts w:ascii="Times New Roman" w:hAnsi="Times New Roman" w:cs="Times New Roman"/>
                <w:sz w:val="24"/>
                <w:szCs w:val="24"/>
              </w:rPr>
            </w:rPrChange>
          </w:rPr>
          <w:delText xml:space="preserve"> being obtaining accurate estimates of </w:delText>
        </w:r>
        <w:r w:rsidRPr="004465B7" w:rsidDel="003263AF">
          <w:rPr>
            <w:rFonts w:ascii="Times New Roman" w:hAnsi="Times New Roman" w:cs="Times New Roman"/>
            <w:sz w:val="24"/>
            <w:szCs w:val="24"/>
            <w:highlight w:val="yellow"/>
            <w:rPrChange w:id="647" w:author="Trevor Drees" w:date="2025-09-07T16:49:00Z" w16du:dateUtc="2025-09-07T23:49:00Z">
              <w:rPr>
                <w:rFonts w:ascii="Times New Roman" w:hAnsi="Times New Roman" w:cs="Times New Roman"/>
                <w:sz w:val="24"/>
                <w:szCs w:val="24"/>
              </w:rPr>
            </w:rPrChange>
          </w:rPr>
          <w:delText xml:space="preserve">ant-driven </w:delText>
        </w:r>
        <w:r w:rsidR="00DE1635" w:rsidRPr="004465B7" w:rsidDel="003263AF">
          <w:rPr>
            <w:rFonts w:ascii="Times New Roman" w:hAnsi="Times New Roman" w:cs="Times New Roman"/>
            <w:sz w:val="24"/>
            <w:szCs w:val="24"/>
            <w:highlight w:val="yellow"/>
            <w:rPrChange w:id="648" w:author="Trevor Drees" w:date="2025-09-07T16:49:00Z" w16du:dateUtc="2025-09-07T23:49:00Z">
              <w:rPr>
                <w:rFonts w:ascii="Times New Roman" w:hAnsi="Times New Roman" w:cs="Times New Roman"/>
                <w:sz w:val="24"/>
                <w:szCs w:val="24"/>
              </w:rPr>
            </w:rPrChange>
          </w:rPr>
          <w:delText xml:space="preserve">seed predation given its importance in rates of population spread. </w:delText>
        </w:r>
        <w:r w:rsidRPr="004465B7" w:rsidDel="003263AF">
          <w:rPr>
            <w:rFonts w:ascii="Times New Roman" w:hAnsi="Times New Roman" w:cs="Times New Roman"/>
            <w:sz w:val="24"/>
            <w:szCs w:val="24"/>
            <w:highlight w:val="yellow"/>
            <w:rPrChange w:id="649" w:author="Trevor Drees" w:date="2025-09-07T16:49:00Z" w16du:dateUtc="2025-09-07T23:49:00Z">
              <w:rPr>
                <w:rFonts w:ascii="Times New Roman" w:hAnsi="Times New Roman" w:cs="Times New Roman"/>
                <w:sz w:val="24"/>
                <w:szCs w:val="24"/>
              </w:rPr>
            </w:rPrChange>
          </w:rPr>
          <w:delText>Further i</w:delText>
        </w:r>
        <w:r w:rsidR="00DE1635" w:rsidRPr="004465B7" w:rsidDel="003263AF">
          <w:rPr>
            <w:rFonts w:ascii="Times New Roman" w:hAnsi="Times New Roman" w:cs="Times New Roman"/>
            <w:sz w:val="24"/>
            <w:szCs w:val="24"/>
            <w:highlight w:val="yellow"/>
            <w:rPrChange w:id="650" w:author="Trevor Drees" w:date="2025-09-07T16:49:00Z" w16du:dateUtc="2025-09-07T23:49:00Z">
              <w:rPr>
                <w:rFonts w:ascii="Times New Roman" w:hAnsi="Times New Roman" w:cs="Times New Roman"/>
                <w:sz w:val="24"/>
                <w:szCs w:val="24"/>
              </w:rPr>
            </w:rPrChange>
          </w:rPr>
          <w:delText xml:space="preserve">nvestigations into </w:delText>
        </w:r>
        <w:r w:rsidRPr="004465B7" w:rsidDel="003263AF">
          <w:rPr>
            <w:rFonts w:ascii="Times New Roman" w:hAnsi="Times New Roman" w:cs="Times New Roman"/>
            <w:sz w:val="24"/>
            <w:szCs w:val="24"/>
            <w:highlight w:val="yellow"/>
            <w:rPrChange w:id="651" w:author="Trevor Drees" w:date="2025-09-07T16:49:00Z" w16du:dateUtc="2025-09-07T23:49:00Z">
              <w:rPr>
                <w:rFonts w:ascii="Times New Roman" w:hAnsi="Times New Roman" w:cs="Times New Roman"/>
                <w:sz w:val="24"/>
                <w:szCs w:val="24"/>
              </w:rPr>
            </w:rPrChange>
          </w:rPr>
          <w:delText xml:space="preserve">the ant-related determinants of </w:delText>
        </w:r>
        <w:r w:rsidRPr="004465B7" w:rsidDel="003263AF">
          <w:rPr>
            <w:rFonts w:ascii="Times New Roman" w:hAnsi="Times New Roman" w:cs="Times New Roman"/>
            <w:i/>
            <w:iCs/>
            <w:sz w:val="24"/>
            <w:szCs w:val="24"/>
            <w:highlight w:val="yellow"/>
            <w:rPrChange w:id="652" w:author="Trevor Drees" w:date="2025-09-07T16:49:00Z" w16du:dateUtc="2025-09-07T23:49:00Z">
              <w:rPr>
                <w:rFonts w:ascii="Times New Roman" w:hAnsi="Times New Roman" w:cs="Times New Roman"/>
                <w:i/>
                <w:iCs/>
                <w:sz w:val="24"/>
                <w:szCs w:val="24"/>
              </w:rPr>
            </w:rPrChange>
          </w:rPr>
          <w:delText>C. nutans</w:delText>
        </w:r>
        <w:r w:rsidRPr="004465B7" w:rsidDel="003263AF">
          <w:rPr>
            <w:rFonts w:ascii="Times New Roman" w:hAnsi="Times New Roman" w:cs="Times New Roman"/>
            <w:sz w:val="24"/>
            <w:szCs w:val="24"/>
            <w:highlight w:val="yellow"/>
            <w:rPrChange w:id="653" w:author="Trevor Drees" w:date="2025-09-07T16:49:00Z" w16du:dateUtc="2025-09-07T23:49:00Z">
              <w:rPr>
                <w:rFonts w:ascii="Times New Roman" w:hAnsi="Times New Roman" w:cs="Times New Roman"/>
                <w:sz w:val="24"/>
                <w:szCs w:val="24"/>
              </w:rPr>
            </w:rPrChange>
          </w:rPr>
          <w:delText xml:space="preserve"> spread</w:delText>
        </w:r>
        <w:r w:rsidR="00DE1635" w:rsidRPr="004465B7" w:rsidDel="003263AF">
          <w:rPr>
            <w:rFonts w:ascii="Times New Roman" w:hAnsi="Times New Roman" w:cs="Times New Roman"/>
            <w:sz w:val="24"/>
            <w:szCs w:val="24"/>
            <w:highlight w:val="yellow"/>
            <w:rPrChange w:id="654" w:author="Trevor Drees" w:date="2025-09-07T16:49:00Z" w16du:dateUtc="2025-09-07T23:49:00Z">
              <w:rPr>
                <w:rFonts w:ascii="Times New Roman" w:hAnsi="Times New Roman" w:cs="Times New Roman"/>
                <w:sz w:val="24"/>
                <w:szCs w:val="24"/>
              </w:rPr>
            </w:rPrChange>
          </w:rPr>
          <w:delText xml:space="preserve"> </w:delText>
        </w:r>
        <w:r w:rsidRPr="004465B7" w:rsidDel="003263AF">
          <w:rPr>
            <w:rFonts w:ascii="Times New Roman" w:hAnsi="Times New Roman" w:cs="Times New Roman"/>
            <w:sz w:val="24"/>
            <w:szCs w:val="24"/>
            <w:highlight w:val="yellow"/>
            <w:rPrChange w:id="655" w:author="Trevor Drees" w:date="2025-09-07T16:49:00Z" w16du:dateUtc="2025-09-07T23:49:00Z">
              <w:rPr>
                <w:rFonts w:ascii="Times New Roman" w:hAnsi="Times New Roman" w:cs="Times New Roman"/>
                <w:sz w:val="24"/>
                <w:szCs w:val="24"/>
              </w:rPr>
            </w:rPrChange>
          </w:rPr>
          <w:delText xml:space="preserve">might also </w:delText>
        </w:r>
        <w:r w:rsidR="00DE1635" w:rsidRPr="004465B7" w:rsidDel="003263AF">
          <w:rPr>
            <w:rFonts w:ascii="Times New Roman" w:hAnsi="Times New Roman" w:cs="Times New Roman"/>
            <w:sz w:val="24"/>
            <w:szCs w:val="24"/>
            <w:highlight w:val="yellow"/>
            <w:rPrChange w:id="656" w:author="Trevor Drees" w:date="2025-09-07T16:49:00Z" w16du:dateUtc="2025-09-07T23:49:00Z">
              <w:rPr>
                <w:rFonts w:ascii="Times New Roman" w:hAnsi="Times New Roman" w:cs="Times New Roman"/>
                <w:sz w:val="24"/>
                <w:szCs w:val="24"/>
              </w:rPr>
            </w:rPrChange>
          </w:rPr>
          <w:delText xml:space="preserve">be worthwhile </w:delText>
        </w:r>
        <w:r w:rsidRPr="004465B7" w:rsidDel="003263AF">
          <w:rPr>
            <w:rFonts w:ascii="Times New Roman" w:hAnsi="Times New Roman" w:cs="Times New Roman"/>
            <w:sz w:val="24"/>
            <w:szCs w:val="24"/>
            <w:highlight w:val="yellow"/>
            <w:rPrChange w:id="657" w:author="Trevor Drees" w:date="2025-09-07T16:49:00Z" w16du:dateUtc="2025-09-07T23:49:00Z">
              <w:rPr>
                <w:rFonts w:ascii="Times New Roman" w:hAnsi="Times New Roman" w:cs="Times New Roman"/>
                <w:sz w:val="24"/>
                <w:szCs w:val="24"/>
              </w:rPr>
            </w:rPrChange>
          </w:rPr>
          <w:delText xml:space="preserve">to ensure that any </w:delText>
        </w:r>
        <w:r w:rsidR="00ED0946" w:rsidRPr="004465B7" w:rsidDel="003263AF">
          <w:rPr>
            <w:rFonts w:ascii="Times New Roman" w:hAnsi="Times New Roman" w:cs="Times New Roman"/>
            <w:sz w:val="24"/>
            <w:szCs w:val="24"/>
            <w:highlight w:val="yellow"/>
            <w:rPrChange w:id="658" w:author="Trevor Drees" w:date="2025-09-07T16:49:00Z" w16du:dateUtc="2025-09-07T23:49:00Z">
              <w:rPr>
                <w:rFonts w:ascii="Times New Roman" w:hAnsi="Times New Roman" w:cs="Times New Roman"/>
                <w:sz w:val="24"/>
                <w:szCs w:val="24"/>
              </w:rPr>
            </w:rPrChange>
          </w:rPr>
          <w:delText>pathways</w:delText>
        </w:r>
        <w:r w:rsidRPr="004465B7" w:rsidDel="003263AF">
          <w:rPr>
            <w:rFonts w:ascii="Times New Roman" w:hAnsi="Times New Roman" w:cs="Times New Roman"/>
            <w:sz w:val="24"/>
            <w:szCs w:val="24"/>
            <w:highlight w:val="yellow"/>
            <w:rPrChange w:id="659" w:author="Trevor Drees" w:date="2025-09-07T16:49:00Z" w16du:dateUtc="2025-09-07T23:49:00Z">
              <w:rPr>
                <w:rFonts w:ascii="Times New Roman" w:hAnsi="Times New Roman" w:cs="Times New Roman"/>
                <w:sz w:val="24"/>
                <w:szCs w:val="24"/>
              </w:rPr>
            </w:rPrChange>
          </w:rPr>
          <w:delText xml:space="preserve"> that </w:delText>
        </w:r>
        <w:r w:rsidR="00ED0946" w:rsidRPr="004465B7" w:rsidDel="003263AF">
          <w:rPr>
            <w:rFonts w:ascii="Times New Roman" w:hAnsi="Times New Roman" w:cs="Times New Roman"/>
            <w:sz w:val="24"/>
            <w:szCs w:val="24"/>
            <w:highlight w:val="yellow"/>
            <w:rPrChange w:id="660" w:author="Trevor Drees" w:date="2025-09-07T16:49:00Z" w16du:dateUtc="2025-09-07T23:49:00Z">
              <w:rPr>
                <w:rFonts w:ascii="Times New Roman" w:hAnsi="Times New Roman" w:cs="Times New Roman"/>
                <w:sz w:val="24"/>
                <w:szCs w:val="24"/>
              </w:rPr>
            </w:rPrChange>
          </w:rPr>
          <w:delText xml:space="preserve">might </w:delText>
        </w:r>
        <w:r w:rsidR="00F67D86" w:rsidRPr="004465B7" w:rsidDel="003263AF">
          <w:rPr>
            <w:rFonts w:ascii="Times New Roman" w:hAnsi="Times New Roman" w:cs="Times New Roman"/>
            <w:sz w:val="24"/>
            <w:szCs w:val="24"/>
            <w:highlight w:val="yellow"/>
            <w:rPrChange w:id="661" w:author="Trevor Drees" w:date="2025-09-07T16:49:00Z" w16du:dateUtc="2025-09-07T23:49:00Z">
              <w:rPr>
                <w:rFonts w:ascii="Times New Roman" w:hAnsi="Times New Roman" w:cs="Times New Roman"/>
                <w:sz w:val="24"/>
                <w:szCs w:val="24"/>
              </w:rPr>
            </w:rPrChange>
          </w:rPr>
          <w:delText xml:space="preserve">generate </w:delText>
        </w:r>
        <w:r w:rsidR="00227E93" w:rsidRPr="004465B7" w:rsidDel="003263AF">
          <w:rPr>
            <w:rFonts w:ascii="Times New Roman" w:hAnsi="Times New Roman" w:cs="Times New Roman"/>
            <w:sz w:val="24"/>
            <w:szCs w:val="24"/>
            <w:highlight w:val="yellow"/>
            <w:rPrChange w:id="662" w:author="Trevor Drees" w:date="2025-09-07T16:49:00Z" w16du:dateUtc="2025-09-07T23:49:00Z">
              <w:rPr>
                <w:rFonts w:ascii="Times New Roman" w:hAnsi="Times New Roman" w:cs="Times New Roman"/>
                <w:sz w:val="24"/>
                <w:szCs w:val="24"/>
              </w:rPr>
            </w:rPrChange>
          </w:rPr>
          <w:delText>a notable effect of</w:delText>
        </w:r>
        <w:r w:rsidRPr="004465B7" w:rsidDel="003263AF">
          <w:rPr>
            <w:rFonts w:ascii="Times New Roman" w:hAnsi="Times New Roman" w:cs="Times New Roman"/>
            <w:sz w:val="24"/>
            <w:szCs w:val="24"/>
            <w:highlight w:val="yellow"/>
            <w:rPrChange w:id="663" w:author="Trevor Drees" w:date="2025-09-07T16:49:00Z" w16du:dateUtc="2025-09-07T23:49:00Z">
              <w:rPr>
                <w:rFonts w:ascii="Times New Roman" w:hAnsi="Times New Roman" w:cs="Times New Roman"/>
                <w:sz w:val="24"/>
                <w:szCs w:val="24"/>
              </w:rPr>
            </w:rPrChange>
          </w:rPr>
          <w:delText xml:space="preserve"> ant dispersal </w:delText>
        </w:r>
        <w:r w:rsidR="00227E93" w:rsidRPr="004465B7" w:rsidDel="003263AF">
          <w:rPr>
            <w:rFonts w:ascii="Times New Roman" w:hAnsi="Times New Roman" w:cs="Times New Roman"/>
            <w:sz w:val="24"/>
            <w:szCs w:val="24"/>
            <w:highlight w:val="yellow"/>
            <w:rPrChange w:id="664" w:author="Trevor Drees" w:date="2025-09-07T16:49:00Z" w16du:dateUtc="2025-09-07T23:49:00Z">
              <w:rPr>
                <w:rFonts w:ascii="Times New Roman" w:hAnsi="Times New Roman" w:cs="Times New Roman"/>
                <w:sz w:val="24"/>
                <w:szCs w:val="24"/>
              </w:rPr>
            </w:rPrChange>
          </w:rPr>
          <w:delText xml:space="preserve">on spread rates have not been missed; </w:delText>
        </w:r>
        <w:r w:rsidR="00DE1635" w:rsidRPr="004465B7" w:rsidDel="003263AF">
          <w:rPr>
            <w:rFonts w:ascii="Times New Roman" w:hAnsi="Times New Roman" w:cs="Times New Roman"/>
            <w:sz w:val="24"/>
            <w:szCs w:val="24"/>
            <w:highlight w:val="yellow"/>
            <w:rPrChange w:id="665" w:author="Trevor Drees" w:date="2025-09-07T16:49:00Z" w16du:dateUtc="2025-09-07T23:49:00Z">
              <w:rPr>
                <w:rFonts w:ascii="Times New Roman" w:hAnsi="Times New Roman" w:cs="Times New Roman"/>
                <w:sz w:val="24"/>
                <w:szCs w:val="24"/>
              </w:rPr>
            </w:rPrChange>
          </w:rPr>
          <w:delText>for example, is there any overlap in nest foraging ranges</w:delText>
        </w:r>
        <w:r w:rsidR="00ED0946" w:rsidRPr="004465B7" w:rsidDel="003263AF">
          <w:rPr>
            <w:rFonts w:ascii="Times New Roman" w:hAnsi="Times New Roman" w:cs="Times New Roman"/>
            <w:sz w:val="24"/>
            <w:szCs w:val="24"/>
            <w:highlight w:val="yellow"/>
            <w:rPrChange w:id="666" w:author="Trevor Drees" w:date="2025-09-07T16:49:00Z" w16du:dateUtc="2025-09-07T23:49:00Z">
              <w:rPr>
                <w:rFonts w:ascii="Times New Roman" w:hAnsi="Times New Roman" w:cs="Times New Roman"/>
                <w:sz w:val="24"/>
                <w:szCs w:val="24"/>
              </w:rPr>
            </w:rPrChange>
          </w:rPr>
          <w:delText xml:space="preserve"> (which </w:delText>
        </w:r>
        <w:r w:rsidR="00A96B5F" w:rsidRPr="004465B7" w:rsidDel="003263AF">
          <w:rPr>
            <w:rFonts w:ascii="Times New Roman" w:hAnsi="Times New Roman" w:cs="Times New Roman"/>
            <w:sz w:val="24"/>
            <w:szCs w:val="24"/>
            <w:highlight w:val="yellow"/>
            <w:rPrChange w:id="667" w:author="Trevor Drees" w:date="2025-09-07T16:49:00Z" w16du:dateUtc="2025-09-07T23:49:00Z">
              <w:rPr>
                <w:rFonts w:ascii="Times New Roman" w:hAnsi="Times New Roman" w:cs="Times New Roman"/>
                <w:sz w:val="24"/>
                <w:szCs w:val="24"/>
              </w:rPr>
            </w:rPrChange>
          </w:rPr>
          <w:delText xml:space="preserve">may </w:delText>
        </w:r>
        <w:r w:rsidR="00ED0946" w:rsidRPr="004465B7" w:rsidDel="003263AF">
          <w:rPr>
            <w:rFonts w:ascii="Times New Roman" w:hAnsi="Times New Roman" w:cs="Times New Roman"/>
            <w:sz w:val="24"/>
            <w:szCs w:val="24"/>
            <w:highlight w:val="yellow"/>
            <w:rPrChange w:id="668" w:author="Trevor Drees" w:date="2025-09-07T16:49:00Z" w16du:dateUtc="2025-09-07T23:49:00Z">
              <w:rPr>
                <w:rFonts w:ascii="Times New Roman" w:hAnsi="Times New Roman" w:cs="Times New Roman"/>
                <w:sz w:val="24"/>
                <w:szCs w:val="24"/>
              </w:rPr>
            </w:rPrChange>
          </w:rPr>
          <w:delText>increase ant-driven dispersal distances)</w:delText>
        </w:r>
        <w:r w:rsidR="00DE1635" w:rsidRPr="004465B7" w:rsidDel="003263AF">
          <w:rPr>
            <w:rFonts w:ascii="Times New Roman" w:hAnsi="Times New Roman" w:cs="Times New Roman"/>
            <w:sz w:val="24"/>
            <w:szCs w:val="24"/>
            <w:highlight w:val="yellow"/>
            <w:rPrChange w:id="669" w:author="Trevor Drees" w:date="2025-09-07T16:49:00Z" w16du:dateUtc="2025-09-07T23:49:00Z">
              <w:rPr>
                <w:rFonts w:ascii="Times New Roman" w:hAnsi="Times New Roman" w:cs="Times New Roman"/>
                <w:sz w:val="24"/>
                <w:szCs w:val="24"/>
              </w:rPr>
            </w:rPrChange>
          </w:rPr>
          <w:delText xml:space="preserve">, </w:delText>
        </w:r>
        <w:r w:rsidR="00ED0946" w:rsidRPr="004465B7" w:rsidDel="003263AF">
          <w:rPr>
            <w:rFonts w:ascii="Times New Roman" w:hAnsi="Times New Roman" w:cs="Times New Roman"/>
            <w:sz w:val="24"/>
            <w:szCs w:val="24"/>
            <w:highlight w:val="yellow"/>
            <w:rPrChange w:id="670" w:author="Trevor Drees" w:date="2025-09-07T16:49:00Z" w16du:dateUtc="2025-09-07T23:49:00Z">
              <w:rPr>
                <w:rFonts w:ascii="Times New Roman" w:hAnsi="Times New Roman" w:cs="Times New Roman"/>
                <w:sz w:val="24"/>
                <w:szCs w:val="24"/>
              </w:rPr>
            </w:rPrChange>
          </w:rPr>
          <w:delText xml:space="preserve">or </w:delText>
        </w:r>
        <w:r w:rsidR="00DE1635" w:rsidRPr="004465B7" w:rsidDel="003263AF">
          <w:rPr>
            <w:rFonts w:ascii="Times New Roman" w:hAnsi="Times New Roman" w:cs="Times New Roman"/>
            <w:sz w:val="24"/>
            <w:szCs w:val="24"/>
            <w:highlight w:val="yellow"/>
            <w:rPrChange w:id="671" w:author="Trevor Drees" w:date="2025-09-07T16:49:00Z" w16du:dateUtc="2025-09-07T23:49:00Z">
              <w:rPr>
                <w:rFonts w:ascii="Times New Roman" w:hAnsi="Times New Roman" w:cs="Times New Roman"/>
                <w:sz w:val="24"/>
                <w:szCs w:val="24"/>
              </w:rPr>
            </w:rPrChange>
          </w:rPr>
          <w:delText xml:space="preserve">is the probability of removal based on distance to the nest? </w:delText>
        </w:r>
        <w:r w:rsidR="00F67D86" w:rsidRPr="004465B7" w:rsidDel="003263AF">
          <w:rPr>
            <w:rFonts w:ascii="Times New Roman" w:hAnsi="Times New Roman" w:cs="Times New Roman"/>
            <w:sz w:val="24"/>
            <w:szCs w:val="24"/>
            <w:highlight w:val="yellow"/>
            <w:rPrChange w:id="672" w:author="Trevor Drees" w:date="2025-09-07T16:49:00Z" w16du:dateUtc="2025-09-07T23:49:00Z">
              <w:rPr>
                <w:rFonts w:ascii="Times New Roman" w:hAnsi="Times New Roman" w:cs="Times New Roman"/>
                <w:sz w:val="24"/>
                <w:szCs w:val="24"/>
              </w:rPr>
            </w:rPrChange>
          </w:rPr>
          <w:delText>What is the role of d</w:delText>
        </w:r>
        <w:r w:rsidR="000254AF" w:rsidRPr="004465B7" w:rsidDel="003263AF">
          <w:rPr>
            <w:rFonts w:ascii="Times New Roman" w:hAnsi="Times New Roman" w:cs="Times New Roman"/>
            <w:sz w:val="24"/>
            <w:szCs w:val="24"/>
            <w:highlight w:val="yellow"/>
            <w:rPrChange w:id="673" w:author="Trevor Drees" w:date="2025-09-07T16:49:00Z" w16du:dateUtc="2025-09-07T23:49:00Z">
              <w:rPr>
                <w:rFonts w:ascii="Times New Roman" w:hAnsi="Times New Roman" w:cs="Times New Roman"/>
                <w:sz w:val="24"/>
                <w:szCs w:val="24"/>
              </w:rPr>
            </w:rPrChange>
          </w:rPr>
          <w:delText>ensity dependence?</w:delText>
        </w:r>
        <w:r w:rsidR="007716B9" w:rsidRPr="004465B7" w:rsidDel="003263AF">
          <w:rPr>
            <w:rFonts w:ascii="Times New Roman" w:hAnsi="Times New Roman" w:cs="Times New Roman"/>
            <w:sz w:val="24"/>
            <w:szCs w:val="24"/>
            <w:highlight w:val="yellow"/>
            <w:rPrChange w:id="674" w:author="Trevor Drees" w:date="2025-09-07T16:49:00Z" w16du:dateUtc="2025-09-07T23:49:00Z">
              <w:rPr>
                <w:rFonts w:ascii="Times New Roman" w:hAnsi="Times New Roman" w:cs="Times New Roman"/>
                <w:sz w:val="24"/>
                <w:szCs w:val="24"/>
              </w:rPr>
            </w:rPrChange>
          </w:rPr>
          <w:delText xml:space="preserve"> </w:delText>
        </w:r>
        <w:r w:rsidR="00F67D86" w:rsidRPr="004465B7" w:rsidDel="003263AF">
          <w:rPr>
            <w:rFonts w:ascii="Times New Roman" w:hAnsi="Times New Roman" w:cs="Times New Roman"/>
            <w:sz w:val="24"/>
            <w:szCs w:val="24"/>
            <w:highlight w:val="yellow"/>
            <w:rPrChange w:id="675" w:author="Trevor Drees" w:date="2025-09-07T16:49:00Z" w16du:dateUtc="2025-09-07T23:49:00Z">
              <w:rPr>
                <w:rFonts w:ascii="Times New Roman" w:hAnsi="Times New Roman" w:cs="Times New Roman"/>
                <w:sz w:val="24"/>
                <w:szCs w:val="24"/>
              </w:rPr>
            </w:rPrChange>
          </w:rPr>
          <w:delText xml:space="preserve">Are the additional dispersal pathways that </w:delText>
        </w:r>
        <w:r w:rsidR="00A96B5F" w:rsidRPr="004465B7" w:rsidDel="003263AF">
          <w:rPr>
            <w:rFonts w:ascii="Times New Roman" w:hAnsi="Times New Roman" w:cs="Times New Roman"/>
            <w:sz w:val="24"/>
            <w:szCs w:val="24"/>
            <w:highlight w:val="yellow"/>
            <w:rPrChange w:id="676" w:author="Trevor Drees" w:date="2025-09-07T16:49:00Z" w16du:dateUtc="2025-09-07T23:49:00Z">
              <w:rPr>
                <w:rFonts w:ascii="Times New Roman" w:hAnsi="Times New Roman" w:cs="Times New Roman"/>
                <w:sz w:val="24"/>
                <w:szCs w:val="24"/>
              </w:rPr>
            </w:rPrChange>
          </w:rPr>
          <w:delText>should be considered</w:delText>
        </w:r>
        <w:r w:rsidR="00F67D86" w:rsidRPr="004465B7" w:rsidDel="003263AF">
          <w:rPr>
            <w:rFonts w:ascii="Times New Roman" w:hAnsi="Times New Roman" w:cs="Times New Roman"/>
            <w:sz w:val="24"/>
            <w:szCs w:val="24"/>
            <w:highlight w:val="yellow"/>
            <w:rPrChange w:id="677" w:author="Trevor Drees" w:date="2025-09-07T16:49:00Z" w16du:dateUtc="2025-09-07T23:49:00Z">
              <w:rPr>
                <w:rFonts w:ascii="Times New Roman" w:hAnsi="Times New Roman" w:cs="Times New Roman"/>
                <w:sz w:val="24"/>
                <w:szCs w:val="24"/>
              </w:rPr>
            </w:rPrChange>
          </w:rPr>
          <w:delText xml:space="preserve">? </w:delText>
        </w:r>
      </w:del>
      <w:moveFromRangeStart w:id="678" w:author="Trevor Drees" w:date="2025-09-07T17:12:00Z" w:name="move208156194"/>
      <w:moveFrom w:id="679" w:author="Trevor Drees" w:date="2025-09-07T17:12:00Z" w16du:dateUtc="2025-09-08T00:12:00Z">
        <w:r w:rsidR="0047182E" w:rsidRPr="004465B7" w:rsidDel="003263AF">
          <w:rPr>
            <w:rFonts w:ascii="Times New Roman" w:hAnsi="Times New Roman" w:cs="Times New Roman"/>
            <w:sz w:val="24"/>
            <w:szCs w:val="24"/>
            <w:highlight w:val="yellow"/>
            <w:rPrChange w:id="680" w:author="Trevor Drees" w:date="2025-09-07T16:49:00Z" w16du:dateUtc="2025-09-07T23:49:00Z">
              <w:rPr>
                <w:rFonts w:ascii="Times New Roman" w:hAnsi="Times New Roman" w:cs="Times New Roman"/>
                <w:sz w:val="24"/>
                <w:szCs w:val="24"/>
              </w:rPr>
            </w:rPrChange>
          </w:rPr>
          <w:t xml:space="preserve">Though many questions on total dispersal remain, for both </w:t>
        </w:r>
        <w:r w:rsidR="0047182E" w:rsidRPr="004465B7" w:rsidDel="003263AF">
          <w:rPr>
            <w:rFonts w:ascii="Times New Roman" w:hAnsi="Times New Roman" w:cs="Times New Roman"/>
            <w:i/>
            <w:iCs/>
            <w:sz w:val="24"/>
            <w:szCs w:val="24"/>
            <w:highlight w:val="yellow"/>
            <w:rPrChange w:id="681" w:author="Trevor Drees" w:date="2025-09-07T16:49:00Z" w16du:dateUtc="2025-09-07T23:49:00Z">
              <w:rPr>
                <w:rFonts w:ascii="Times New Roman" w:hAnsi="Times New Roman" w:cs="Times New Roman"/>
                <w:i/>
                <w:iCs/>
                <w:sz w:val="24"/>
                <w:szCs w:val="24"/>
              </w:rPr>
            </w:rPrChange>
          </w:rPr>
          <w:t>C. nutans</w:t>
        </w:r>
        <w:r w:rsidR="0047182E" w:rsidRPr="004465B7" w:rsidDel="003263AF">
          <w:rPr>
            <w:rFonts w:ascii="Times New Roman" w:hAnsi="Times New Roman" w:cs="Times New Roman"/>
            <w:sz w:val="24"/>
            <w:szCs w:val="24"/>
            <w:highlight w:val="yellow"/>
            <w:rPrChange w:id="682" w:author="Trevor Drees" w:date="2025-09-07T16:49:00Z" w16du:dateUtc="2025-09-07T23:49:00Z">
              <w:rPr>
                <w:rFonts w:ascii="Times New Roman" w:hAnsi="Times New Roman" w:cs="Times New Roman"/>
                <w:sz w:val="24"/>
                <w:szCs w:val="24"/>
              </w:rPr>
            </w:rPrChange>
          </w:rPr>
          <w:t xml:space="preserve"> and the myriad other plant systems with multiple dispersal vectors, our study is </w:t>
        </w:r>
        <w:r w:rsidR="0063571F" w:rsidRPr="004465B7" w:rsidDel="003263AF">
          <w:rPr>
            <w:rFonts w:ascii="Times New Roman" w:hAnsi="Times New Roman" w:cs="Times New Roman"/>
            <w:sz w:val="24"/>
            <w:szCs w:val="24"/>
            <w:highlight w:val="yellow"/>
            <w:rPrChange w:id="683" w:author="Trevor Drees" w:date="2025-09-07T16:49:00Z" w16du:dateUtc="2025-09-07T23:49:00Z">
              <w:rPr>
                <w:rFonts w:ascii="Times New Roman" w:hAnsi="Times New Roman" w:cs="Times New Roman"/>
                <w:sz w:val="24"/>
                <w:szCs w:val="24"/>
              </w:rPr>
            </w:rPrChange>
          </w:rPr>
          <w:t xml:space="preserve">still </w:t>
        </w:r>
        <w:r w:rsidR="0047182E" w:rsidRPr="004465B7" w:rsidDel="003263AF">
          <w:rPr>
            <w:rFonts w:ascii="Times New Roman" w:hAnsi="Times New Roman" w:cs="Times New Roman"/>
            <w:sz w:val="24"/>
            <w:szCs w:val="24"/>
            <w:highlight w:val="yellow"/>
            <w:rPrChange w:id="684" w:author="Trevor Drees" w:date="2025-09-07T16:49:00Z" w16du:dateUtc="2025-09-07T23:49:00Z">
              <w:rPr>
                <w:rFonts w:ascii="Times New Roman" w:hAnsi="Times New Roman" w:cs="Times New Roman"/>
                <w:sz w:val="24"/>
                <w:szCs w:val="24"/>
              </w:rPr>
            </w:rPrChange>
          </w:rPr>
          <w:t>an exciting first step in better understanding complex assemblages of dispersal pathways and how they contribute to the spread of populations.</w:t>
        </w:r>
      </w:moveFrom>
      <w:moveFromRangeEnd w:id="678"/>
    </w:p>
    <w:p w14:paraId="7BA81727" w14:textId="0BDFDAF0" w:rsidR="004C16B4" w:rsidRPr="007C1F05" w:rsidRDefault="00394F58" w:rsidP="00C64983">
      <w:pPr>
        <w:spacing w:after="0" w:line="480" w:lineRule="auto"/>
        <w:rPr>
          <w:rFonts w:ascii="Times New Roman" w:hAnsi="Times New Roman" w:cs="Times New Roman"/>
          <w:b/>
          <w:bCs/>
          <w:sz w:val="32"/>
          <w:szCs w:val="32"/>
        </w:rPr>
      </w:pPr>
      <w:r>
        <w:rPr>
          <w:rFonts w:ascii="Times New Roman" w:hAnsi="Times New Roman" w:cs="Times New Roman"/>
          <w:b/>
          <w:bCs/>
          <w:sz w:val="24"/>
          <w:szCs w:val="24"/>
        </w:rPr>
        <w:t>Acknowledgements</w:t>
      </w:r>
    </w:p>
    <w:p w14:paraId="41F9AA22" w14:textId="151D3184" w:rsidR="00B437A9" w:rsidRDefault="004C16B4" w:rsidP="00C64983">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The authors would like to thank </w:t>
      </w:r>
      <w:r w:rsidRPr="004C16B4">
        <w:rPr>
          <w:rFonts w:ascii="Times New Roman" w:hAnsi="Times New Roman" w:cs="Times New Roman"/>
          <w:sz w:val="24"/>
          <w:szCs w:val="24"/>
        </w:rPr>
        <w:t xml:space="preserve">K. Marchetto and E. Jongejans </w:t>
      </w:r>
      <w:r>
        <w:rPr>
          <w:rFonts w:ascii="Times New Roman" w:hAnsi="Times New Roman" w:cs="Times New Roman"/>
          <w:sz w:val="24"/>
          <w:szCs w:val="24"/>
        </w:rPr>
        <w:t>for</w:t>
      </w:r>
      <w:r w:rsidRPr="004C16B4">
        <w:rPr>
          <w:rFonts w:ascii="Times New Roman" w:hAnsi="Times New Roman" w:cs="Times New Roman"/>
          <w:sz w:val="24"/>
          <w:szCs w:val="24"/>
        </w:rPr>
        <w:t xml:space="preserve"> provid</w:t>
      </w:r>
      <w:r>
        <w:rPr>
          <w:rFonts w:ascii="Times New Roman" w:hAnsi="Times New Roman" w:cs="Times New Roman"/>
          <w:sz w:val="24"/>
          <w:szCs w:val="24"/>
        </w:rPr>
        <w:t>ing</w:t>
      </w:r>
      <w:r w:rsidRPr="004C16B4">
        <w:rPr>
          <w:rFonts w:ascii="Times New Roman" w:hAnsi="Times New Roman" w:cs="Times New Roman"/>
          <w:sz w:val="24"/>
          <w:szCs w:val="24"/>
        </w:rPr>
        <w:t xml:space="preserve"> </w:t>
      </w:r>
      <w:r w:rsidRPr="004C16B4">
        <w:rPr>
          <w:rFonts w:ascii="Times New Roman" w:hAnsi="Times New Roman" w:cs="Times New Roman"/>
          <w:i/>
          <w:iCs/>
          <w:sz w:val="24"/>
          <w:szCs w:val="24"/>
        </w:rPr>
        <w:t>C. nutans</w:t>
      </w:r>
      <w:r w:rsidRPr="004C16B4">
        <w:rPr>
          <w:rFonts w:ascii="Times New Roman" w:hAnsi="Times New Roman" w:cs="Times New Roman"/>
          <w:sz w:val="24"/>
          <w:szCs w:val="24"/>
        </w:rPr>
        <w:t xml:space="preserve"> terminal velocity data for use in wind dispersal models</w:t>
      </w:r>
      <w:r w:rsidR="00B437A9">
        <w:rPr>
          <w:rFonts w:ascii="Times New Roman" w:hAnsi="Times New Roman" w:cs="Times New Roman"/>
          <w:sz w:val="24"/>
          <w:szCs w:val="24"/>
        </w:rPr>
        <w:t xml:space="preserve">, and </w:t>
      </w:r>
      <w:r w:rsidR="00B437A9" w:rsidRPr="00B65D15">
        <w:rPr>
          <w:rFonts w:ascii="Times New Roman" w:hAnsi="Times New Roman" w:cs="Times New Roman"/>
          <w:sz w:val="24"/>
          <w:szCs w:val="24"/>
          <w:lang w:val="en-US"/>
        </w:rPr>
        <w:t xml:space="preserve">O. Skarpaas </w:t>
      </w:r>
      <w:r w:rsidR="00B437A9">
        <w:rPr>
          <w:rFonts w:ascii="Times New Roman" w:hAnsi="Times New Roman" w:cs="Times New Roman"/>
          <w:sz w:val="24"/>
          <w:szCs w:val="24"/>
          <w:lang w:val="en-US"/>
        </w:rPr>
        <w:t xml:space="preserve">for </w:t>
      </w:r>
      <w:r w:rsidR="00B437A9" w:rsidRPr="00B65D15">
        <w:rPr>
          <w:rFonts w:ascii="Times New Roman" w:hAnsi="Times New Roman" w:cs="Times New Roman"/>
          <w:sz w:val="24"/>
          <w:szCs w:val="24"/>
          <w:lang w:val="en-US"/>
        </w:rPr>
        <w:t>provid</w:t>
      </w:r>
      <w:r w:rsidR="00B437A9">
        <w:rPr>
          <w:rFonts w:ascii="Times New Roman" w:hAnsi="Times New Roman" w:cs="Times New Roman"/>
          <w:sz w:val="24"/>
          <w:szCs w:val="24"/>
          <w:lang w:val="en-US"/>
        </w:rPr>
        <w:t>ing</w:t>
      </w:r>
      <w:r w:rsidR="00B437A9" w:rsidRPr="00B65D15">
        <w:rPr>
          <w:rFonts w:ascii="Times New Roman" w:hAnsi="Times New Roman" w:cs="Times New Roman"/>
          <w:sz w:val="24"/>
          <w:szCs w:val="24"/>
          <w:lang w:val="en-US"/>
        </w:rPr>
        <w:t xml:space="preserve"> advice on dispersal models</w:t>
      </w:r>
      <w:r w:rsidRPr="004C16B4">
        <w:rPr>
          <w:rFonts w:ascii="Times New Roman" w:hAnsi="Times New Roman" w:cs="Times New Roman"/>
          <w:sz w:val="24"/>
          <w:szCs w:val="24"/>
        </w:rPr>
        <w:t>. E. Hanks, L. Leites, and C. Lowry provide</w:t>
      </w:r>
      <w:r w:rsidR="00055979">
        <w:rPr>
          <w:rFonts w:ascii="Times New Roman" w:hAnsi="Times New Roman" w:cs="Times New Roman"/>
          <w:sz w:val="24"/>
          <w:szCs w:val="24"/>
        </w:rPr>
        <w:t>d</w:t>
      </w:r>
      <w:r w:rsidRPr="004C16B4">
        <w:rPr>
          <w:rFonts w:ascii="Times New Roman" w:hAnsi="Times New Roman" w:cs="Times New Roman"/>
          <w:sz w:val="24"/>
          <w:szCs w:val="24"/>
        </w:rPr>
        <w:t xml:space="preserve"> feedback on the manuscript. T.H.D. was supported by the Alumni Professor in the Biological Sciences endowment to K.S.</w:t>
      </w:r>
    </w:p>
    <w:p w14:paraId="2C511620" w14:textId="3A5C5670" w:rsidR="00B437A9" w:rsidRPr="00066D6F" w:rsidRDefault="00B437A9" w:rsidP="00C64983">
      <w:pPr>
        <w:spacing w:after="0" w:line="480" w:lineRule="auto"/>
        <w:rPr>
          <w:rFonts w:ascii="Times New Roman" w:hAnsi="Times New Roman" w:cs="Times New Roman"/>
          <w:b/>
          <w:bCs/>
          <w:sz w:val="24"/>
          <w:szCs w:val="24"/>
        </w:rPr>
      </w:pPr>
      <w:r w:rsidRPr="00066D6F">
        <w:rPr>
          <w:rFonts w:ascii="Times New Roman" w:hAnsi="Times New Roman" w:cs="Times New Roman"/>
          <w:b/>
          <w:bCs/>
          <w:sz w:val="24"/>
          <w:szCs w:val="24"/>
        </w:rPr>
        <w:t>Conflict of interest statement</w:t>
      </w:r>
    </w:p>
    <w:p w14:paraId="26CED2BE" w14:textId="1C014C67" w:rsidR="00B437A9" w:rsidRDefault="00B437A9" w:rsidP="00C64983">
      <w:pPr>
        <w:spacing w:after="0" w:line="480" w:lineRule="auto"/>
        <w:ind w:firstLine="284"/>
        <w:rPr>
          <w:rFonts w:ascii="Times New Roman" w:hAnsi="Times New Roman" w:cs="Times New Roman"/>
          <w:sz w:val="24"/>
          <w:szCs w:val="24"/>
        </w:rPr>
      </w:pPr>
      <w:r w:rsidRPr="00B437A9">
        <w:rPr>
          <w:rFonts w:ascii="Times New Roman" w:hAnsi="Times New Roman" w:cs="Times New Roman"/>
          <w:sz w:val="24"/>
          <w:szCs w:val="24"/>
        </w:rPr>
        <w:t>The authors have no conflicts of interest to declare.</w:t>
      </w:r>
    </w:p>
    <w:p w14:paraId="069B74CC" w14:textId="027E51C3" w:rsidR="00B437A9" w:rsidRPr="00066D6F" w:rsidRDefault="00B437A9" w:rsidP="00C64983">
      <w:pPr>
        <w:spacing w:after="0" w:line="480" w:lineRule="auto"/>
        <w:rPr>
          <w:rFonts w:ascii="Times New Roman" w:hAnsi="Times New Roman" w:cs="Times New Roman"/>
          <w:b/>
          <w:bCs/>
          <w:sz w:val="24"/>
          <w:szCs w:val="24"/>
        </w:rPr>
      </w:pPr>
      <w:r w:rsidRPr="00066D6F">
        <w:rPr>
          <w:rFonts w:ascii="Times New Roman" w:hAnsi="Times New Roman" w:cs="Times New Roman"/>
          <w:b/>
          <w:bCs/>
          <w:sz w:val="24"/>
          <w:szCs w:val="24"/>
        </w:rPr>
        <w:t>Author contributions</w:t>
      </w:r>
    </w:p>
    <w:p w14:paraId="3D57635F" w14:textId="74CD66D4" w:rsidR="00A7444F" w:rsidRDefault="0028464B" w:rsidP="00C64983">
      <w:pPr>
        <w:spacing w:after="0" w:line="480" w:lineRule="auto"/>
        <w:ind w:firstLine="284"/>
        <w:rPr>
          <w:rFonts w:ascii="Times New Roman" w:hAnsi="Times New Roman" w:cs="Times New Roman"/>
          <w:b/>
          <w:bCs/>
          <w:sz w:val="32"/>
          <w:szCs w:val="32"/>
        </w:rPr>
      </w:pPr>
      <w:r>
        <w:rPr>
          <w:rFonts w:ascii="Times New Roman" w:hAnsi="Times New Roman" w:cs="Times New Roman"/>
          <w:sz w:val="24"/>
          <w:szCs w:val="24"/>
        </w:rPr>
        <w:t xml:space="preserve">T.H.D. and K.S. conceived the project. </w:t>
      </w:r>
      <w:r w:rsidR="00B437A9" w:rsidRPr="00B437A9">
        <w:rPr>
          <w:rFonts w:ascii="Times New Roman" w:hAnsi="Times New Roman" w:cs="Times New Roman"/>
          <w:sz w:val="24"/>
          <w:szCs w:val="24"/>
        </w:rPr>
        <w:t xml:space="preserve">T.H.D. </w:t>
      </w:r>
      <w:r w:rsidR="00B437A9">
        <w:rPr>
          <w:rFonts w:ascii="Times New Roman" w:hAnsi="Times New Roman" w:cs="Times New Roman"/>
          <w:sz w:val="24"/>
          <w:szCs w:val="24"/>
        </w:rPr>
        <w:t xml:space="preserve">developed the individual-based </w:t>
      </w:r>
      <w:r w:rsidR="00E73C61">
        <w:rPr>
          <w:rFonts w:ascii="Times New Roman" w:hAnsi="Times New Roman" w:cs="Times New Roman"/>
          <w:sz w:val="24"/>
          <w:szCs w:val="24"/>
        </w:rPr>
        <w:t xml:space="preserve">population </w:t>
      </w:r>
      <w:r w:rsidR="00B437A9">
        <w:rPr>
          <w:rFonts w:ascii="Times New Roman" w:hAnsi="Times New Roman" w:cs="Times New Roman"/>
          <w:sz w:val="24"/>
          <w:szCs w:val="24"/>
        </w:rPr>
        <w:t>spread model, conducted all data analyses</w:t>
      </w:r>
      <w:r w:rsidR="00B437A9" w:rsidRPr="00B437A9">
        <w:rPr>
          <w:rFonts w:ascii="Times New Roman" w:hAnsi="Times New Roman" w:cs="Times New Roman"/>
          <w:sz w:val="24"/>
          <w:szCs w:val="24"/>
        </w:rPr>
        <w:t xml:space="preserve">, and led writing of the initial manuscript. T.H.D. and K.S. </w:t>
      </w:r>
      <w:r w:rsidR="00E73C61">
        <w:rPr>
          <w:rFonts w:ascii="Times New Roman" w:hAnsi="Times New Roman" w:cs="Times New Roman"/>
          <w:sz w:val="24"/>
          <w:szCs w:val="24"/>
        </w:rPr>
        <w:t xml:space="preserve">both </w:t>
      </w:r>
      <w:r w:rsidR="00B437A9" w:rsidRPr="00B437A9">
        <w:rPr>
          <w:rFonts w:ascii="Times New Roman" w:hAnsi="Times New Roman" w:cs="Times New Roman"/>
          <w:sz w:val="24"/>
          <w:szCs w:val="24"/>
        </w:rPr>
        <w:t>made contributions to subsequent versions of the manuscript.</w:t>
      </w:r>
    </w:p>
    <w:p w14:paraId="7A365006" w14:textId="575A07CB" w:rsidR="00DB4305" w:rsidRPr="00066D6F" w:rsidRDefault="00DB4305" w:rsidP="00C64983">
      <w:pPr>
        <w:spacing w:after="0" w:line="480" w:lineRule="auto"/>
        <w:rPr>
          <w:rFonts w:ascii="Times New Roman" w:hAnsi="Times New Roman" w:cs="Times New Roman"/>
          <w:b/>
          <w:bCs/>
          <w:sz w:val="24"/>
          <w:szCs w:val="24"/>
        </w:rPr>
      </w:pPr>
      <w:r w:rsidRPr="00066D6F">
        <w:rPr>
          <w:rFonts w:ascii="Times New Roman" w:hAnsi="Times New Roman" w:cs="Times New Roman"/>
          <w:b/>
          <w:bCs/>
          <w:sz w:val="24"/>
          <w:szCs w:val="24"/>
        </w:rPr>
        <w:t>References</w:t>
      </w:r>
    </w:p>
    <w:bookmarkEnd w:id="10"/>
    <w:p w14:paraId="36C3967E" w14:textId="52BAF235" w:rsidR="004C7605" w:rsidRPr="00B8676D" w:rsidRDefault="004C7605" w:rsidP="00C64983">
      <w:pPr>
        <w:spacing w:after="0" w:line="480" w:lineRule="auto"/>
        <w:ind w:left="284" w:hanging="284"/>
        <w:rPr>
          <w:rFonts w:ascii="Times New Roman" w:hAnsi="Times New Roman" w:cs="Times New Roman"/>
          <w:sz w:val="24"/>
          <w:szCs w:val="24"/>
          <w:lang w:val="fr-FR"/>
        </w:rPr>
      </w:pPr>
      <w:r w:rsidRPr="004C7605">
        <w:rPr>
          <w:rFonts w:ascii="Times New Roman" w:hAnsi="Times New Roman" w:cs="Times New Roman"/>
          <w:sz w:val="24"/>
          <w:szCs w:val="24"/>
        </w:rPr>
        <w:t xml:space="preserve">Bates, D., Maechler, M., Bolker, B., &amp; Walker, S. (2022). </w:t>
      </w:r>
      <w:r w:rsidRPr="00B8676D">
        <w:rPr>
          <w:rFonts w:ascii="Times New Roman" w:hAnsi="Times New Roman" w:cs="Times New Roman"/>
          <w:sz w:val="24"/>
          <w:szCs w:val="24"/>
          <w:lang w:val="fr-FR"/>
        </w:rPr>
        <w:t>Package ‘lme4’, version 1.1-31. https://cran.r-project.org/web/packages/lme4/index.html</w:t>
      </w:r>
    </w:p>
    <w:p w14:paraId="4F6DA55C" w14:textId="618E7E8E" w:rsidR="00215CBC" w:rsidRDefault="00215CBC" w:rsidP="00C64983">
      <w:pPr>
        <w:spacing w:after="0" w:line="480" w:lineRule="auto"/>
        <w:ind w:left="284" w:hanging="284"/>
        <w:rPr>
          <w:rFonts w:ascii="Times New Roman" w:hAnsi="Times New Roman" w:cs="Times New Roman"/>
          <w:sz w:val="24"/>
          <w:szCs w:val="24"/>
        </w:rPr>
      </w:pPr>
      <w:r w:rsidRPr="00B8676D">
        <w:rPr>
          <w:rFonts w:ascii="Times New Roman" w:hAnsi="Times New Roman" w:cs="Times New Roman"/>
          <w:sz w:val="24"/>
          <w:szCs w:val="24"/>
          <w:lang w:val="fr-FR"/>
        </w:rPr>
        <w:t xml:space="preserve">Beckman, N.G., &amp; Sullivan, L.L. (2023). </w:t>
      </w:r>
      <w:r w:rsidRPr="00215CBC">
        <w:rPr>
          <w:rFonts w:ascii="Times New Roman" w:hAnsi="Times New Roman" w:cs="Times New Roman"/>
          <w:sz w:val="24"/>
          <w:szCs w:val="24"/>
        </w:rPr>
        <w:t xml:space="preserve">The causes and consequences of seed dispersal. </w:t>
      </w:r>
      <w:r w:rsidRPr="00066D6F">
        <w:rPr>
          <w:rFonts w:ascii="Times New Roman" w:hAnsi="Times New Roman" w:cs="Times New Roman"/>
          <w:i/>
          <w:iCs/>
          <w:sz w:val="24"/>
          <w:szCs w:val="24"/>
        </w:rPr>
        <w:t>Annual Review of Ecology, Evolution, and Systematics</w:t>
      </w:r>
      <w:r w:rsidRPr="00215CBC">
        <w:rPr>
          <w:rFonts w:ascii="Times New Roman" w:hAnsi="Times New Roman" w:cs="Times New Roman"/>
          <w:sz w:val="24"/>
          <w:szCs w:val="24"/>
        </w:rPr>
        <w:t>, 54(1), 403-427.</w:t>
      </w:r>
    </w:p>
    <w:p w14:paraId="6F01C46F" w14:textId="3D53B5AE" w:rsidR="00E84A96" w:rsidRDefault="00E84A96" w:rsidP="00C64983">
      <w:pPr>
        <w:spacing w:after="0" w:line="480" w:lineRule="auto"/>
        <w:ind w:left="284" w:hanging="284"/>
        <w:rPr>
          <w:rFonts w:ascii="Times New Roman" w:hAnsi="Times New Roman" w:cs="Times New Roman"/>
          <w:sz w:val="24"/>
          <w:szCs w:val="24"/>
        </w:rPr>
      </w:pPr>
      <w:r w:rsidRPr="002D4109">
        <w:rPr>
          <w:rFonts w:ascii="Times New Roman" w:hAnsi="Times New Roman" w:cs="Times New Roman"/>
          <w:sz w:val="24"/>
          <w:szCs w:val="24"/>
        </w:rPr>
        <w:t xml:space="preserve">Bullock, J.M., White, S.M., Prudhomme, C., Tansey, C., Perea, R., &amp; Hooftman, D.A. (2012). Modelling spread of British wind‐dispersed plants under future wind speeds in a changing climate. </w:t>
      </w:r>
      <w:r w:rsidRPr="002D4109">
        <w:rPr>
          <w:rFonts w:ascii="Times New Roman" w:hAnsi="Times New Roman" w:cs="Times New Roman"/>
          <w:i/>
          <w:iCs/>
          <w:sz w:val="24"/>
          <w:szCs w:val="24"/>
        </w:rPr>
        <w:t>Journal of Ecology</w:t>
      </w:r>
      <w:r w:rsidRPr="002D4109">
        <w:rPr>
          <w:rFonts w:ascii="Times New Roman" w:hAnsi="Times New Roman" w:cs="Times New Roman"/>
          <w:sz w:val="24"/>
          <w:szCs w:val="24"/>
        </w:rPr>
        <w:t>, 100(1), 104-115.</w:t>
      </w:r>
    </w:p>
    <w:p w14:paraId="49570D7B" w14:textId="033F6592" w:rsidR="009C3173" w:rsidRDefault="009C3173" w:rsidP="00C64983">
      <w:pPr>
        <w:spacing w:after="0" w:line="480" w:lineRule="auto"/>
        <w:ind w:left="284" w:hanging="284"/>
        <w:rPr>
          <w:rFonts w:ascii="Times New Roman" w:hAnsi="Times New Roman" w:cs="Times New Roman"/>
          <w:sz w:val="24"/>
          <w:szCs w:val="24"/>
        </w:rPr>
      </w:pPr>
      <w:r w:rsidRPr="009C3173">
        <w:rPr>
          <w:rFonts w:ascii="Times New Roman" w:hAnsi="Times New Roman" w:cs="Times New Roman"/>
          <w:sz w:val="24"/>
          <w:szCs w:val="24"/>
        </w:rPr>
        <w:lastRenderedPageBreak/>
        <w:t xml:space="preserve">Canessa, S., Guillera‐Arroita, G., Lahoz‐Monfort, J.J., Southwell, D.M., Armstrong, D.P., Chadès, I., </w:t>
      </w:r>
      <w:r>
        <w:rPr>
          <w:rFonts w:ascii="Times New Roman" w:hAnsi="Times New Roman" w:cs="Times New Roman"/>
          <w:sz w:val="24"/>
          <w:szCs w:val="24"/>
        </w:rPr>
        <w:t>Lacy, R.C.,</w:t>
      </w:r>
      <w:r w:rsidRPr="009C3173">
        <w:rPr>
          <w:rFonts w:ascii="Times New Roman" w:hAnsi="Times New Roman" w:cs="Times New Roman"/>
          <w:sz w:val="24"/>
          <w:szCs w:val="24"/>
        </w:rPr>
        <w:t xml:space="preserve"> &amp; Converse, S. J. (2015). When do we need more data? A primer on calculating the value of information for applied ecologists. </w:t>
      </w:r>
      <w:r w:rsidRPr="00066D6F">
        <w:rPr>
          <w:rFonts w:ascii="Times New Roman" w:hAnsi="Times New Roman" w:cs="Times New Roman"/>
          <w:i/>
          <w:iCs/>
          <w:sz w:val="24"/>
          <w:szCs w:val="24"/>
        </w:rPr>
        <w:t>Methods in Ecology and Evolution</w:t>
      </w:r>
      <w:r w:rsidRPr="009C3173">
        <w:rPr>
          <w:rFonts w:ascii="Times New Roman" w:hAnsi="Times New Roman" w:cs="Times New Roman"/>
          <w:sz w:val="24"/>
          <w:szCs w:val="24"/>
        </w:rPr>
        <w:t>, 6(10), 1219-1228.</w:t>
      </w:r>
    </w:p>
    <w:p w14:paraId="3F1857BB" w14:textId="2645C876" w:rsidR="00D71D7A" w:rsidRDefault="00D71D7A" w:rsidP="00C64983">
      <w:pPr>
        <w:spacing w:after="0" w:line="480" w:lineRule="auto"/>
        <w:ind w:left="284" w:hanging="284"/>
        <w:rPr>
          <w:rFonts w:ascii="Times New Roman" w:hAnsi="Times New Roman" w:cs="Times New Roman"/>
          <w:sz w:val="24"/>
          <w:szCs w:val="24"/>
        </w:rPr>
      </w:pPr>
      <w:r w:rsidRPr="00066D6F">
        <w:rPr>
          <w:rFonts w:ascii="Times New Roman" w:hAnsi="Times New Roman" w:cs="Times New Roman"/>
          <w:sz w:val="24"/>
          <w:szCs w:val="24"/>
        </w:rPr>
        <w:t xml:space="preserve">Drees, T., Ochocki, B.M., Collins, S.L., &amp; Miller, T.E.X. (2023). Demography and dispersal at a grass‐shrub ecotone: A spatial integral projection model for woody plant encroachment. </w:t>
      </w:r>
      <w:r w:rsidRPr="00066D6F">
        <w:rPr>
          <w:rFonts w:ascii="Times New Roman" w:hAnsi="Times New Roman" w:cs="Times New Roman"/>
          <w:i/>
          <w:iCs/>
          <w:sz w:val="24"/>
          <w:szCs w:val="24"/>
        </w:rPr>
        <w:t>Ecological Monographs</w:t>
      </w:r>
      <w:r w:rsidRPr="00066D6F">
        <w:rPr>
          <w:rFonts w:ascii="Times New Roman" w:hAnsi="Times New Roman" w:cs="Times New Roman"/>
          <w:sz w:val="24"/>
          <w:szCs w:val="24"/>
        </w:rPr>
        <w:t>, 93(3), e1574.</w:t>
      </w:r>
    </w:p>
    <w:p w14:paraId="66BB13BD" w14:textId="2155D721" w:rsidR="00485FA9" w:rsidRDefault="00485FA9" w:rsidP="00C64983">
      <w:pPr>
        <w:spacing w:after="0" w:line="480" w:lineRule="auto"/>
        <w:ind w:left="284" w:hanging="284"/>
        <w:rPr>
          <w:rFonts w:ascii="Times New Roman" w:hAnsi="Times New Roman" w:cs="Times New Roman"/>
          <w:sz w:val="24"/>
          <w:szCs w:val="24"/>
        </w:rPr>
      </w:pPr>
      <w:r w:rsidRPr="00485FA9">
        <w:rPr>
          <w:rFonts w:ascii="Times New Roman" w:hAnsi="Times New Roman" w:cs="Times New Roman"/>
          <w:sz w:val="24"/>
          <w:szCs w:val="24"/>
        </w:rPr>
        <w:t>Drees, T. H. &amp; Shea, K. (202</w:t>
      </w:r>
      <w:r>
        <w:rPr>
          <w:rFonts w:ascii="Times New Roman" w:hAnsi="Times New Roman" w:cs="Times New Roman"/>
          <w:sz w:val="24"/>
          <w:szCs w:val="24"/>
        </w:rPr>
        <w:t>4a</w:t>
      </w:r>
      <w:r w:rsidRPr="00485FA9">
        <w:rPr>
          <w:rFonts w:ascii="Times New Roman" w:hAnsi="Times New Roman" w:cs="Times New Roman"/>
          <w:sz w:val="24"/>
          <w:szCs w:val="24"/>
        </w:rPr>
        <w:t xml:space="preserve">). Climate warming increases insect‐driven seed removal of two elaiosome‐bearing invasive thistle species. </w:t>
      </w:r>
      <w:r w:rsidRPr="00485FA9">
        <w:rPr>
          <w:rFonts w:ascii="Times New Roman" w:hAnsi="Times New Roman" w:cs="Times New Roman"/>
          <w:i/>
          <w:iCs/>
          <w:sz w:val="24"/>
          <w:szCs w:val="24"/>
        </w:rPr>
        <w:t>Ecology</w:t>
      </w:r>
      <w:r w:rsidRPr="00485FA9">
        <w:rPr>
          <w:rFonts w:ascii="Times New Roman" w:hAnsi="Times New Roman" w:cs="Times New Roman"/>
          <w:sz w:val="24"/>
          <w:szCs w:val="24"/>
        </w:rPr>
        <w:t xml:space="preserve">, </w:t>
      </w:r>
      <w:r>
        <w:rPr>
          <w:rFonts w:ascii="Times New Roman" w:hAnsi="Times New Roman" w:cs="Times New Roman"/>
          <w:sz w:val="24"/>
          <w:szCs w:val="24"/>
        </w:rPr>
        <w:t xml:space="preserve">105(2), </w:t>
      </w:r>
      <w:r w:rsidRPr="00485FA9">
        <w:rPr>
          <w:rFonts w:ascii="Times New Roman" w:hAnsi="Times New Roman" w:cs="Times New Roman"/>
          <w:sz w:val="24"/>
          <w:szCs w:val="24"/>
        </w:rPr>
        <w:t>e4223.</w:t>
      </w:r>
    </w:p>
    <w:p w14:paraId="271145F0" w14:textId="029D1182" w:rsidR="00485FA9" w:rsidRDefault="00485FA9" w:rsidP="00C64983">
      <w:pPr>
        <w:spacing w:after="0" w:line="480" w:lineRule="auto"/>
        <w:ind w:left="284" w:hanging="284"/>
        <w:rPr>
          <w:rFonts w:ascii="Times New Roman" w:hAnsi="Times New Roman" w:cs="Times New Roman"/>
          <w:color w:val="222222"/>
          <w:sz w:val="24"/>
          <w:szCs w:val="24"/>
          <w:shd w:val="clear" w:color="auto" w:fill="FFFFFF"/>
        </w:rPr>
      </w:pPr>
      <w:r w:rsidRPr="00597982">
        <w:rPr>
          <w:rFonts w:ascii="Times New Roman" w:hAnsi="Times New Roman" w:cs="Times New Roman"/>
          <w:color w:val="222222"/>
          <w:sz w:val="24"/>
          <w:szCs w:val="24"/>
          <w:shd w:val="clear" w:color="auto" w:fill="FFFFFF"/>
        </w:rPr>
        <w:t>Drees, T.H. &amp; Shea, K. (202</w:t>
      </w:r>
      <w:r>
        <w:rPr>
          <w:rFonts w:ascii="Times New Roman" w:hAnsi="Times New Roman" w:cs="Times New Roman"/>
          <w:color w:val="222222"/>
          <w:sz w:val="24"/>
          <w:szCs w:val="24"/>
          <w:shd w:val="clear" w:color="auto" w:fill="FFFFFF"/>
        </w:rPr>
        <w:t>4b</w:t>
      </w:r>
      <w:r w:rsidRPr="00597982">
        <w:rPr>
          <w:rFonts w:ascii="Times New Roman" w:hAnsi="Times New Roman" w:cs="Times New Roman"/>
          <w:color w:val="222222"/>
          <w:sz w:val="24"/>
          <w:szCs w:val="24"/>
          <w:shd w:val="clear" w:color="auto" w:fill="FFFFFF"/>
        </w:rPr>
        <w:t xml:space="preserve">). Elevated temperatures shift flower head height distributions and seed dispersal patterns in two invasive thistle species. </w:t>
      </w:r>
      <w:r w:rsidRPr="00597982">
        <w:rPr>
          <w:rFonts w:ascii="Times New Roman" w:hAnsi="Times New Roman" w:cs="Times New Roman"/>
          <w:i/>
          <w:iCs/>
          <w:color w:val="222222"/>
          <w:sz w:val="24"/>
          <w:szCs w:val="24"/>
          <w:shd w:val="clear" w:color="auto" w:fill="FFFFFF"/>
        </w:rPr>
        <w:t>Ecology</w:t>
      </w:r>
      <w:r w:rsidRPr="00597982">
        <w:rPr>
          <w:rFonts w:ascii="Times New Roman" w:hAnsi="Times New Roman" w:cs="Times New Roman"/>
          <w:color w:val="222222"/>
          <w:sz w:val="24"/>
          <w:szCs w:val="24"/>
          <w:shd w:val="clear" w:color="auto" w:fill="FFFFFF"/>
        </w:rPr>
        <w:t>, 105(1), e4201.</w:t>
      </w:r>
    </w:p>
    <w:p w14:paraId="5620A755" w14:textId="77777777" w:rsidR="00E84A96" w:rsidRDefault="00E84A96" w:rsidP="00C64983">
      <w:pPr>
        <w:spacing w:after="0" w:line="480" w:lineRule="auto"/>
        <w:ind w:left="284" w:hanging="284"/>
        <w:rPr>
          <w:rFonts w:ascii="Times New Roman" w:hAnsi="Times New Roman" w:cs="Times New Roman"/>
          <w:sz w:val="24"/>
          <w:szCs w:val="24"/>
        </w:rPr>
      </w:pPr>
      <w:r w:rsidRPr="00020805">
        <w:rPr>
          <w:rFonts w:ascii="Times New Roman" w:hAnsi="Times New Roman" w:cs="Times New Roman"/>
          <w:sz w:val="24"/>
          <w:szCs w:val="24"/>
        </w:rPr>
        <w:t xml:space="preserve">Gómez, C. &amp; Espadaler, X. (1998). Seed dispersal curve of a Mediterranean myrmecochore: influence of ant size and the distance to nests. </w:t>
      </w:r>
      <w:r w:rsidRPr="00020805">
        <w:rPr>
          <w:rFonts w:ascii="Times New Roman" w:hAnsi="Times New Roman" w:cs="Times New Roman"/>
          <w:i/>
          <w:iCs/>
          <w:sz w:val="24"/>
          <w:szCs w:val="24"/>
        </w:rPr>
        <w:t>Ecological Research</w:t>
      </w:r>
      <w:r w:rsidRPr="00020805">
        <w:rPr>
          <w:rFonts w:ascii="Times New Roman" w:hAnsi="Times New Roman" w:cs="Times New Roman"/>
          <w:sz w:val="24"/>
          <w:szCs w:val="24"/>
        </w:rPr>
        <w:t>, 13(3), 347-354.</w:t>
      </w:r>
    </w:p>
    <w:p w14:paraId="0FD42136" w14:textId="01795608" w:rsidR="004F37CC" w:rsidRDefault="004F37CC" w:rsidP="00C64983">
      <w:pPr>
        <w:spacing w:after="0" w:line="480" w:lineRule="auto"/>
        <w:ind w:left="284" w:hanging="284"/>
        <w:rPr>
          <w:rFonts w:ascii="Times New Roman" w:hAnsi="Times New Roman" w:cs="Times New Roman"/>
          <w:sz w:val="24"/>
          <w:szCs w:val="24"/>
        </w:rPr>
      </w:pPr>
      <w:r w:rsidRPr="00410397">
        <w:rPr>
          <w:rFonts w:ascii="Times New Roman" w:hAnsi="Times New Roman" w:cs="Times New Roman"/>
          <w:sz w:val="24"/>
          <w:szCs w:val="24"/>
        </w:rPr>
        <w:t xml:space="preserve">Herrera, C.M. &amp; Jordano, P. (1981). Prunus mahaleb and birds: the high‐efficiency seed dispersal system of a temperate fruiting tree. </w:t>
      </w:r>
      <w:r w:rsidRPr="00410397">
        <w:rPr>
          <w:rFonts w:ascii="Times New Roman" w:hAnsi="Times New Roman" w:cs="Times New Roman"/>
          <w:i/>
          <w:iCs/>
          <w:sz w:val="24"/>
          <w:szCs w:val="24"/>
        </w:rPr>
        <w:t xml:space="preserve">Ecological </w:t>
      </w:r>
      <w:r w:rsidR="00FD4BD7">
        <w:rPr>
          <w:rFonts w:ascii="Times New Roman" w:hAnsi="Times New Roman" w:cs="Times New Roman"/>
          <w:i/>
          <w:iCs/>
          <w:sz w:val="24"/>
          <w:szCs w:val="24"/>
        </w:rPr>
        <w:t>M</w:t>
      </w:r>
      <w:r w:rsidR="00FD4BD7" w:rsidRPr="00410397">
        <w:rPr>
          <w:rFonts w:ascii="Times New Roman" w:hAnsi="Times New Roman" w:cs="Times New Roman"/>
          <w:i/>
          <w:iCs/>
          <w:sz w:val="24"/>
          <w:szCs w:val="24"/>
        </w:rPr>
        <w:t>onographs</w:t>
      </w:r>
      <w:r w:rsidRPr="00410397">
        <w:rPr>
          <w:rFonts w:ascii="Times New Roman" w:hAnsi="Times New Roman" w:cs="Times New Roman"/>
          <w:sz w:val="24"/>
          <w:szCs w:val="24"/>
        </w:rPr>
        <w:t>, 51(2), 203-218.</w:t>
      </w:r>
    </w:p>
    <w:p w14:paraId="2503E490" w14:textId="77777777" w:rsidR="00E84A96" w:rsidRDefault="00E84A96" w:rsidP="00C64983">
      <w:pPr>
        <w:spacing w:after="0" w:line="480" w:lineRule="auto"/>
        <w:ind w:left="284" w:hanging="284"/>
        <w:rPr>
          <w:rFonts w:ascii="Times New Roman" w:hAnsi="Times New Roman" w:cs="Times New Roman"/>
          <w:sz w:val="24"/>
          <w:szCs w:val="24"/>
        </w:rPr>
      </w:pPr>
      <w:r w:rsidRPr="00F32FA1">
        <w:rPr>
          <w:rFonts w:ascii="Times New Roman" w:hAnsi="Times New Roman" w:cs="Times New Roman"/>
          <w:sz w:val="24"/>
          <w:szCs w:val="24"/>
        </w:rPr>
        <w:t xml:space="preserve">Higashi, S., Tsuyuzaki, S., Ohara, M., &amp; Ito, F. (1989). Adaptive advantages of ant-dispersed seeds in the myrmecochorous plant Trillium tschonoskii (Liliaceae). </w:t>
      </w:r>
      <w:r w:rsidRPr="00F32FA1">
        <w:rPr>
          <w:rFonts w:ascii="Times New Roman" w:hAnsi="Times New Roman" w:cs="Times New Roman"/>
          <w:i/>
          <w:iCs/>
          <w:sz w:val="24"/>
          <w:szCs w:val="24"/>
        </w:rPr>
        <w:t>Oikos</w:t>
      </w:r>
      <w:r w:rsidRPr="00F32FA1">
        <w:rPr>
          <w:rFonts w:ascii="Times New Roman" w:hAnsi="Times New Roman" w:cs="Times New Roman"/>
          <w:sz w:val="24"/>
          <w:szCs w:val="24"/>
        </w:rPr>
        <w:t>, 54(3), 389-394.</w:t>
      </w:r>
    </w:p>
    <w:p w14:paraId="519E543D" w14:textId="77777777" w:rsidR="00E84A96" w:rsidRDefault="00E84A96" w:rsidP="00C64983">
      <w:pPr>
        <w:spacing w:after="0" w:line="480" w:lineRule="auto"/>
        <w:ind w:left="284" w:hanging="284"/>
        <w:rPr>
          <w:rFonts w:ascii="Times New Roman" w:hAnsi="Times New Roman" w:cs="Times New Roman"/>
          <w:sz w:val="24"/>
          <w:szCs w:val="24"/>
        </w:rPr>
      </w:pPr>
      <w:r w:rsidRPr="007D1BBD">
        <w:rPr>
          <w:rFonts w:ascii="Times New Roman" w:hAnsi="Times New Roman" w:cs="Times New Roman"/>
          <w:sz w:val="24"/>
          <w:szCs w:val="24"/>
        </w:rPr>
        <w:t xml:space="preserve">Hughes, L. &amp; Westoby, M. (1992). Effect of diaspore characteristics on removal of seeds adapted for dispersal by ants. </w:t>
      </w:r>
      <w:r w:rsidRPr="007D1BBD">
        <w:rPr>
          <w:rFonts w:ascii="Times New Roman" w:hAnsi="Times New Roman" w:cs="Times New Roman"/>
          <w:i/>
          <w:iCs/>
          <w:sz w:val="24"/>
          <w:szCs w:val="24"/>
        </w:rPr>
        <w:t>Ecology</w:t>
      </w:r>
      <w:r w:rsidRPr="007D1BBD">
        <w:rPr>
          <w:rFonts w:ascii="Times New Roman" w:hAnsi="Times New Roman" w:cs="Times New Roman"/>
          <w:sz w:val="24"/>
          <w:szCs w:val="24"/>
        </w:rPr>
        <w:t>, 73(4), 1300-1312.</w:t>
      </w:r>
    </w:p>
    <w:p w14:paraId="7FD4EBD2" w14:textId="77777777" w:rsidR="00E84A96" w:rsidRDefault="00E84A96" w:rsidP="00C64983">
      <w:pPr>
        <w:spacing w:after="0" w:line="480" w:lineRule="auto"/>
        <w:ind w:left="284" w:hanging="284"/>
        <w:rPr>
          <w:rFonts w:ascii="Times New Roman" w:hAnsi="Times New Roman" w:cs="Times New Roman"/>
          <w:sz w:val="24"/>
          <w:szCs w:val="24"/>
        </w:rPr>
      </w:pPr>
      <w:bookmarkStart w:id="685" w:name="_Hlk157714922"/>
      <w:r w:rsidRPr="00386116">
        <w:rPr>
          <w:rFonts w:ascii="Times New Roman" w:hAnsi="Times New Roman" w:cs="Times New Roman"/>
          <w:sz w:val="24"/>
          <w:szCs w:val="24"/>
        </w:rPr>
        <w:t xml:space="preserve">Jongejans, E., Shea, K., Skarpaas, O., Kelly, D., &amp; Ellner, S.P. (2011). Importance of individual and environmental variation for invasive species spread: a spatial integral projection model. </w:t>
      </w:r>
      <w:r w:rsidRPr="00386116">
        <w:rPr>
          <w:rFonts w:ascii="Times New Roman" w:hAnsi="Times New Roman" w:cs="Times New Roman"/>
          <w:i/>
          <w:iCs/>
          <w:sz w:val="24"/>
          <w:szCs w:val="24"/>
        </w:rPr>
        <w:t>Ecology</w:t>
      </w:r>
      <w:r w:rsidRPr="00386116">
        <w:rPr>
          <w:rFonts w:ascii="Times New Roman" w:hAnsi="Times New Roman" w:cs="Times New Roman"/>
          <w:sz w:val="24"/>
          <w:szCs w:val="24"/>
        </w:rPr>
        <w:t>, 92(1), 86-97.</w:t>
      </w:r>
    </w:p>
    <w:bookmarkEnd w:id="685"/>
    <w:p w14:paraId="2667E5BB" w14:textId="3D0F6463" w:rsidR="00E84A96" w:rsidRDefault="00E84A96" w:rsidP="00C64983">
      <w:pPr>
        <w:spacing w:after="0" w:line="480" w:lineRule="auto"/>
        <w:ind w:left="284" w:hanging="284"/>
        <w:rPr>
          <w:rFonts w:ascii="Times New Roman" w:hAnsi="Times New Roman" w:cs="Times New Roman"/>
          <w:sz w:val="24"/>
          <w:szCs w:val="24"/>
        </w:rPr>
      </w:pPr>
      <w:r w:rsidRPr="00BB0179">
        <w:rPr>
          <w:rFonts w:ascii="Times New Roman" w:hAnsi="Times New Roman" w:cs="Times New Roman"/>
          <w:sz w:val="24"/>
          <w:szCs w:val="24"/>
        </w:rPr>
        <w:lastRenderedPageBreak/>
        <w:t xml:space="preserve">Jongejans, E., Silverman, E.J., Skarpaas, O., &amp; Shea, K. (2015). Post-dispersal seed removal of </w:t>
      </w:r>
      <w:r w:rsidRPr="00A567F7">
        <w:rPr>
          <w:rFonts w:ascii="Times New Roman" w:hAnsi="Times New Roman" w:cs="Times New Roman"/>
          <w:i/>
          <w:iCs/>
          <w:sz w:val="24"/>
          <w:szCs w:val="24"/>
        </w:rPr>
        <w:t>Carduus nutans</w:t>
      </w:r>
      <w:r w:rsidRPr="00BB0179">
        <w:rPr>
          <w:rFonts w:ascii="Times New Roman" w:hAnsi="Times New Roman" w:cs="Times New Roman"/>
          <w:sz w:val="24"/>
          <w:szCs w:val="24"/>
        </w:rPr>
        <w:t xml:space="preserve"> and </w:t>
      </w:r>
      <w:r w:rsidRPr="00A567F7">
        <w:rPr>
          <w:rFonts w:ascii="Times New Roman" w:hAnsi="Times New Roman" w:cs="Times New Roman"/>
          <w:i/>
          <w:iCs/>
          <w:sz w:val="24"/>
          <w:szCs w:val="24"/>
        </w:rPr>
        <w:t>C. acanthoides</w:t>
      </w:r>
      <w:r w:rsidRPr="00BB0179">
        <w:rPr>
          <w:rFonts w:ascii="Times New Roman" w:hAnsi="Times New Roman" w:cs="Times New Roman"/>
          <w:sz w:val="24"/>
          <w:szCs w:val="24"/>
        </w:rPr>
        <w:t xml:space="preserve"> by insects and small mammals. </w:t>
      </w:r>
      <w:r w:rsidRPr="00BB0179">
        <w:rPr>
          <w:rFonts w:ascii="Times New Roman" w:hAnsi="Times New Roman" w:cs="Times New Roman"/>
          <w:i/>
          <w:iCs/>
          <w:sz w:val="24"/>
          <w:szCs w:val="24"/>
        </w:rPr>
        <w:t xml:space="preserve">Ecological </w:t>
      </w:r>
      <w:r w:rsidR="006C3EDF">
        <w:rPr>
          <w:rFonts w:ascii="Times New Roman" w:hAnsi="Times New Roman" w:cs="Times New Roman"/>
          <w:i/>
          <w:iCs/>
          <w:sz w:val="24"/>
          <w:szCs w:val="24"/>
        </w:rPr>
        <w:t>R</w:t>
      </w:r>
      <w:r w:rsidRPr="00BB0179">
        <w:rPr>
          <w:rFonts w:ascii="Times New Roman" w:hAnsi="Times New Roman" w:cs="Times New Roman"/>
          <w:i/>
          <w:iCs/>
          <w:sz w:val="24"/>
          <w:szCs w:val="24"/>
        </w:rPr>
        <w:t>esearch</w:t>
      </w:r>
      <w:r w:rsidRPr="00BB0179">
        <w:rPr>
          <w:rFonts w:ascii="Times New Roman" w:hAnsi="Times New Roman" w:cs="Times New Roman"/>
          <w:sz w:val="24"/>
          <w:szCs w:val="24"/>
        </w:rPr>
        <w:t>, 30(1), 173-180.</w:t>
      </w:r>
    </w:p>
    <w:p w14:paraId="67861B86" w14:textId="2ED0028B" w:rsidR="00CB653E" w:rsidRDefault="00CB653E" w:rsidP="00C64983">
      <w:pPr>
        <w:spacing w:after="0" w:line="480" w:lineRule="auto"/>
        <w:ind w:left="284" w:hanging="284"/>
        <w:rPr>
          <w:rFonts w:ascii="Times New Roman" w:hAnsi="Times New Roman" w:cs="Times New Roman"/>
          <w:sz w:val="24"/>
          <w:szCs w:val="24"/>
        </w:rPr>
      </w:pPr>
      <w:r w:rsidRPr="00CB653E">
        <w:rPr>
          <w:rFonts w:ascii="Times New Roman" w:hAnsi="Times New Roman" w:cs="Times New Roman"/>
          <w:sz w:val="24"/>
          <w:szCs w:val="24"/>
        </w:rPr>
        <w:t xml:space="preserve">Kalisz, S., Hanzawa, F.M., Tonsor, S.J., Thiede, D.A., &amp; Voigt, S. (1999). Ant‐mediated seed dispersal alters pattern of relatedness in a population of </w:t>
      </w:r>
      <w:r w:rsidRPr="008813D2">
        <w:rPr>
          <w:rFonts w:ascii="Times New Roman" w:hAnsi="Times New Roman" w:cs="Times New Roman"/>
          <w:i/>
          <w:iCs/>
          <w:sz w:val="24"/>
          <w:szCs w:val="24"/>
        </w:rPr>
        <w:t>Trillium grandiflorum</w:t>
      </w:r>
      <w:r w:rsidRPr="00CB653E">
        <w:rPr>
          <w:rFonts w:ascii="Times New Roman" w:hAnsi="Times New Roman" w:cs="Times New Roman"/>
          <w:sz w:val="24"/>
          <w:szCs w:val="24"/>
        </w:rPr>
        <w:t xml:space="preserve">. </w:t>
      </w:r>
      <w:r w:rsidRPr="00C64983">
        <w:rPr>
          <w:rFonts w:ascii="Times New Roman" w:hAnsi="Times New Roman" w:cs="Times New Roman"/>
          <w:i/>
          <w:iCs/>
          <w:sz w:val="24"/>
          <w:szCs w:val="24"/>
        </w:rPr>
        <w:t>Ecology</w:t>
      </w:r>
      <w:r w:rsidRPr="00CB653E">
        <w:rPr>
          <w:rFonts w:ascii="Times New Roman" w:hAnsi="Times New Roman" w:cs="Times New Roman"/>
          <w:sz w:val="24"/>
          <w:szCs w:val="24"/>
        </w:rPr>
        <w:t>, 80(8), 2620-2634.</w:t>
      </w:r>
    </w:p>
    <w:p w14:paraId="6C4E8B8A" w14:textId="77777777" w:rsidR="00E84A96" w:rsidRDefault="00E84A96" w:rsidP="00C64983">
      <w:pPr>
        <w:spacing w:after="0" w:line="480" w:lineRule="auto"/>
        <w:ind w:left="284" w:hanging="284"/>
        <w:rPr>
          <w:rFonts w:ascii="Times New Roman" w:hAnsi="Times New Roman" w:cs="Times New Roman"/>
          <w:sz w:val="24"/>
          <w:szCs w:val="24"/>
        </w:rPr>
      </w:pPr>
      <w:r>
        <w:rPr>
          <w:rFonts w:ascii="Times New Roman" w:hAnsi="Times New Roman" w:cs="Times New Roman"/>
          <w:sz w:val="24"/>
          <w:szCs w:val="24"/>
        </w:rPr>
        <w:t xml:space="preserve">Katul, G.G., Porporato, A., Nathan, R., Siqueira, M., Soons, M.B., Poggi, D., Horn, H.S., &amp; Levin, S.A. (2005). </w:t>
      </w:r>
      <w:r w:rsidRPr="004B20AD">
        <w:rPr>
          <w:rFonts w:ascii="Times New Roman" w:hAnsi="Times New Roman" w:cs="Times New Roman"/>
          <w:sz w:val="24"/>
          <w:szCs w:val="24"/>
        </w:rPr>
        <w:t xml:space="preserve">Mechanistic analytical models for long-distance seed dispersal by wind. </w:t>
      </w:r>
      <w:r w:rsidRPr="00BB0179">
        <w:rPr>
          <w:rFonts w:ascii="Times New Roman" w:hAnsi="Times New Roman" w:cs="Times New Roman"/>
          <w:i/>
          <w:iCs/>
          <w:sz w:val="24"/>
          <w:szCs w:val="24"/>
        </w:rPr>
        <w:t>The American Naturalist</w:t>
      </w:r>
      <w:r w:rsidRPr="004B20AD">
        <w:rPr>
          <w:rFonts w:ascii="Times New Roman" w:hAnsi="Times New Roman" w:cs="Times New Roman"/>
          <w:sz w:val="24"/>
          <w:szCs w:val="24"/>
        </w:rPr>
        <w:t>, 166(3), 368-381.</w:t>
      </w:r>
    </w:p>
    <w:p w14:paraId="0984C76A" w14:textId="77777777" w:rsidR="00E84A96" w:rsidRDefault="00E84A96" w:rsidP="00C64983">
      <w:pPr>
        <w:spacing w:after="0" w:line="480" w:lineRule="auto"/>
        <w:ind w:left="284" w:hanging="284"/>
        <w:rPr>
          <w:rFonts w:ascii="Times New Roman" w:hAnsi="Times New Roman" w:cs="Times New Roman"/>
          <w:sz w:val="24"/>
          <w:szCs w:val="24"/>
        </w:rPr>
      </w:pPr>
      <w:r w:rsidRPr="00ED7701">
        <w:rPr>
          <w:rFonts w:ascii="Times New Roman" w:hAnsi="Times New Roman" w:cs="Times New Roman"/>
          <w:sz w:val="24"/>
          <w:szCs w:val="24"/>
        </w:rPr>
        <w:t xml:space="preserve">Keller, J.A. &amp; Shea, K. (2021). Warming and shifting phenology accelerate an invasive plant life cycle. </w:t>
      </w:r>
      <w:r w:rsidRPr="00ED7701">
        <w:rPr>
          <w:rFonts w:ascii="Times New Roman" w:hAnsi="Times New Roman" w:cs="Times New Roman"/>
          <w:i/>
          <w:iCs/>
          <w:sz w:val="24"/>
          <w:szCs w:val="24"/>
        </w:rPr>
        <w:t>Ecology</w:t>
      </w:r>
      <w:r w:rsidRPr="00ED7701">
        <w:rPr>
          <w:rFonts w:ascii="Times New Roman" w:hAnsi="Times New Roman" w:cs="Times New Roman"/>
          <w:sz w:val="24"/>
          <w:szCs w:val="24"/>
        </w:rPr>
        <w:t>, 102(1), e03219.</w:t>
      </w:r>
    </w:p>
    <w:p w14:paraId="52B90CEA" w14:textId="13DB68CE" w:rsidR="007171B3" w:rsidRDefault="007171B3" w:rsidP="00C64983">
      <w:pPr>
        <w:spacing w:after="0" w:line="480" w:lineRule="auto"/>
        <w:ind w:left="284" w:hanging="284"/>
        <w:rPr>
          <w:rFonts w:ascii="Times New Roman" w:hAnsi="Times New Roman" w:cs="Times New Roman"/>
          <w:sz w:val="24"/>
          <w:szCs w:val="24"/>
        </w:rPr>
      </w:pPr>
      <w:r w:rsidRPr="007171B3">
        <w:rPr>
          <w:rFonts w:ascii="Times New Roman" w:hAnsi="Times New Roman" w:cs="Times New Roman"/>
          <w:sz w:val="24"/>
          <w:szCs w:val="24"/>
        </w:rPr>
        <w:t xml:space="preserve">Keller, J.A., &amp; Shea, K. (2022). Pest management in future climates: Warming reduces physical weed management effectiveness. </w:t>
      </w:r>
      <w:r w:rsidRPr="007171B3">
        <w:rPr>
          <w:rFonts w:ascii="Times New Roman" w:hAnsi="Times New Roman" w:cs="Times New Roman"/>
          <w:i/>
          <w:iCs/>
          <w:sz w:val="24"/>
          <w:szCs w:val="24"/>
        </w:rPr>
        <w:t>Ecological Applications</w:t>
      </w:r>
      <w:r w:rsidRPr="007171B3">
        <w:rPr>
          <w:rFonts w:ascii="Times New Roman" w:hAnsi="Times New Roman" w:cs="Times New Roman"/>
          <w:sz w:val="24"/>
          <w:szCs w:val="24"/>
        </w:rPr>
        <w:t>, 32(6), e2633.</w:t>
      </w:r>
    </w:p>
    <w:p w14:paraId="07EF4994" w14:textId="128B0AA0" w:rsidR="00E84A96" w:rsidRDefault="00E84A96" w:rsidP="00C64983">
      <w:pPr>
        <w:spacing w:after="0" w:line="480" w:lineRule="auto"/>
        <w:ind w:left="284" w:hanging="284"/>
        <w:rPr>
          <w:rFonts w:ascii="Times New Roman" w:hAnsi="Times New Roman" w:cs="Times New Roman"/>
          <w:sz w:val="24"/>
          <w:szCs w:val="24"/>
        </w:rPr>
      </w:pPr>
      <w:r w:rsidRPr="00E92AC2">
        <w:rPr>
          <w:rFonts w:ascii="Times New Roman" w:hAnsi="Times New Roman" w:cs="Times New Roman"/>
          <w:sz w:val="24"/>
          <w:szCs w:val="24"/>
        </w:rPr>
        <w:t xml:space="preserve">Kempter, I., Nopp-Mayr, U., Hausleithner, C., &amp; Gratzer, G. (2018). Tricky to track: comparing different tagging methods for tracing beechnut dispersal by small mammals. </w:t>
      </w:r>
      <w:r w:rsidRPr="00E92AC2">
        <w:rPr>
          <w:rFonts w:ascii="Times New Roman" w:hAnsi="Times New Roman" w:cs="Times New Roman"/>
          <w:i/>
          <w:iCs/>
          <w:sz w:val="24"/>
          <w:szCs w:val="24"/>
        </w:rPr>
        <w:t xml:space="preserve">Ecological </w:t>
      </w:r>
      <w:r w:rsidR="006C3EDF">
        <w:rPr>
          <w:rFonts w:ascii="Times New Roman" w:hAnsi="Times New Roman" w:cs="Times New Roman"/>
          <w:i/>
          <w:iCs/>
          <w:sz w:val="24"/>
          <w:szCs w:val="24"/>
        </w:rPr>
        <w:t>R</w:t>
      </w:r>
      <w:r w:rsidRPr="00E92AC2">
        <w:rPr>
          <w:rFonts w:ascii="Times New Roman" w:hAnsi="Times New Roman" w:cs="Times New Roman"/>
          <w:i/>
          <w:iCs/>
          <w:sz w:val="24"/>
          <w:szCs w:val="24"/>
        </w:rPr>
        <w:t>esearch</w:t>
      </w:r>
      <w:r w:rsidRPr="00E92AC2">
        <w:rPr>
          <w:rFonts w:ascii="Times New Roman" w:hAnsi="Times New Roman" w:cs="Times New Roman"/>
          <w:sz w:val="24"/>
          <w:szCs w:val="24"/>
        </w:rPr>
        <w:t>, 33(6), 1219-1231.</w:t>
      </w:r>
    </w:p>
    <w:p w14:paraId="06ED68EE" w14:textId="77777777" w:rsidR="00E84A96" w:rsidRDefault="00E84A96" w:rsidP="00C64983">
      <w:pPr>
        <w:spacing w:after="0" w:line="480" w:lineRule="auto"/>
        <w:ind w:left="284" w:hanging="284"/>
        <w:rPr>
          <w:rFonts w:ascii="Times New Roman" w:hAnsi="Times New Roman" w:cs="Times New Roman"/>
          <w:sz w:val="24"/>
          <w:szCs w:val="24"/>
        </w:rPr>
      </w:pPr>
      <w:r w:rsidRPr="00B072DD">
        <w:rPr>
          <w:rFonts w:ascii="Times New Roman" w:hAnsi="Times New Roman" w:cs="Times New Roman"/>
          <w:sz w:val="24"/>
          <w:szCs w:val="24"/>
        </w:rPr>
        <w:t xml:space="preserve">Kling, M.M. &amp; Ackerly, D.D. (2020). Global wind patterns and the vulnerability of wind-dispersed species to climate change. </w:t>
      </w:r>
      <w:r w:rsidRPr="00B072DD">
        <w:rPr>
          <w:rFonts w:ascii="Times New Roman" w:hAnsi="Times New Roman" w:cs="Times New Roman"/>
          <w:i/>
          <w:iCs/>
          <w:sz w:val="24"/>
          <w:szCs w:val="24"/>
        </w:rPr>
        <w:t>Nature Climate Change</w:t>
      </w:r>
      <w:r w:rsidRPr="00B072DD">
        <w:rPr>
          <w:rFonts w:ascii="Times New Roman" w:hAnsi="Times New Roman" w:cs="Times New Roman"/>
          <w:sz w:val="24"/>
          <w:szCs w:val="24"/>
        </w:rPr>
        <w:t>, 10(9), 868-875.</w:t>
      </w:r>
    </w:p>
    <w:p w14:paraId="290ECC03" w14:textId="77777777" w:rsidR="00E84A96" w:rsidRDefault="00E84A96" w:rsidP="00C64983">
      <w:pPr>
        <w:spacing w:after="0" w:line="480" w:lineRule="auto"/>
        <w:ind w:left="284" w:hanging="284"/>
        <w:rPr>
          <w:rFonts w:ascii="Times New Roman" w:hAnsi="Times New Roman" w:cs="Times New Roman"/>
          <w:sz w:val="24"/>
          <w:szCs w:val="24"/>
        </w:rPr>
      </w:pPr>
      <w:r w:rsidRPr="005E46C3">
        <w:rPr>
          <w:rFonts w:ascii="Times New Roman" w:hAnsi="Times New Roman" w:cs="Times New Roman"/>
          <w:sz w:val="24"/>
          <w:szCs w:val="24"/>
        </w:rPr>
        <w:t xml:space="preserve">Kot, M., Lewis, M.A., &amp; van den Driessche, P. (1996). Dispersal data and the spread of invading organisms. </w:t>
      </w:r>
      <w:r w:rsidRPr="005E46C3">
        <w:rPr>
          <w:rFonts w:ascii="Times New Roman" w:hAnsi="Times New Roman" w:cs="Times New Roman"/>
          <w:i/>
          <w:iCs/>
          <w:sz w:val="24"/>
          <w:szCs w:val="24"/>
        </w:rPr>
        <w:t>Ecology</w:t>
      </w:r>
      <w:r w:rsidRPr="005E46C3">
        <w:rPr>
          <w:rFonts w:ascii="Times New Roman" w:hAnsi="Times New Roman" w:cs="Times New Roman"/>
          <w:sz w:val="24"/>
          <w:szCs w:val="24"/>
        </w:rPr>
        <w:t>, 77(7), 2027-2042.</w:t>
      </w:r>
    </w:p>
    <w:p w14:paraId="321F3A25" w14:textId="77777777" w:rsidR="00E84A96" w:rsidRDefault="00E84A96" w:rsidP="00C64983">
      <w:pPr>
        <w:spacing w:after="0" w:line="480" w:lineRule="auto"/>
        <w:ind w:left="284" w:hanging="284"/>
        <w:rPr>
          <w:rFonts w:ascii="Times New Roman" w:hAnsi="Times New Roman" w:cs="Times New Roman"/>
          <w:sz w:val="24"/>
          <w:szCs w:val="24"/>
        </w:rPr>
      </w:pPr>
      <w:r w:rsidRPr="002D4109">
        <w:rPr>
          <w:rFonts w:ascii="Times New Roman" w:hAnsi="Times New Roman" w:cs="Times New Roman"/>
          <w:sz w:val="24"/>
          <w:szCs w:val="24"/>
        </w:rPr>
        <w:t xml:space="preserve">Kuparinen, A., Katul, G., Nathan, R., &amp; Schurr, F.M. (2009). Increases in air temperature can promote wind-driven dispersal and spread of plants. </w:t>
      </w:r>
      <w:r w:rsidRPr="002D4109">
        <w:rPr>
          <w:rFonts w:ascii="Times New Roman" w:hAnsi="Times New Roman" w:cs="Times New Roman"/>
          <w:i/>
          <w:iCs/>
          <w:sz w:val="24"/>
          <w:szCs w:val="24"/>
        </w:rPr>
        <w:t>Proceedings of the Royal Society B: Biological Sciences</w:t>
      </w:r>
      <w:r w:rsidRPr="002D4109">
        <w:rPr>
          <w:rFonts w:ascii="Times New Roman" w:hAnsi="Times New Roman" w:cs="Times New Roman"/>
          <w:sz w:val="24"/>
          <w:szCs w:val="24"/>
        </w:rPr>
        <w:t>, 276(1670), 3081-3087.</w:t>
      </w:r>
    </w:p>
    <w:p w14:paraId="466E30CA" w14:textId="77777777" w:rsidR="00E84A96" w:rsidRDefault="00E84A96" w:rsidP="00C64983">
      <w:pPr>
        <w:spacing w:after="0" w:line="480" w:lineRule="auto"/>
        <w:ind w:left="284" w:hanging="284"/>
        <w:rPr>
          <w:rFonts w:ascii="Times New Roman" w:hAnsi="Times New Roman" w:cs="Times New Roman"/>
          <w:sz w:val="24"/>
          <w:szCs w:val="24"/>
        </w:rPr>
      </w:pPr>
      <w:r w:rsidRPr="00386116">
        <w:rPr>
          <w:rFonts w:ascii="Times New Roman" w:hAnsi="Times New Roman" w:cs="Times New Roman"/>
          <w:sz w:val="24"/>
          <w:szCs w:val="24"/>
        </w:rPr>
        <w:lastRenderedPageBreak/>
        <w:t xml:space="preserve">Marchetto, K.M., Shea, K., Kelly, D., Groenteman, R., Sezen, Z., &amp; Jongejans, E. (2014). Unrecognized impact of a biocontrol agent on the spread rate of an invasive thistle. </w:t>
      </w:r>
      <w:r w:rsidRPr="00386116">
        <w:rPr>
          <w:rFonts w:ascii="Times New Roman" w:hAnsi="Times New Roman" w:cs="Times New Roman"/>
          <w:i/>
          <w:iCs/>
          <w:sz w:val="24"/>
          <w:szCs w:val="24"/>
        </w:rPr>
        <w:t>Ecological Applications</w:t>
      </w:r>
      <w:r w:rsidRPr="00386116">
        <w:rPr>
          <w:rFonts w:ascii="Times New Roman" w:hAnsi="Times New Roman" w:cs="Times New Roman"/>
          <w:sz w:val="24"/>
          <w:szCs w:val="24"/>
        </w:rPr>
        <w:t>, 24(5), 1178-1187.</w:t>
      </w:r>
    </w:p>
    <w:p w14:paraId="6318E985" w14:textId="6F3494F0" w:rsidR="0060390C" w:rsidRDefault="0060390C" w:rsidP="00C64983">
      <w:pPr>
        <w:spacing w:after="0" w:line="480" w:lineRule="auto"/>
        <w:ind w:left="284" w:hanging="284"/>
        <w:rPr>
          <w:rFonts w:ascii="Times New Roman" w:hAnsi="Times New Roman" w:cs="Times New Roman"/>
          <w:sz w:val="24"/>
          <w:szCs w:val="24"/>
        </w:rPr>
      </w:pPr>
      <w:r w:rsidRPr="0060390C">
        <w:rPr>
          <w:rFonts w:ascii="Times New Roman" w:hAnsi="Times New Roman" w:cs="Times New Roman"/>
          <w:sz w:val="24"/>
          <w:szCs w:val="24"/>
        </w:rPr>
        <w:t xml:space="preserve">Milner-Gulland, E.J. &amp; Shea, K. (2017). Embracing uncertainty in applied ecology. </w:t>
      </w:r>
      <w:r w:rsidRPr="00AF16AD">
        <w:rPr>
          <w:rFonts w:ascii="Times New Roman" w:hAnsi="Times New Roman" w:cs="Times New Roman"/>
          <w:i/>
          <w:iCs/>
          <w:sz w:val="24"/>
          <w:szCs w:val="24"/>
        </w:rPr>
        <w:t xml:space="preserve">Journal of </w:t>
      </w:r>
      <w:r>
        <w:rPr>
          <w:rFonts w:ascii="Times New Roman" w:hAnsi="Times New Roman" w:cs="Times New Roman"/>
          <w:i/>
          <w:iCs/>
          <w:sz w:val="24"/>
          <w:szCs w:val="24"/>
        </w:rPr>
        <w:t>A</w:t>
      </w:r>
      <w:r w:rsidRPr="00AF16AD">
        <w:rPr>
          <w:rFonts w:ascii="Times New Roman" w:hAnsi="Times New Roman" w:cs="Times New Roman"/>
          <w:i/>
          <w:iCs/>
          <w:sz w:val="24"/>
          <w:szCs w:val="24"/>
        </w:rPr>
        <w:t xml:space="preserve">pplied </w:t>
      </w:r>
      <w:r>
        <w:rPr>
          <w:rFonts w:ascii="Times New Roman" w:hAnsi="Times New Roman" w:cs="Times New Roman"/>
          <w:i/>
          <w:iCs/>
          <w:sz w:val="24"/>
          <w:szCs w:val="24"/>
        </w:rPr>
        <w:t>E</w:t>
      </w:r>
      <w:r w:rsidRPr="00AF16AD">
        <w:rPr>
          <w:rFonts w:ascii="Times New Roman" w:hAnsi="Times New Roman" w:cs="Times New Roman"/>
          <w:i/>
          <w:iCs/>
          <w:sz w:val="24"/>
          <w:szCs w:val="24"/>
        </w:rPr>
        <w:t>cology</w:t>
      </w:r>
      <w:r w:rsidRPr="0060390C">
        <w:rPr>
          <w:rFonts w:ascii="Times New Roman" w:hAnsi="Times New Roman" w:cs="Times New Roman"/>
          <w:sz w:val="24"/>
          <w:szCs w:val="24"/>
        </w:rPr>
        <w:t>, 54(6), 2063.</w:t>
      </w:r>
    </w:p>
    <w:p w14:paraId="1B7B075A" w14:textId="77777777" w:rsidR="00E84A96" w:rsidRDefault="00E84A96" w:rsidP="00C64983">
      <w:pPr>
        <w:spacing w:after="0" w:line="480" w:lineRule="auto"/>
        <w:ind w:left="284" w:hanging="284"/>
        <w:rPr>
          <w:rFonts w:ascii="Times New Roman" w:hAnsi="Times New Roman" w:cs="Times New Roman"/>
          <w:sz w:val="24"/>
          <w:szCs w:val="24"/>
        </w:rPr>
      </w:pPr>
      <w:r w:rsidRPr="008A3AAE">
        <w:rPr>
          <w:rFonts w:ascii="Times New Roman" w:hAnsi="Times New Roman" w:cs="Times New Roman"/>
          <w:sz w:val="24"/>
          <w:szCs w:val="24"/>
        </w:rPr>
        <w:t xml:space="preserve">Mokany, K., Prasad, S., &amp; Westcott, D.A. (2014). Loss of frugivore seed dispersal services under climate change. </w:t>
      </w:r>
      <w:r w:rsidRPr="008A3AAE">
        <w:rPr>
          <w:rFonts w:ascii="Times New Roman" w:hAnsi="Times New Roman" w:cs="Times New Roman"/>
          <w:i/>
          <w:iCs/>
          <w:sz w:val="24"/>
          <w:szCs w:val="24"/>
        </w:rPr>
        <w:t>Nature Communications</w:t>
      </w:r>
      <w:r w:rsidRPr="008A3AAE">
        <w:rPr>
          <w:rFonts w:ascii="Times New Roman" w:hAnsi="Times New Roman" w:cs="Times New Roman"/>
          <w:sz w:val="24"/>
          <w:szCs w:val="24"/>
        </w:rPr>
        <w:t>, 5(1), 1-7.</w:t>
      </w:r>
    </w:p>
    <w:p w14:paraId="59D5CE0D" w14:textId="77777777" w:rsidR="00E84A96" w:rsidRDefault="00E84A96" w:rsidP="00C64983">
      <w:pPr>
        <w:spacing w:after="0" w:line="480" w:lineRule="auto"/>
        <w:ind w:left="284" w:hanging="284"/>
        <w:rPr>
          <w:rFonts w:ascii="Times New Roman" w:hAnsi="Times New Roman" w:cs="Times New Roman"/>
          <w:sz w:val="24"/>
          <w:szCs w:val="24"/>
        </w:rPr>
      </w:pPr>
      <w:r w:rsidRPr="00E62995">
        <w:rPr>
          <w:rFonts w:ascii="Times New Roman" w:hAnsi="Times New Roman" w:cs="Times New Roman"/>
          <w:sz w:val="24"/>
          <w:szCs w:val="24"/>
        </w:rPr>
        <w:t xml:space="preserve">Mokany, K., Prasad, S., &amp; Westcott, D.A. (2015). Impacts of climate change and management responses in tropical forests depend on complex frugivore‐mediated seed dispersal. </w:t>
      </w:r>
      <w:r w:rsidRPr="00E62995">
        <w:rPr>
          <w:rFonts w:ascii="Times New Roman" w:hAnsi="Times New Roman" w:cs="Times New Roman"/>
          <w:i/>
          <w:iCs/>
          <w:sz w:val="24"/>
          <w:szCs w:val="24"/>
        </w:rPr>
        <w:t>Global Ecology and Biogeography</w:t>
      </w:r>
      <w:r w:rsidRPr="00E62995">
        <w:rPr>
          <w:rFonts w:ascii="Times New Roman" w:hAnsi="Times New Roman" w:cs="Times New Roman"/>
          <w:sz w:val="24"/>
          <w:szCs w:val="24"/>
        </w:rPr>
        <w:t>, 24(6), 685-694.</w:t>
      </w:r>
    </w:p>
    <w:p w14:paraId="13433BFE" w14:textId="77777777" w:rsidR="000D78EE" w:rsidRDefault="000D78EE" w:rsidP="00C64983">
      <w:pPr>
        <w:spacing w:after="0" w:line="480" w:lineRule="auto"/>
        <w:ind w:left="284" w:hanging="284"/>
        <w:rPr>
          <w:rFonts w:ascii="Times New Roman" w:hAnsi="Times New Roman" w:cs="Times New Roman"/>
          <w:sz w:val="24"/>
          <w:szCs w:val="24"/>
        </w:rPr>
      </w:pPr>
      <w:r w:rsidRPr="00E92AC2">
        <w:rPr>
          <w:rFonts w:ascii="Times New Roman" w:hAnsi="Times New Roman" w:cs="Times New Roman"/>
          <w:sz w:val="24"/>
          <w:szCs w:val="24"/>
        </w:rPr>
        <w:t xml:space="preserve">Nathan, R., Perry, G., Cronin, J.T., Strand, A.E., &amp; Cain, M.L. (2003). Methods for estimating long‐distance dispersal. </w:t>
      </w:r>
      <w:r w:rsidRPr="00E92AC2">
        <w:rPr>
          <w:rFonts w:ascii="Times New Roman" w:hAnsi="Times New Roman" w:cs="Times New Roman"/>
          <w:i/>
          <w:iCs/>
          <w:sz w:val="24"/>
          <w:szCs w:val="24"/>
        </w:rPr>
        <w:t>Oikos</w:t>
      </w:r>
      <w:r w:rsidRPr="00E92AC2">
        <w:rPr>
          <w:rFonts w:ascii="Times New Roman" w:hAnsi="Times New Roman" w:cs="Times New Roman"/>
          <w:sz w:val="24"/>
          <w:szCs w:val="24"/>
        </w:rPr>
        <w:t>, 103(2), 261-273.</w:t>
      </w:r>
    </w:p>
    <w:p w14:paraId="15613E97" w14:textId="77777777" w:rsidR="000D78EE" w:rsidRDefault="000D78EE" w:rsidP="00C64983">
      <w:pPr>
        <w:spacing w:after="0" w:line="480" w:lineRule="auto"/>
        <w:ind w:left="284" w:hanging="284"/>
        <w:rPr>
          <w:rFonts w:ascii="Times New Roman" w:hAnsi="Times New Roman" w:cs="Times New Roman"/>
          <w:sz w:val="24"/>
          <w:szCs w:val="24"/>
        </w:rPr>
      </w:pPr>
      <w:r w:rsidRPr="00E92AC2">
        <w:rPr>
          <w:rFonts w:ascii="Times New Roman" w:hAnsi="Times New Roman" w:cs="Times New Roman"/>
          <w:sz w:val="24"/>
          <w:szCs w:val="24"/>
        </w:rPr>
        <w:t xml:space="preserve">Nathan, R. (2006). Long-distance dispersal of plants. </w:t>
      </w:r>
      <w:r w:rsidRPr="00E92AC2">
        <w:rPr>
          <w:rFonts w:ascii="Times New Roman" w:hAnsi="Times New Roman" w:cs="Times New Roman"/>
          <w:i/>
          <w:iCs/>
          <w:sz w:val="24"/>
          <w:szCs w:val="24"/>
        </w:rPr>
        <w:t>Science</w:t>
      </w:r>
      <w:r w:rsidRPr="00E92AC2">
        <w:rPr>
          <w:rFonts w:ascii="Times New Roman" w:hAnsi="Times New Roman" w:cs="Times New Roman"/>
          <w:sz w:val="24"/>
          <w:szCs w:val="24"/>
        </w:rPr>
        <w:t>, 313(5788), 786-788.</w:t>
      </w:r>
    </w:p>
    <w:p w14:paraId="4EAAECFD" w14:textId="28E77F63" w:rsidR="000D78EE" w:rsidRDefault="000D78EE" w:rsidP="00C64983">
      <w:pPr>
        <w:spacing w:after="0" w:line="480" w:lineRule="auto"/>
        <w:ind w:left="284" w:hanging="284"/>
        <w:rPr>
          <w:rFonts w:ascii="Times New Roman" w:hAnsi="Times New Roman" w:cs="Times New Roman"/>
          <w:sz w:val="24"/>
          <w:szCs w:val="24"/>
        </w:rPr>
      </w:pPr>
      <w:bookmarkStart w:id="686" w:name="_Hlk100852446"/>
      <w:r w:rsidRPr="0025000C">
        <w:rPr>
          <w:rFonts w:ascii="Times New Roman" w:hAnsi="Times New Roman" w:cs="Times New Roman"/>
          <w:sz w:val="24"/>
          <w:szCs w:val="24"/>
        </w:rPr>
        <w:t xml:space="preserve">Nathan, R. (2007). Total dispersal kernels and the evaluation of diversity and similarity in complex dispersal systems. In </w:t>
      </w:r>
      <w:r w:rsidRPr="0025000C">
        <w:rPr>
          <w:rFonts w:ascii="Times New Roman" w:hAnsi="Times New Roman" w:cs="Times New Roman"/>
          <w:i/>
          <w:iCs/>
          <w:sz w:val="24"/>
          <w:szCs w:val="24"/>
        </w:rPr>
        <w:t xml:space="preserve">Seed </w:t>
      </w:r>
      <w:r w:rsidR="00EB2FCD">
        <w:rPr>
          <w:rFonts w:ascii="Times New Roman" w:hAnsi="Times New Roman" w:cs="Times New Roman"/>
          <w:i/>
          <w:iCs/>
          <w:sz w:val="24"/>
          <w:szCs w:val="24"/>
        </w:rPr>
        <w:t>D</w:t>
      </w:r>
      <w:r w:rsidR="00EB2FCD" w:rsidRPr="0025000C">
        <w:rPr>
          <w:rFonts w:ascii="Times New Roman" w:hAnsi="Times New Roman" w:cs="Times New Roman"/>
          <w:i/>
          <w:iCs/>
          <w:sz w:val="24"/>
          <w:szCs w:val="24"/>
        </w:rPr>
        <w:t>ispersal</w:t>
      </w:r>
      <w:r w:rsidRPr="0025000C">
        <w:rPr>
          <w:rFonts w:ascii="Times New Roman" w:hAnsi="Times New Roman" w:cs="Times New Roman"/>
          <w:i/>
          <w:iCs/>
          <w:sz w:val="24"/>
          <w:szCs w:val="24"/>
        </w:rPr>
        <w:t xml:space="preserve">: </w:t>
      </w:r>
      <w:r w:rsidR="00EB2FCD">
        <w:rPr>
          <w:rFonts w:ascii="Times New Roman" w:hAnsi="Times New Roman" w:cs="Times New Roman"/>
          <w:i/>
          <w:iCs/>
          <w:sz w:val="24"/>
          <w:szCs w:val="24"/>
        </w:rPr>
        <w:t>T</w:t>
      </w:r>
      <w:r w:rsidR="00EB2FCD" w:rsidRPr="0025000C">
        <w:rPr>
          <w:rFonts w:ascii="Times New Roman" w:hAnsi="Times New Roman" w:cs="Times New Roman"/>
          <w:i/>
          <w:iCs/>
          <w:sz w:val="24"/>
          <w:szCs w:val="24"/>
        </w:rPr>
        <w:t xml:space="preserve">heory </w:t>
      </w:r>
      <w:r w:rsidRPr="0025000C">
        <w:rPr>
          <w:rFonts w:ascii="Times New Roman" w:hAnsi="Times New Roman" w:cs="Times New Roman"/>
          <w:i/>
          <w:iCs/>
          <w:sz w:val="24"/>
          <w:szCs w:val="24"/>
        </w:rPr>
        <w:t xml:space="preserve">and its </w:t>
      </w:r>
      <w:r w:rsidR="00EB2FCD">
        <w:rPr>
          <w:rFonts w:ascii="Times New Roman" w:hAnsi="Times New Roman" w:cs="Times New Roman"/>
          <w:i/>
          <w:iCs/>
          <w:sz w:val="24"/>
          <w:szCs w:val="24"/>
        </w:rPr>
        <w:t>A</w:t>
      </w:r>
      <w:r w:rsidR="00EB2FCD" w:rsidRPr="0025000C">
        <w:rPr>
          <w:rFonts w:ascii="Times New Roman" w:hAnsi="Times New Roman" w:cs="Times New Roman"/>
          <w:i/>
          <w:iCs/>
          <w:sz w:val="24"/>
          <w:szCs w:val="24"/>
        </w:rPr>
        <w:t xml:space="preserve">pplication </w:t>
      </w:r>
      <w:r w:rsidRPr="0025000C">
        <w:rPr>
          <w:rFonts w:ascii="Times New Roman" w:hAnsi="Times New Roman" w:cs="Times New Roman"/>
          <w:i/>
          <w:iCs/>
          <w:sz w:val="24"/>
          <w:szCs w:val="24"/>
        </w:rPr>
        <w:t xml:space="preserve">in a </w:t>
      </w:r>
      <w:r w:rsidR="00EB2FCD">
        <w:rPr>
          <w:rFonts w:ascii="Times New Roman" w:hAnsi="Times New Roman" w:cs="Times New Roman"/>
          <w:i/>
          <w:iCs/>
          <w:sz w:val="24"/>
          <w:szCs w:val="24"/>
        </w:rPr>
        <w:t>C</w:t>
      </w:r>
      <w:r w:rsidR="00EB2FCD" w:rsidRPr="0025000C">
        <w:rPr>
          <w:rFonts w:ascii="Times New Roman" w:hAnsi="Times New Roman" w:cs="Times New Roman"/>
          <w:i/>
          <w:iCs/>
          <w:sz w:val="24"/>
          <w:szCs w:val="24"/>
        </w:rPr>
        <w:t xml:space="preserve">hanging </w:t>
      </w:r>
      <w:r w:rsidR="00EB2FCD">
        <w:rPr>
          <w:rFonts w:ascii="Times New Roman" w:hAnsi="Times New Roman" w:cs="Times New Roman"/>
          <w:i/>
          <w:iCs/>
          <w:sz w:val="24"/>
          <w:szCs w:val="24"/>
        </w:rPr>
        <w:t>W</w:t>
      </w:r>
      <w:r w:rsidR="00EB2FCD" w:rsidRPr="0025000C">
        <w:rPr>
          <w:rFonts w:ascii="Times New Roman" w:hAnsi="Times New Roman" w:cs="Times New Roman"/>
          <w:i/>
          <w:iCs/>
          <w:sz w:val="24"/>
          <w:szCs w:val="24"/>
        </w:rPr>
        <w:t>orld</w:t>
      </w:r>
      <w:r w:rsidRPr="0025000C">
        <w:rPr>
          <w:rFonts w:ascii="Times New Roman" w:hAnsi="Times New Roman" w:cs="Times New Roman"/>
          <w:sz w:val="24"/>
          <w:szCs w:val="24"/>
        </w:rPr>
        <w:t>, 252-276.</w:t>
      </w:r>
    </w:p>
    <w:bookmarkEnd w:id="686"/>
    <w:p w14:paraId="37A6DE89" w14:textId="77777777" w:rsidR="000D78EE" w:rsidRDefault="000D78EE" w:rsidP="00C64983">
      <w:pPr>
        <w:spacing w:after="0" w:line="480" w:lineRule="auto"/>
        <w:ind w:left="284" w:hanging="284"/>
        <w:rPr>
          <w:rFonts w:ascii="Times New Roman" w:hAnsi="Times New Roman" w:cs="Times New Roman"/>
          <w:sz w:val="24"/>
          <w:szCs w:val="24"/>
        </w:rPr>
      </w:pPr>
      <w:r w:rsidRPr="005E46C3">
        <w:rPr>
          <w:rFonts w:ascii="Times New Roman" w:hAnsi="Times New Roman" w:cs="Times New Roman"/>
          <w:sz w:val="24"/>
          <w:szCs w:val="24"/>
        </w:rPr>
        <w:t xml:space="preserve">Neubert, M.G., &amp; Caswell, H. (2000). Demography and dispersal: calculation and sensitivity analysis of invasion speed for structured populations. </w:t>
      </w:r>
      <w:r w:rsidRPr="005E46C3">
        <w:rPr>
          <w:rFonts w:ascii="Times New Roman" w:hAnsi="Times New Roman" w:cs="Times New Roman"/>
          <w:i/>
          <w:iCs/>
          <w:sz w:val="24"/>
          <w:szCs w:val="24"/>
        </w:rPr>
        <w:t>Ecology</w:t>
      </w:r>
      <w:r w:rsidRPr="005E46C3">
        <w:rPr>
          <w:rFonts w:ascii="Times New Roman" w:hAnsi="Times New Roman" w:cs="Times New Roman"/>
          <w:sz w:val="24"/>
          <w:szCs w:val="24"/>
        </w:rPr>
        <w:t>, 81(6), 1613-1628.</w:t>
      </w:r>
    </w:p>
    <w:p w14:paraId="619228D1" w14:textId="1782A837" w:rsidR="003B64A5" w:rsidRDefault="003B64A5" w:rsidP="00C64983">
      <w:pPr>
        <w:spacing w:after="0" w:line="480" w:lineRule="auto"/>
        <w:ind w:left="284" w:hanging="284"/>
        <w:rPr>
          <w:rFonts w:ascii="Times New Roman" w:hAnsi="Times New Roman" w:cs="Times New Roman"/>
          <w:sz w:val="24"/>
          <w:szCs w:val="24"/>
        </w:rPr>
      </w:pPr>
      <w:r w:rsidRPr="003B64A5">
        <w:rPr>
          <w:rFonts w:ascii="Times New Roman" w:hAnsi="Times New Roman" w:cs="Times New Roman"/>
          <w:sz w:val="24"/>
          <w:szCs w:val="24"/>
        </w:rPr>
        <w:t xml:space="preserve">Ohkawara, K., &amp; Higashi, S. (1994). Relative importance of ballistic and ant dispersal in two diplochorous Viola species (Violaceae). </w:t>
      </w:r>
      <w:r w:rsidRPr="003B64A5">
        <w:rPr>
          <w:rFonts w:ascii="Times New Roman" w:hAnsi="Times New Roman" w:cs="Times New Roman"/>
          <w:i/>
          <w:iCs/>
          <w:sz w:val="24"/>
          <w:szCs w:val="24"/>
        </w:rPr>
        <w:t>Oecologia</w:t>
      </w:r>
      <w:r w:rsidRPr="003B64A5">
        <w:rPr>
          <w:rFonts w:ascii="Times New Roman" w:hAnsi="Times New Roman" w:cs="Times New Roman"/>
          <w:sz w:val="24"/>
          <w:szCs w:val="24"/>
        </w:rPr>
        <w:t>, 100, 135-140.</w:t>
      </w:r>
    </w:p>
    <w:p w14:paraId="674229EB" w14:textId="77777777" w:rsidR="000D78EE" w:rsidRDefault="000D78EE" w:rsidP="00C64983">
      <w:pPr>
        <w:spacing w:after="0" w:line="480" w:lineRule="auto"/>
        <w:ind w:left="284" w:hanging="284"/>
        <w:rPr>
          <w:rFonts w:ascii="Times New Roman" w:hAnsi="Times New Roman" w:cs="Times New Roman"/>
          <w:sz w:val="24"/>
          <w:szCs w:val="24"/>
        </w:rPr>
      </w:pPr>
      <w:bookmarkStart w:id="687" w:name="_Hlk100852462"/>
      <w:r w:rsidRPr="001C11C1">
        <w:rPr>
          <w:rFonts w:ascii="Times New Roman" w:hAnsi="Times New Roman" w:cs="Times New Roman"/>
          <w:sz w:val="24"/>
          <w:szCs w:val="24"/>
        </w:rPr>
        <w:t xml:space="preserve">Pemberton, R.W. &amp; Irving, D.W. (1990). Elaiosomes on weed seeds and the potential for myrmecochory in naturalized plants. </w:t>
      </w:r>
      <w:r w:rsidRPr="001C11C1">
        <w:rPr>
          <w:rFonts w:ascii="Times New Roman" w:hAnsi="Times New Roman" w:cs="Times New Roman"/>
          <w:i/>
          <w:iCs/>
          <w:sz w:val="24"/>
          <w:szCs w:val="24"/>
        </w:rPr>
        <w:t>Weed Science</w:t>
      </w:r>
      <w:r w:rsidRPr="001C11C1">
        <w:rPr>
          <w:rFonts w:ascii="Times New Roman" w:hAnsi="Times New Roman" w:cs="Times New Roman"/>
          <w:sz w:val="24"/>
          <w:szCs w:val="24"/>
        </w:rPr>
        <w:t>, 38(6), 615-619.</w:t>
      </w:r>
    </w:p>
    <w:bookmarkEnd w:id="687"/>
    <w:p w14:paraId="19D900F1" w14:textId="3BBAF031" w:rsidR="00F92317" w:rsidRDefault="00F92317" w:rsidP="00C64983">
      <w:pPr>
        <w:spacing w:after="0" w:line="480" w:lineRule="auto"/>
        <w:ind w:left="284" w:hanging="284"/>
        <w:rPr>
          <w:rFonts w:ascii="Times New Roman" w:hAnsi="Times New Roman" w:cs="Times New Roman"/>
          <w:sz w:val="24"/>
          <w:szCs w:val="24"/>
        </w:rPr>
      </w:pPr>
      <w:r w:rsidRPr="00F92317">
        <w:rPr>
          <w:rFonts w:ascii="Times New Roman" w:hAnsi="Times New Roman" w:cs="Times New Roman"/>
          <w:sz w:val="24"/>
          <w:szCs w:val="24"/>
        </w:rPr>
        <w:lastRenderedPageBreak/>
        <w:t xml:space="preserve">R Development Core Team (2022). R: A language and environment for statistical computing. R Foundation for Statistical Computing, Vienna, Austria. </w:t>
      </w:r>
      <w:r>
        <w:rPr>
          <w:rFonts w:ascii="Times New Roman" w:hAnsi="Times New Roman" w:cs="Times New Roman"/>
          <w:sz w:val="24"/>
          <w:szCs w:val="24"/>
        </w:rPr>
        <w:t>https://www.r-project.org/</w:t>
      </w:r>
    </w:p>
    <w:p w14:paraId="42CBAAC6" w14:textId="6BAAFDD7" w:rsidR="000D78EE" w:rsidRDefault="000D78EE" w:rsidP="00C64983">
      <w:pPr>
        <w:spacing w:after="0" w:line="480" w:lineRule="auto"/>
        <w:ind w:left="284" w:hanging="284"/>
        <w:rPr>
          <w:rFonts w:ascii="Times New Roman" w:hAnsi="Times New Roman" w:cs="Times New Roman"/>
          <w:sz w:val="24"/>
          <w:szCs w:val="24"/>
        </w:rPr>
      </w:pPr>
      <w:r w:rsidRPr="0028464B">
        <w:rPr>
          <w:rFonts w:ascii="Times New Roman" w:hAnsi="Times New Roman" w:cs="Times New Roman"/>
          <w:sz w:val="24"/>
          <w:szCs w:val="24"/>
          <w:lang w:val="es-ES"/>
        </w:rPr>
        <w:t xml:space="preserve">Rabelo, M.A., Angotti, M.A., da Silva, G.S., da Cruz Reis, A., &amp; Ribas, C.R. (2021). </w:t>
      </w:r>
      <w:r w:rsidRPr="0025000C">
        <w:rPr>
          <w:rFonts w:ascii="Times New Roman" w:hAnsi="Times New Roman" w:cs="Times New Roman"/>
          <w:sz w:val="24"/>
          <w:szCs w:val="24"/>
        </w:rPr>
        <w:t xml:space="preserve">Removal of diaspores by ants: What factors to evaluate? </w:t>
      </w:r>
      <w:r w:rsidRPr="0025000C">
        <w:rPr>
          <w:rFonts w:ascii="Times New Roman" w:hAnsi="Times New Roman" w:cs="Times New Roman"/>
          <w:i/>
          <w:iCs/>
          <w:sz w:val="24"/>
          <w:szCs w:val="24"/>
        </w:rPr>
        <w:t>Acta Oecologica</w:t>
      </w:r>
      <w:r w:rsidRPr="0025000C">
        <w:rPr>
          <w:rFonts w:ascii="Times New Roman" w:hAnsi="Times New Roman" w:cs="Times New Roman"/>
          <w:sz w:val="24"/>
          <w:szCs w:val="24"/>
        </w:rPr>
        <w:t>, 111, 103736.</w:t>
      </w:r>
    </w:p>
    <w:p w14:paraId="737254D3" w14:textId="77777777" w:rsidR="000D78EE" w:rsidRDefault="000D78EE" w:rsidP="00C64983">
      <w:pPr>
        <w:spacing w:after="0" w:line="480" w:lineRule="auto"/>
        <w:ind w:left="284" w:hanging="284"/>
        <w:rPr>
          <w:rFonts w:ascii="Times New Roman" w:hAnsi="Times New Roman" w:cs="Times New Roman"/>
          <w:sz w:val="24"/>
          <w:szCs w:val="24"/>
        </w:rPr>
      </w:pPr>
      <w:r w:rsidRPr="00F4425E">
        <w:rPr>
          <w:rFonts w:ascii="Times New Roman" w:hAnsi="Times New Roman" w:cs="Times New Roman"/>
          <w:sz w:val="24"/>
          <w:szCs w:val="24"/>
        </w:rPr>
        <w:t xml:space="preserve">Rogers, H.S., Beckman, N.G., Hartig, F., Johnson, J.S., Pufal, G., Shea, K., </w:t>
      </w:r>
      <w:r>
        <w:rPr>
          <w:rFonts w:ascii="Times New Roman" w:hAnsi="Times New Roman" w:cs="Times New Roman"/>
          <w:sz w:val="24"/>
          <w:szCs w:val="24"/>
        </w:rPr>
        <w:t xml:space="preserve">Zurell, D., Bullock, J.M., Cantrell, R.S., Loiselle, B., Pejchar, L., </w:t>
      </w:r>
      <w:r w:rsidRPr="00F4425E">
        <w:rPr>
          <w:rFonts w:ascii="Times New Roman" w:hAnsi="Times New Roman" w:cs="Times New Roman"/>
          <w:sz w:val="24"/>
          <w:szCs w:val="24"/>
        </w:rPr>
        <w:t>Razafindratsima</w:t>
      </w:r>
      <w:r>
        <w:rPr>
          <w:rFonts w:ascii="Times New Roman" w:hAnsi="Times New Roman" w:cs="Times New Roman"/>
          <w:sz w:val="24"/>
          <w:szCs w:val="24"/>
        </w:rPr>
        <w:t>, O.H., Sandor, M.E., Schupp, E.W., Strickland, W.C.,</w:t>
      </w:r>
      <w:r w:rsidRPr="00F4425E">
        <w:rPr>
          <w:rFonts w:ascii="Times New Roman" w:hAnsi="Times New Roman" w:cs="Times New Roman"/>
          <w:sz w:val="24"/>
          <w:szCs w:val="24"/>
        </w:rPr>
        <w:t xml:space="preserve"> &amp; Zambrano, J. (2019). The total dispersal kernel: a review and future directions. </w:t>
      </w:r>
      <w:r w:rsidRPr="00F4425E">
        <w:rPr>
          <w:rFonts w:ascii="Times New Roman" w:hAnsi="Times New Roman" w:cs="Times New Roman"/>
          <w:i/>
          <w:iCs/>
          <w:sz w:val="24"/>
          <w:szCs w:val="24"/>
        </w:rPr>
        <w:t>AoB Plants</w:t>
      </w:r>
      <w:r w:rsidRPr="00F4425E">
        <w:rPr>
          <w:rFonts w:ascii="Times New Roman" w:hAnsi="Times New Roman" w:cs="Times New Roman"/>
          <w:sz w:val="24"/>
          <w:szCs w:val="24"/>
        </w:rPr>
        <w:t>, 11(5), plz042.</w:t>
      </w:r>
    </w:p>
    <w:p w14:paraId="3CDAE134" w14:textId="54C60071" w:rsidR="000D78EE" w:rsidRDefault="000D78EE" w:rsidP="00C64983">
      <w:pPr>
        <w:spacing w:after="0" w:line="480" w:lineRule="auto"/>
        <w:ind w:left="284" w:hanging="284"/>
        <w:rPr>
          <w:rFonts w:ascii="Times New Roman" w:hAnsi="Times New Roman" w:cs="Times New Roman"/>
          <w:sz w:val="24"/>
          <w:szCs w:val="24"/>
        </w:rPr>
      </w:pPr>
      <w:r w:rsidRPr="008A3AAE">
        <w:rPr>
          <w:rFonts w:ascii="Times New Roman" w:hAnsi="Times New Roman" w:cs="Times New Roman"/>
          <w:sz w:val="24"/>
          <w:szCs w:val="24"/>
        </w:rPr>
        <w:t>Sales, L.P., Kissling, W.D., Galetti, M., Naimi, B., &amp; Pires, M.</w:t>
      </w:r>
      <w:r>
        <w:rPr>
          <w:rFonts w:ascii="Times New Roman" w:hAnsi="Times New Roman" w:cs="Times New Roman"/>
          <w:sz w:val="24"/>
          <w:szCs w:val="24"/>
        </w:rPr>
        <w:t>M.</w:t>
      </w:r>
      <w:r w:rsidRPr="008A3AAE">
        <w:rPr>
          <w:rFonts w:ascii="Times New Roman" w:hAnsi="Times New Roman" w:cs="Times New Roman"/>
          <w:sz w:val="24"/>
          <w:szCs w:val="24"/>
        </w:rPr>
        <w:t xml:space="preserve"> (2021). Climate change reshapes the eco‐evolutionary dynamics of a Neotropical seed dispersal system. </w:t>
      </w:r>
      <w:r w:rsidRPr="008A3AAE">
        <w:rPr>
          <w:rFonts w:ascii="Times New Roman" w:hAnsi="Times New Roman" w:cs="Times New Roman"/>
          <w:i/>
          <w:iCs/>
          <w:sz w:val="24"/>
          <w:szCs w:val="24"/>
        </w:rPr>
        <w:t>Global Ecology and Biogeography</w:t>
      </w:r>
      <w:r w:rsidRPr="008A3AAE">
        <w:rPr>
          <w:rFonts w:ascii="Times New Roman" w:hAnsi="Times New Roman" w:cs="Times New Roman"/>
          <w:sz w:val="24"/>
          <w:szCs w:val="24"/>
        </w:rPr>
        <w:t>, 30(5), 1129-1138.</w:t>
      </w:r>
    </w:p>
    <w:p w14:paraId="209A3C1C" w14:textId="77777777" w:rsidR="000D78EE" w:rsidRDefault="000D78EE" w:rsidP="00C64983">
      <w:pPr>
        <w:spacing w:after="0" w:line="480" w:lineRule="auto"/>
        <w:ind w:left="284" w:hanging="284"/>
        <w:rPr>
          <w:rFonts w:ascii="Times New Roman" w:hAnsi="Times New Roman" w:cs="Times New Roman"/>
          <w:sz w:val="24"/>
          <w:szCs w:val="24"/>
        </w:rPr>
      </w:pPr>
      <w:r w:rsidRPr="00684C65">
        <w:rPr>
          <w:rFonts w:ascii="Times New Roman" w:hAnsi="Times New Roman" w:cs="Times New Roman"/>
          <w:sz w:val="24"/>
          <w:szCs w:val="24"/>
        </w:rPr>
        <w:t xml:space="preserve">Schurr, F.M., Bond, W.J., Midgley, G.F., &amp; Higgins, S.I. (2005). A mechanistic model for secondary seed dispersal by wind and its experimental validation. </w:t>
      </w:r>
      <w:r w:rsidRPr="00684C65">
        <w:rPr>
          <w:rFonts w:ascii="Times New Roman" w:hAnsi="Times New Roman" w:cs="Times New Roman"/>
          <w:i/>
          <w:iCs/>
          <w:sz w:val="24"/>
          <w:szCs w:val="24"/>
        </w:rPr>
        <w:t>Journal of Ecology</w:t>
      </w:r>
      <w:r w:rsidRPr="00684C65">
        <w:rPr>
          <w:rFonts w:ascii="Times New Roman" w:hAnsi="Times New Roman" w:cs="Times New Roman"/>
          <w:sz w:val="24"/>
          <w:szCs w:val="24"/>
        </w:rPr>
        <w:t>, 93(5), 1017-1028.</w:t>
      </w:r>
    </w:p>
    <w:p w14:paraId="464809FC" w14:textId="189E0AC5" w:rsidR="005E01A9" w:rsidRDefault="005E01A9" w:rsidP="00C64983">
      <w:pPr>
        <w:spacing w:after="0" w:line="480" w:lineRule="auto"/>
        <w:ind w:left="284" w:hanging="284"/>
        <w:rPr>
          <w:rFonts w:ascii="Times New Roman" w:hAnsi="Times New Roman" w:cs="Times New Roman"/>
          <w:sz w:val="24"/>
          <w:szCs w:val="24"/>
        </w:rPr>
      </w:pPr>
      <w:r w:rsidRPr="005E01A9">
        <w:rPr>
          <w:rFonts w:ascii="Times New Roman" w:hAnsi="Times New Roman" w:cs="Times New Roman"/>
          <w:sz w:val="24"/>
          <w:szCs w:val="24"/>
        </w:rPr>
        <w:t xml:space="preserve">Shea, K. (2007). How the wood moves. </w:t>
      </w:r>
      <w:r w:rsidRPr="00B8676D">
        <w:rPr>
          <w:rFonts w:ascii="Times New Roman" w:hAnsi="Times New Roman" w:cs="Times New Roman"/>
          <w:i/>
          <w:iCs/>
          <w:sz w:val="24"/>
          <w:szCs w:val="24"/>
        </w:rPr>
        <w:t>Science</w:t>
      </w:r>
      <w:r w:rsidRPr="005E01A9">
        <w:rPr>
          <w:rFonts w:ascii="Times New Roman" w:hAnsi="Times New Roman" w:cs="Times New Roman"/>
          <w:sz w:val="24"/>
          <w:szCs w:val="24"/>
        </w:rPr>
        <w:t>, 315(5816), 1231-1232.</w:t>
      </w:r>
    </w:p>
    <w:p w14:paraId="0597FDC7" w14:textId="7B235BBC" w:rsidR="009C3173" w:rsidRDefault="009C3173" w:rsidP="00C64983">
      <w:pPr>
        <w:spacing w:after="0" w:line="480" w:lineRule="auto"/>
        <w:ind w:left="284" w:hanging="284"/>
        <w:rPr>
          <w:rFonts w:ascii="Times New Roman" w:hAnsi="Times New Roman" w:cs="Times New Roman"/>
          <w:sz w:val="24"/>
          <w:szCs w:val="24"/>
        </w:rPr>
      </w:pPr>
      <w:r w:rsidRPr="009C3173">
        <w:rPr>
          <w:rFonts w:ascii="Times New Roman" w:hAnsi="Times New Roman" w:cs="Times New Roman"/>
          <w:sz w:val="24"/>
          <w:szCs w:val="24"/>
        </w:rPr>
        <w:t xml:space="preserve">Shea, K., Tildesley, M.J., Runge, M.C., Fonnesbeck, C.J., &amp; Ferrari, M.J. (2014). Adaptive management and the value of information: learning via intervention in epidemiology. </w:t>
      </w:r>
      <w:r w:rsidRPr="00066D6F">
        <w:rPr>
          <w:rFonts w:ascii="Times New Roman" w:hAnsi="Times New Roman" w:cs="Times New Roman"/>
          <w:i/>
          <w:iCs/>
          <w:sz w:val="24"/>
          <w:szCs w:val="24"/>
        </w:rPr>
        <w:t xml:space="preserve">PLoS </w:t>
      </w:r>
      <w:r w:rsidR="006C3EDF">
        <w:rPr>
          <w:rFonts w:ascii="Times New Roman" w:hAnsi="Times New Roman" w:cs="Times New Roman"/>
          <w:i/>
          <w:iCs/>
          <w:sz w:val="24"/>
          <w:szCs w:val="24"/>
        </w:rPr>
        <w:t>B</w:t>
      </w:r>
      <w:r w:rsidRPr="00066D6F">
        <w:rPr>
          <w:rFonts w:ascii="Times New Roman" w:hAnsi="Times New Roman" w:cs="Times New Roman"/>
          <w:i/>
          <w:iCs/>
          <w:sz w:val="24"/>
          <w:szCs w:val="24"/>
        </w:rPr>
        <w:t>iology</w:t>
      </w:r>
      <w:r w:rsidRPr="009C3173">
        <w:rPr>
          <w:rFonts w:ascii="Times New Roman" w:hAnsi="Times New Roman" w:cs="Times New Roman"/>
          <w:sz w:val="24"/>
          <w:szCs w:val="24"/>
        </w:rPr>
        <w:t>, 12(10), e1001970.</w:t>
      </w:r>
    </w:p>
    <w:p w14:paraId="02B1F8A6" w14:textId="77777777" w:rsidR="000D78EE" w:rsidRDefault="000D78EE" w:rsidP="00C64983">
      <w:pPr>
        <w:spacing w:after="0" w:line="480" w:lineRule="auto"/>
        <w:ind w:left="284" w:hanging="284"/>
        <w:rPr>
          <w:rFonts w:ascii="Times New Roman" w:hAnsi="Times New Roman" w:cs="Times New Roman"/>
          <w:sz w:val="24"/>
          <w:szCs w:val="24"/>
        </w:rPr>
      </w:pPr>
      <w:bookmarkStart w:id="688" w:name="_Hlk157714865"/>
      <w:r w:rsidRPr="005A7614">
        <w:rPr>
          <w:rFonts w:ascii="Times New Roman" w:hAnsi="Times New Roman" w:cs="Times New Roman"/>
          <w:sz w:val="24"/>
          <w:szCs w:val="24"/>
        </w:rPr>
        <w:t xml:space="preserve">Skarpaas, O. &amp; Shea, K. (2007). Dispersal patterns, dispersal mechanisms, and invasion wave speeds for invasive thistles. </w:t>
      </w:r>
      <w:r w:rsidRPr="005A7614">
        <w:rPr>
          <w:rFonts w:ascii="Times New Roman" w:hAnsi="Times New Roman" w:cs="Times New Roman"/>
          <w:i/>
          <w:iCs/>
          <w:sz w:val="24"/>
          <w:szCs w:val="24"/>
        </w:rPr>
        <w:t>The American Naturalist</w:t>
      </w:r>
      <w:r w:rsidRPr="005A7614">
        <w:rPr>
          <w:rFonts w:ascii="Times New Roman" w:hAnsi="Times New Roman" w:cs="Times New Roman"/>
          <w:sz w:val="24"/>
          <w:szCs w:val="24"/>
        </w:rPr>
        <w:t>, 170(3), 421-430.</w:t>
      </w:r>
    </w:p>
    <w:bookmarkEnd w:id="688"/>
    <w:p w14:paraId="009CAFE8" w14:textId="77777777" w:rsidR="000D78EE" w:rsidRDefault="000D78EE" w:rsidP="00C64983">
      <w:pPr>
        <w:spacing w:after="0" w:line="480" w:lineRule="auto"/>
        <w:ind w:left="284" w:hanging="284"/>
        <w:rPr>
          <w:rFonts w:ascii="Times New Roman" w:hAnsi="Times New Roman" w:cs="Times New Roman"/>
          <w:sz w:val="24"/>
          <w:szCs w:val="24"/>
        </w:rPr>
      </w:pPr>
      <w:r w:rsidRPr="001D27ED">
        <w:rPr>
          <w:rFonts w:ascii="Times New Roman" w:hAnsi="Times New Roman" w:cs="Times New Roman"/>
          <w:sz w:val="24"/>
          <w:szCs w:val="24"/>
        </w:rPr>
        <w:t xml:space="preserve">Skarpaas, O., Silverman, E.J., Jongejans, E., &amp; Shea, K. (2011). Are the best dispersers the best colonizers? Seed mass, dispersal and establishment in Carduus thistles. </w:t>
      </w:r>
      <w:r w:rsidRPr="001D27ED">
        <w:rPr>
          <w:rFonts w:ascii="Times New Roman" w:hAnsi="Times New Roman" w:cs="Times New Roman"/>
          <w:i/>
          <w:iCs/>
          <w:sz w:val="24"/>
          <w:szCs w:val="24"/>
        </w:rPr>
        <w:t>Evolutionary Ecology</w:t>
      </w:r>
      <w:r w:rsidRPr="001D27ED">
        <w:rPr>
          <w:rFonts w:ascii="Times New Roman" w:hAnsi="Times New Roman" w:cs="Times New Roman"/>
          <w:sz w:val="24"/>
          <w:szCs w:val="24"/>
        </w:rPr>
        <w:t>, 25(1), 155-169.</w:t>
      </w:r>
    </w:p>
    <w:p w14:paraId="6B41EB71" w14:textId="6DBB2EEE" w:rsidR="00A95AA8" w:rsidRDefault="00A95AA8" w:rsidP="00C64983">
      <w:pPr>
        <w:spacing w:after="0" w:line="480" w:lineRule="auto"/>
        <w:ind w:left="284" w:hanging="284"/>
        <w:rPr>
          <w:rFonts w:ascii="Times New Roman" w:hAnsi="Times New Roman" w:cs="Times New Roman"/>
          <w:sz w:val="24"/>
          <w:szCs w:val="24"/>
        </w:rPr>
      </w:pPr>
      <w:bookmarkStart w:id="689" w:name="_Hlk183855590"/>
      <w:r w:rsidRPr="00A95AA8">
        <w:rPr>
          <w:rFonts w:ascii="Times New Roman" w:hAnsi="Times New Roman" w:cs="Times New Roman"/>
          <w:sz w:val="24"/>
          <w:szCs w:val="24"/>
        </w:rPr>
        <w:lastRenderedPageBreak/>
        <w:t xml:space="preserve">Skinner, K., Smith, L., &amp; Rice, P. (2000). Using noxious weed lists to prioritize targets for developing weed management strategies. </w:t>
      </w:r>
      <w:r w:rsidRPr="00B8676D">
        <w:rPr>
          <w:rFonts w:ascii="Times New Roman" w:hAnsi="Times New Roman" w:cs="Times New Roman"/>
          <w:i/>
          <w:iCs/>
          <w:sz w:val="24"/>
          <w:szCs w:val="24"/>
        </w:rPr>
        <w:t>Weed Science</w:t>
      </w:r>
      <w:r w:rsidRPr="00A95AA8">
        <w:rPr>
          <w:rFonts w:ascii="Times New Roman" w:hAnsi="Times New Roman" w:cs="Times New Roman"/>
          <w:sz w:val="24"/>
          <w:szCs w:val="24"/>
        </w:rPr>
        <w:t>, 48(5), 640-644.</w:t>
      </w:r>
    </w:p>
    <w:bookmarkEnd w:id="689"/>
    <w:p w14:paraId="1B61612B" w14:textId="2D632A33" w:rsidR="000D78EE" w:rsidRDefault="000D78EE" w:rsidP="00C64983">
      <w:pPr>
        <w:spacing w:after="0" w:line="480" w:lineRule="auto"/>
        <w:ind w:left="284" w:hanging="284"/>
        <w:rPr>
          <w:rFonts w:ascii="Times New Roman" w:hAnsi="Times New Roman" w:cs="Times New Roman"/>
          <w:sz w:val="24"/>
          <w:szCs w:val="24"/>
        </w:rPr>
      </w:pPr>
      <w:r w:rsidRPr="00E62995">
        <w:rPr>
          <w:rFonts w:ascii="Times New Roman" w:hAnsi="Times New Roman" w:cs="Times New Roman"/>
          <w:sz w:val="24"/>
          <w:szCs w:val="24"/>
        </w:rPr>
        <w:t xml:space="preserve">Soons, M.B., Nathan, R., &amp; Katul, G.G. (2004). Human effects on long‐distance wind dispersal and colonization by grassland plants. </w:t>
      </w:r>
      <w:r w:rsidRPr="00E62995">
        <w:rPr>
          <w:rFonts w:ascii="Times New Roman" w:hAnsi="Times New Roman" w:cs="Times New Roman"/>
          <w:i/>
          <w:iCs/>
          <w:sz w:val="24"/>
          <w:szCs w:val="24"/>
        </w:rPr>
        <w:t>Ecology</w:t>
      </w:r>
      <w:r w:rsidRPr="00E62995">
        <w:rPr>
          <w:rFonts w:ascii="Times New Roman" w:hAnsi="Times New Roman" w:cs="Times New Roman"/>
          <w:sz w:val="24"/>
          <w:szCs w:val="24"/>
        </w:rPr>
        <w:t>, 85(11), 3069-3079.</w:t>
      </w:r>
    </w:p>
    <w:p w14:paraId="24A264BD" w14:textId="57BB0E23" w:rsidR="00E34833" w:rsidRPr="00E34833" w:rsidRDefault="00E34833" w:rsidP="00C64983">
      <w:pPr>
        <w:spacing w:after="0" w:line="480" w:lineRule="auto"/>
        <w:ind w:left="284" w:hanging="284"/>
        <w:rPr>
          <w:rFonts w:ascii="Times New Roman" w:hAnsi="Times New Roman" w:cs="Times New Roman"/>
          <w:color w:val="222222"/>
          <w:sz w:val="24"/>
          <w:szCs w:val="24"/>
          <w:shd w:val="clear" w:color="auto" w:fill="FFFFFF"/>
        </w:rPr>
      </w:pPr>
      <w:r w:rsidRPr="00755FFD">
        <w:rPr>
          <w:rFonts w:ascii="Times New Roman" w:hAnsi="Times New Roman" w:cs="Times New Roman"/>
          <w:color w:val="222222"/>
          <w:sz w:val="24"/>
          <w:szCs w:val="24"/>
          <w:shd w:val="clear" w:color="auto" w:fill="FFFFFF"/>
        </w:rPr>
        <w:t xml:space="preserve">Teller, B.J., Zhang, R., &amp; Shea, K. (2016). Seed release in a changing climate: initiation of movement increases spread of an invasive species under simulated climate warming. </w:t>
      </w:r>
      <w:r w:rsidRPr="00755FFD">
        <w:rPr>
          <w:rFonts w:ascii="Times New Roman" w:hAnsi="Times New Roman" w:cs="Times New Roman"/>
          <w:i/>
          <w:iCs/>
          <w:color w:val="222222"/>
          <w:sz w:val="24"/>
          <w:szCs w:val="24"/>
          <w:shd w:val="clear" w:color="auto" w:fill="FFFFFF"/>
        </w:rPr>
        <w:t>Diversity and Distributions</w:t>
      </w:r>
      <w:r w:rsidRPr="00755FFD">
        <w:rPr>
          <w:rFonts w:ascii="Times New Roman" w:hAnsi="Times New Roman" w:cs="Times New Roman"/>
          <w:color w:val="222222"/>
          <w:sz w:val="24"/>
          <w:szCs w:val="24"/>
          <w:shd w:val="clear" w:color="auto" w:fill="FFFFFF"/>
        </w:rPr>
        <w:t>, 22(6), 708-716.</w:t>
      </w:r>
    </w:p>
    <w:p w14:paraId="3749EAA8" w14:textId="29BBF278" w:rsidR="000D78EE" w:rsidRDefault="000D78EE" w:rsidP="00C64983">
      <w:pPr>
        <w:spacing w:after="0" w:line="480" w:lineRule="auto"/>
        <w:ind w:left="284" w:hanging="284"/>
        <w:rPr>
          <w:rFonts w:ascii="Times New Roman" w:hAnsi="Times New Roman" w:cs="Times New Roman"/>
          <w:sz w:val="24"/>
          <w:szCs w:val="24"/>
        </w:rPr>
      </w:pPr>
      <w:r w:rsidRPr="00E92AC2">
        <w:rPr>
          <w:rFonts w:ascii="Times New Roman" w:hAnsi="Times New Roman" w:cs="Times New Roman"/>
          <w:sz w:val="24"/>
          <w:szCs w:val="24"/>
        </w:rPr>
        <w:t xml:space="preserve">Vander Wall, S.B., Kuhn, K.M., &amp; Beck, M.J. (2005). Seed removal, seed predation, and secondary dispersal. </w:t>
      </w:r>
      <w:r w:rsidRPr="00E92AC2">
        <w:rPr>
          <w:rFonts w:ascii="Times New Roman" w:hAnsi="Times New Roman" w:cs="Times New Roman"/>
          <w:i/>
          <w:iCs/>
          <w:sz w:val="24"/>
          <w:szCs w:val="24"/>
        </w:rPr>
        <w:t>Ecology</w:t>
      </w:r>
      <w:r w:rsidRPr="00E92AC2">
        <w:rPr>
          <w:rFonts w:ascii="Times New Roman" w:hAnsi="Times New Roman" w:cs="Times New Roman"/>
          <w:sz w:val="24"/>
          <w:szCs w:val="24"/>
        </w:rPr>
        <w:t>, 86(3), 801-806.</w:t>
      </w:r>
    </w:p>
    <w:p w14:paraId="7214894F" w14:textId="396B5279" w:rsidR="00E522E2" w:rsidRDefault="00E522E2" w:rsidP="00C64983">
      <w:pPr>
        <w:spacing w:after="0" w:line="480" w:lineRule="auto"/>
        <w:ind w:left="284" w:hanging="284"/>
        <w:rPr>
          <w:rFonts w:ascii="Times New Roman" w:hAnsi="Times New Roman" w:cs="Times New Roman"/>
          <w:sz w:val="24"/>
          <w:szCs w:val="24"/>
        </w:rPr>
      </w:pPr>
      <w:r w:rsidRPr="00E522E2">
        <w:rPr>
          <w:rFonts w:ascii="Times New Roman" w:hAnsi="Times New Roman" w:cs="Times New Roman"/>
          <w:sz w:val="24"/>
          <w:szCs w:val="24"/>
        </w:rPr>
        <w:t xml:space="preserve">Williams, B.K. (2001). Uncertainty, learning, and the optimal management of wildlife. </w:t>
      </w:r>
      <w:r w:rsidRPr="00C64983">
        <w:rPr>
          <w:rFonts w:ascii="Times New Roman" w:hAnsi="Times New Roman" w:cs="Times New Roman"/>
          <w:i/>
          <w:iCs/>
          <w:sz w:val="24"/>
          <w:szCs w:val="24"/>
        </w:rPr>
        <w:t>Environmental and Ecological Statistics</w:t>
      </w:r>
      <w:r w:rsidRPr="00E522E2">
        <w:rPr>
          <w:rFonts w:ascii="Times New Roman" w:hAnsi="Times New Roman" w:cs="Times New Roman"/>
          <w:sz w:val="24"/>
          <w:szCs w:val="24"/>
        </w:rPr>
        <w:t>, 8, 269-288.</w:t>
      </w:r>
    </w:p>
    <w:p w14:paraId="438F595A" w14:textId="6D63A371" w:rsidR="00F92317" w:rsidRDefault="00F92317" w:rsidP="00C64983">
      <w:pPr>
        <w:spacing w:after="0" w:line="480" w:lineRule="auto"/>
        <w:ind w:left="284" w:hanging="284"/>
        <w:rPr>
          <w:rFonts w:ascii="Times New Roman" w:hAnsi="Times New Roman" w:cs="Times New Roman"/>
          <w:sz w:val="24"/>
          <w:szCs w:val="24"/>
        </w:rPr>
      </w:pPr>
      <w:r w:rsidRPr="00E05907">
        <w:rPr>
          <w:rFonts w:ascii="Times New Roman" w:hAnsi="Times New Roman" w:cs="Times New Roman"/>
          <w:color w:val="222222"/>
          <w:sz w:val="24"/>
          <w:szCs w:val="24"/>
          <w:shd w:val="clear" w:color="auto" w:fill="FFFFFF"/>
          <w:lang w:val="en-US"/>
        </w:rPr>
        <w:t xml:space="preserve">Zhang, R., Jongejans, E., &amp; Shea, K. (2011). Warming increases the spread of an invasive thistle. </w:t>
      </w:r>
      <w:r w:rsidRPr="00E05907">
        <w:rPr>
          <w:rFonts w:ascii="Times New Roman" w:hAnsi="Times New Roman" w:cs="Times New Roman"/>
          <w:i/>
          <w:iCs/>
          <w:color w:val="222222"/>
          <w:sz w:val="24"/>
          <w:szCs w:val="24"/>
          <w:shd w:val="clear" w:color="auto" w:fill="FFFFFF"/>
          <w:lang w:val="en-US"/>
        </w:rPr>
        <w:t>PLoS</w:t>
      </w:r>
      <w:r w:rsidRPr="00E05907">
        <w:rPr>
          <w:rFonts w:ascii="Times New Roman" w:hAnsi="Times New Roman" w:cs="Times New Roman"/>
          <w:color w:val="222222"/>
          <w:sz w:val="24"/>
          <w:szCs w:val="24"/>
          <w:shd w:val="clear" w:color="auto" w:fill="FFFFFF"/>
          <w:lang w:val="en-US"/>
        </w:rPr>
        <w:t xml:space="preserve"> </w:t>
      </w:r>
      <w:r w:rsidRPr="00E05907">
        <w:rPr>
          <w:rFonts w:ascii="Times New Roman" w:hAnsi="Times New Roman" w:cs="Times New Roman"/>
          <w:i/>
          <w:iCs/>
          <w:color w:val="222222"/>
          <w:sz w:val="24"/>
          <w:szCs w:val="24"/>
          <w:shd w:val="clear" w:color="auto" w:fill="FFFFFF"/>
          <w:lang w:val="en-US"/>
        </w:rPr>
        <w:t>One</w:t>
      </w:r>
      <w:r w:rsidRPr="00E05907">
        <w:rPr>
          <w:rFonts w:ascii="Times New Roman" w:hAnsi="Times New Roman" w:cs="Times New Roman"/>
          <w:color w:val="222222"/>
          <w:sz w:val="24"/>
          <w:szCs w:val="24"/>
          <w:shd w:val="clear" w:color="auto" w:fill="FFFFFF"/>
          <w:lang w:val="en-US"/>
        </w:rPr>
        <w:t>, 6(6), e21725.</w:t>
      </w:r>
    </w:p>
    <w:p w14:paraId="68CB2F56" w14:textId="4E12006D" w:rsidR="00297B71" w:rsidRDefault="000D78EE" w:rsidP="00C64983">
      <w:pPr>
        <w:spacing w:after="0" w:line="480" w:lineRule="auto"/>
        <w:ind w:left="284" w:hanging="284"/>
        <w:rPr>
          <w:rFonts w:ascii="Times New Roman" w:hAnsi="Times New Roman" w:cs="Times New Roman"/>
          <w:sz w:val="24"/>
          <w:szCs w:val="24"/>
        </w:rPr>
      </w:pPr>
      <w:r w:rsidRPr="005B5581">
        <w:rPr>
          <w:rFonts w:ascii="Times New Roman" w:hAnsi="Times New Roman" w:cs="Times New Roman"/>
          <w:sz w:val="24"/>
          <w:szCs w:val="24"/>
        </w:rPr>
        <w:t xml:space="preserve">Zhang, R., Post, E., &amp; Shea, K. (2012). Warming leads to divergent responses but similarly improved performance of two invasive thistles. </w:t>
      </w:r>
      <w:r w:rsidRPr="005B5581">
        <w:rPr>
          <w:rFonts w:ascii="Times New Roman" w:hAnsi="Times New Roman" w:cs="Times New Roman"/>
          <w:i/>
          <w:iCs/>
          <w:sz w:val="24"/>
          <w:szCs w:val="24"/>
        </w:rPr>
        <w:t xml:space="preserve">Population </w:t>
      </w:r>
      <w:r w:rsidR="00FD4BD7">
        <w:rPr>
          <w:rFonts w:ascii="Times New Roman" w:hAnsi="Times New Roman" w:cs="Times New Roman"/>
          <w:i/>
          <w:iCs/>
          <w:sz w:val="24"/>
          <w:szCs w:val="24"/>
        </w:rPr>
        <w:t>E</w:t>
      </w:r>
      <w:r w:rsidR="00FD4BD7" w:rsidRPr="005B5581">
        <w:rPr>
          <w:rFonts w:ascii="Times New Roman" w:hAnsi="Times New Roman" w:cs="Times New Roman"/>
          <w:i/>
          <w:iCs/>
          <w:sz w:val="24"/>
          <w:szCs w:val="24"/>
        </w:rPr>
        <w:t>cology</w:t>
      </w:r>
      <w:r w:rsidRPr="005B5581">
        <w:rPr>
          <w:rFonts w:ascii="Times New Roman" w:hAnsi="Times New Roman" w:cs="Times New Roman"/>
          <w:sz w:val="24"/>
          <w:szCs w:val="24"/>
        </w:rPr>
        <w:t>, 54(4), 583-589.</w:t>
      </w:r>
      <w:r w:rsidR="00297B71">
        <w:rPr>
          <w:rFonts w:ascii="Times New Roman" w:hAnsi="Times New Roman" w:cs="Times New Roman"/>
          <w:sz w:val="24"/>
          <w:szCs w:val="24"/>
        </w:rPr>
        <w:br w:type="page"/>
      </w:r>
    </w:p>
    <w:p w14:paraId="536E5357" w14:textId="23A72C24" w:rsidR="007D7168" w:rsidRDefault="007D7168" w:rsidP="00B8676D">
      <w:pPr>
        <w:spacing w:after="0" w:line="480" w:lineRule="auto"/>
        <w:jc w:val="both"/>
        <w:rPr>
          <w:rFonts w:ascii="Times New Roman" w:hAnsi="Times New Roman" w:cs="Times New Roman"/>
          <w:sz w:val="24"/>
          <w:szCs w:val="24"/>
        </w:rPr>
      </w:pPr>
      <w:r w:rsidRPr="00AF16AD">
        <w:rPr>
          <w:rFonts w:ascii="Times New Roman" w:hAnsi="Times New Roman" w:cs="Times New Roman"/>
          <w:b/>
          <w:bCs/>
          <w:sz w:val="24"/>
          <w:szCs w:val="24"/>
        </w:rPr>
        <w:lastRenderedPageBreak/>
        <w:t>Table 1</w:t>
      </w:r>
      <w:r>
        <w:rPr>
          <w:rFonts w:ascii="Times New Roman" w:hAnsi="Times New Roman" w:cs="Times New Roman"/>
          <w:sz w:val="24"/>
          <w:szCs w:val="24"/>
        </w:rPr>
        <w:t>. Median simulated spread rates</w:t>
      </w:r>
      <w:r w:rsidR="0092712A">
        <w:rPr>
          <w:rFonts w:ascii="Times New Roman" w:hAnsi="Times New Roman" w:cs="Times New Roman"/>
          <w:sz w:val="24"/>
          <w:szCs w:val="24"/>
        </w:rPr>
        <w:t>, in meters per year,</w:t>
      </w:r>
      <w:r>
        <w:rPr>
          <w:rFonts w:ascii="Times New Roman" w:hAnsi="Times New Roman" w:cs="Times New Roman"/>
          <w:sz w:val="24"/>
          <w:szCs w:val="24"/>
        </w:rPr>
        <w:t xml:space="preserve"> for the 8 </w:t>
      </w:r>
      <w:r w:rsidR="00AF16AD">
        <w:rPr>
          <w:rFonts w:ascii="Times New Roman" w:hAnsi="Times New Roman" w:cs="Times New Roman"/>
          <w:sz w:val="24"/>
          <w:szCs w:val="24"/>
        </w:rPr>
        <w:t xml:space="preserve">core </w:t>
      </w:r>
      <w:r>
        <w:rPr>
          <w:rFonts w:ascii="Times New Roman" w:hAnsi="Times New Roman" w:cs="Times New Roman"/>
          <w:sz w:val="24"/>
          <w:szCs w:val="24"/>
        </w:rPr>
        <w:t>scenarios examined</w:t>
      </w:r>
      <w:r w:rsidR="0092712A">
        <w:rPr>
          <w:rFonts w:ascii="Times New Roman" w:hAnsi="Times New Roman" w:cs="Times New Roman"/>
          <w:sz w:val="24"/>
          <w:szCs w:val="24"/>
        </w:rPr>
        <w:t>.</w:t>
      </w:r>
      <w:r>
        <w:rPr>
          <w:rFonts w:ascii="Times New Roman" w:hAnsi="Times New Roman" w:cs="Times New Roman"/>
          <w:sz w:val="24"/>
          <w:szCs w:val="24"/>
        </w:rPr>
        <w:t xml:space="preserve"> </w:t>
      </w:r>
      <w:r w:rsidR="0092712A">
        <w:rPr>
          <w:rFonts w:ascii="Times New Roman" w:hAnsi="Times New Roman" w:cs="Times New Roman"/>
          <w:sz w:val="24"/>
          <w:szCs w:val="24"/>
        </w:rPr>
        <w:t xml:space="preserve">The </w:t>
      </w:r>
      <w:r w:rsidR="00AF16AD">
        <w:rPr>
          <w:rFonts w:ascii="Times New Roman" w:hAnsi="Times New Roman" w:cs="Times New Roman"/>
          <w:sz w:val="24"/>
          <w:szCs w:val="24"/>
        </w:rPr>
        <w:t xml:space="preserve">unwarmed </w:t>
      </w:r>
      <w:r w:rsidR="0092712A">
        <w:rPr>
          <w:rFonts w:ascii="Times New Roman" w:hAnsi="Times New Roman" w:cs="Times New Roman"/>
          <w:sz w:val="24"/>
          <w:szCs w:val="24"/>
        </w:rPr>
        <w:t xml:space="preserve">scenario </w:t>
      </w:r>
      <w:r w:rsidR="00AF16AD">
        <w:rPr>
          <w:rFonts w:ascii="Times New Roman" w:hAnsi="Times New Roman" w:cs="Times New Roman"/>
          <w:sz w:val="24"/>
          <w:szCs w:val="24"/>
        </w:rPr>
        <w:t>that</w:t>
      </w:r>
      <w:r w:rsidR="0092712A">
        <w:rPr>
          <w:rFonts w:ascii="Times New Roman" w:hAnsi="Times New Roman" w:cs="Times New Roman"/>
          <w:sz w:val="24"/>
          <w:szCs w:val="24"/>
        </w:rPr>
        <w:t xml:space="preserve"> include</w:t>
      </w:r>
      <w:r w:rsidR="00AF16AD">
        <w:rPr>
          <w:rFonts w:ascii="Times New Roman" w:hAnsi="Times New Roman" w:cs="Times New Roman"/>
          <w:sz w:val="24"/>
          <w:szCs w:val="24"/>
        </w:rPr>
        <w:t>d</w:t>
      </w:r>
      <w:r w:rsidR="0092712A">
        <w:rPr>
          <w:rFonts w:ascii="Times New Roman" w:hAnsi="Times New Roman" w:cs="Times New Roman"/>
          <w:sz w:val="24"/>
          <w:szCs w:val="24"/>
        </w:rPr>
        <w:t xml:space="preserve"> both </w:t>
      </w:r>
      <w:r w:rsidR="004B0963">
        <w:rPr>
          <w:rFonts w:ascii="Times New Roman" w:hAnsi="Times New Roman" w:cs="Times New Roman"/>
          <w:sz w:val="24"/>
          <w:szCs w:val="24"/>
        </w:rPr>
        <w:t>wind- and ant-driven movement of seeds</w:t>
      </w:r>
      <w:r w:rsidR="00AF16AD">
        <w:rPr>
          <w:rFonts w:ascii="Times New Roman" w:hAnsi="Times New Roman" w:cs="Times New Roman"/>
          <w:sz w:val="24"/>
          <w:szCs w:val="24"/>
        </w:rPr>
        <w:t>,</w:t>
      </w:r>
      <w:r w:rsidR="004B0963">
        <w:rPr>
          <w:rFonts w:ascii="Times New Roman" w:hAnsi="Times New Roman" w:cs="Times New Roman"/>
          <w:sz w:val="24"/>
          <w:szCs w:val="24"/>
        </w:rPr>
        <w:t xml:space="preserve"> as well as seed predation</w:t>
      </w:r>
      <w:r w:rsidR="0092712A">
        <w:rPr>
          <w:rFonts w:ascii="Times New Roman" w:hAnsi="Times New Roman" w:cs="Times New Roman"/>
          <w:sz w:val="24"/>
          <w:szCs w:val="24"/>
        </w:rPr>
        <w:t xml:space="preserve"> via ants, was considered the base case.</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4"/>
        <w:gridCol w:w="2017"/>
        <w:gridCol w:w="2018"/>
        <w:gridCol w:w="2018"/>
        <w:gridCol w:w="2018"/>
      </w:tblGrid>
      <w:tr w:rsidR="00AF16AD" w14:paraId="18D28D28" w14:textId="77777777">
        <w:tc>
          <w:tcPr>
            <w:tcW w:w="1284" w:type="dxa"/>
            <w:tcBorders>
              <w:bottom w:val="single" w:sz="4" w:space="0" w:color="auto"/>
            </w:tcBorders>
            <w:vAlign w:val="bottom"/>
          </w:tcPr>
          <w:p w14:paraId="02B2B072" w14:textId="77777777" w:rsidR="00F83C6E" w:rsidRPr="00527700" w:rsidRDefault="00F83C6E">
            <w:pPr>
              <w:spacing w:line="22" w:lineRule="atLeast"/>
              <w:jc w:val="center"/>
              <w:rPr>
                <w:rFonts w:ascii="Times New Roman" w:hAnsi="Times New Roman" w:cs="Times New Roman"/>
                <w:b/>
                <w:bCs/>
              </w:rPr>
            </w:pPr>
            <w:r w:rsidRPr="00527700">
              <w:rPr>
                <w:rFonts w:ascii="Times New Roman" w:hAnsi="Times New Roman" w:cs="Times New Roman"/>
                <w:b/>
                <w:bCs/>
              </w:rPr>
              <w:t>Treatment</w:t>
            </w:r>
          </w:p>
        </w:tc>
        <w:tc>
          <w:tcPr>
            <w:tcW w:w="2017" w:type="dxa"/>
            <w:tcBorders>
              <w:bottom w:val="single" w:sz="4" w:space="0" w:color="auto"/>
            </w:tcBorders>
          </w:tcPr>
          <w:p w14:paraId="1C27B3A6" w14:textId="77777777" w:rsidR="00F83C6E" w:rsidRDefault="00F83C6E">
            <w:pPr>
              <w:spacing w:line="22" w:lineRule="atLeast"/>
              <w:jc w:val="center"/>
              <w:rPr>
                <w:rFonts w:ascii="Times New Roman" w:hAnsi="Times New Roman" w:cs="Times New Roman"/>
                <w:b/>
                <w:bCs/>
              </w:rPr>
            </w:pPr>
            <w:r>
              <w:rPr>
                <w:rFonts w:ascii="Times New Roman" w:hAnsi="Times New Roman" w:cs="Times New Roman"/>
                <w:b/>
                <w:bCs/>
              </w:rPr>
              <w:t>Wind + Ant Disp.</w:t>
            </w:r>
          </w:p>
          <w:p w14:paraId="3A239D8E" w14:textId="77777777" w:rsidR="00F83C6E" w:rsidRPr="00527700" w:rsidRDefault="00F83C6E">
            <w:pPr>
              <w:spacing w:line="22" w:lineRule="atLeast"/>
              <w:jc w:val="center"/>
              <w:rPr>
                <w:rFonts w:ascii="Times New Roman" w:hAnsi="Times New Roman" w:cs="Times New Roman"/>
                <w:b/>
                <w:bCs/>
              </w:rPr>
            </w:pPr>
            <w:r>
              <w:rPr>
                <w:rFonts w:ascii="Times New Roman" w:hAnsi="Times New Roman" w:cs="Times New Roman"/>
                <w:b/>
                <w:bCs/>
              </w:rPr>
              <w:t>Ant Predation</w:t>
            </w:r>
          </w:p>
        </w:tc>
        <w:tc>
          <w:tcPr>
            <w:tcW w:w="2018" w:type="dxa"/>
            <w:tcBorders>
              <w:bottom w:val="single" w:sz="4" w:space="0" w:color="auto"/>
            </w:tcBorders>
          </w:tcPr>
          <w:p w14:paraId="03602E8D" w14:textId="77777777" w:rsidR="00F83C6E" w:rsidRDefault="00F83C6E">
            <w:pPr>
              <w:spacing w:line="22" w:lineRule="atLeast"/>
              <w:jc w:val="center"/>
              <w:rPr>
                <w:rFonts w:ascii="Times New Roman" w:hAnsi="Times New Roman" w:cs="Times New Roman"/>
                <w:b/>
                <w:bCs/>
              </w:rPr>
            </w:pPr>
            <w:r>
              <w:rPr>
                <w:rFonts w:ascii="Times New Roman" w:hAnsi="Times New Roman" w:cs="Times New Roman"/>
                <w:b/>
                <w:bCs/>
              </w:rPr>
              <w:t>Wind Disp. Only</w:t>
            </w:r>
          </w:p>
          <w:p w14:paraId="1BE68229" w14:textId="77777777" w:rsidR="00F83C6E" w:rsidRPr="00527700" w:rsidRDefault="00F83C6E">
            <w:pPr>
              <w:spacing w:line="22" w:lineRule="atLeast"/>
              <w:jc w:val="center"/>
              <w:rPr>
                <w:rFonts w:ascii="Times New Roman" w:hAnsi="Times New Roman" w:cs="Times New Roman"/>
                <w:b/>
                <w:bCs/>
              </w:rPr>
            </w:pPr>
            <w:r>
              <w:rPr>
                <w:rFonts w:ascii="Times New Roman" w:hAnsi="Times New Roman" w:cs="Times New Roman"/>
                <w:b/>
                <w:bCs/>
              </w:rPr>
              <w:t>Ant Predation</w:t>
            </w:r>
          </w:p>
        </w:tc>
        <w:tc>
          <w:tcPr>
            <w:tcW w:w="2018" w:type="dxa"/>
            <w:tcBorders>
              <w:bottom w:val="single" w:sz="4" w:space="0" w:color="auto"/>
            </w:tcBorders>
          </w:tcPr>
          <w:p w14:paraId="751C1570" w14:textId="77777777" w:rsidR="00F83C6E" w:rsidRDefault="00F83C6E">
            <w:pPr>
              <w:spacing w:line="22" w:lineRule="atLeast"/>
              <w:jc w:val="center"/>
              <w:rPr>
                <w:rFonts w:ascii="Times New Roman" w:hAnsi="Times New Roman" w:cs="Times New Roman"/>
                <w:b/>
                <w:bCs/>
              </w:rPr>
            </w:pPr>
            <w:r>
              <w:rPr>
                <w:rFonts w:ascii="Times New Roman" w:hAnsi="Times New Roman" w:cs="Times New Roman"/>
                <w:b/>
                <w:bCs/>
              </w:rPr>
              <w:t>Wind + Ant Disp.</w:t>
            </w:r>
          </w:p>
          <w:p w14:paraId="516F72E1" w14:textId="77777777" w:rsidR="00F83C6E" w:rsidRPr="00527700" w:rsidRDefault="00F83C6E">
            <w:pPr>
              <w:spacing w:line="22" w:lineRule="atLeast"/>
              <w:jc w:val="center"/>
              <w:rPr>
                <w:rFonts w:ascii="Times New Roman" w:hAnsi="Times New Roman" w:cs="Times New Roman"/>
                <w:b/>
                <w:bCs/>
              </w:rPr>
            </w:pPr>
            <w:r>
              <w:rPr>
                <w:rFonts w:ascii="Times New Roman" w:hAnsi="Times New Roman" w:cs="Times New Roman"/>
                <w:b/>
                <w:bCs/>
              </w:rPr>
              <w:t>No Ant Predation</w:t>
            </w:r>
          </w:p>
        </w:tc>
        <w:tc>
          <w:tcPr>
            <w:tcW w:w="2018" w:type="dxa"/>
            <w:tcBorders>
              <w:bottom w:val="single" w:sz="4" w:space="0" w:color="auto"/>
            </w:tcBorders>
          </w:tcPr>
          <w:p w14:paraId="3B97120E" w14:textId="77777777" w:rsidR="00F83C6E" w:rsidRDefault="00F83C6E">
            <w:pPr>
              <w:spacing w:line="22" w:lineRule="atLeast"/>
              <w:jc w:val="center"/>
              <w:rPr>
                <w:rFonts w:ascii="Times New Roman" w:hAnsi="Times New Roman" w:cs="Times New Roman"/>
                <w:b/>
                <w:bCs/>
              </w:rPr>
            </w:pPr>
            <w:r>
              <w:rPr>
                <w:rFonts w:ascii="Times New Roman" w:hAnsi="Times New Roman" w:cs="Times New Roman"/>
                <w:b/>
                <w:bCs/>
              </w:rPr>
              <w:t>Wind Disp. Only</w:t>
            </w:r>
          </w:p>
          <w:p w14:paraId="2D9C87A4" w14:textId="77777777" w:rsidR="00F83C6E" w:rsidRPr="00527700" w:rsidRDefault="00F83C6E">
            <w:pPr>
              <w:spacing w:line="22" w:lineRule="atLeast"/>
              <w:jc w:val="center"/>
              <w:rPr>
                <w:rFonts w:ascii="Times New Roman" w:hAnsi="Times New Roman" w:cs="Times New Roman"/>
                <w:b/>
                <w:bCs/>
              </w:rPr>
            </w:pPr>
            <w:r>
              <w:rPr>
                <w:rFonts w:ascii="Times New Roman" w:hAnsi="Times New Roman" w:cs="Times New Roman"/>
                <w:b/>
                <w:bCs/>
              </w:rPr>
              <w:t>No Ant Predation</w:t>
            </w:r>
          </w:p>
        </w:tc>
      </w:tr>
      <w:tr w:rsidR="00AF16AD" w14:paraId="631FF276" w14:textId="77777777">
        <w:tc>
          <w:tcPr>
            <w:tcW w:w="1284" w:type="dxa"/>
            <w:tcBorders>
              <w:top w:val="single" w:sz="4" w:space="0" w:color="auto"/>
            </w:tcBorders>
          </w:tcPr>
          <w:p w14:paraId="1D15C253" w14:textId="77777777" w:rsidR="00F83C6E" w:rsidRDefault="00F83C6E">
            <w:pPr>
              <w:spacing w:line="22" w:lineRule="atLeast"/>
              <w:jc w:val="both"/>
              <w:rPr>
                <w:rFonts w:ascii="Times New Roman" w:hAnsi="Times New Roman" w:cs="Times New Roman"/>
                <w:sz w:val="24"/>
                <w:szCs w:val="24"/>
              </w:rPr>
            </w:pPr>
            <w:r>
              <w:rPr>
                <w:rFonts w:ascii="Times New Roman" w:hAnsi="Times New Roman" w:cs="Times New Roman"/>
                <w:sz w:val="24"/>
                <w:szCs w:val="24"/>
              </w:rPr>
              <w:t>Unwarmed</w:t>
            </w:r>
          </w:p>
        </w:tc>
        <w:tc>
          <w:tcPr>
            <w:tcW w:w="2017" w:type="dxa"/>
            <w:tcBorders>
              <w:top w:val="single" w:sz="4" w:space="0" w:color="auto"/>
            </w:tcBorders>
          </w:tcPr>
          <w:p w14:paraId="66CCA139" w14:textId="6EE0A564" w:rsidR="00F83C6E" w:rsidRDefault="0075750F">
            <w:pPr>
              <w:spacing w:line="22" w:lineRule="atLeast"/>
              <w:jc w:val="center"/>
              <w:rPr>
                <w:rFonts w:ascii="Times New Roman" w:hAnsi="Times New Roman" w:cs="Times New Roman"/>
                <w:sz w:val="24"/>
                <w:szCs w:val="24"/>
              </w:rPr>
            </w:pPr>
            <w:r>
              <w:rPr>
                <w:rFonts w:ascii="Times New Roman" w:hAnsi="Times New Roman" w:cs="Times New Roman"/>
                <w:sz w:val="24"/>
                <w:szCs w:val="24"/>
              </w:rPr>
              <w:t>16.5</w:t>
            </w:r>
          </w:p>
        </w:tc>
        <w:tc>
          <w:tcPr>
            <w:tcW w:w="2018" w:type="dxa"/>
            <w:tcBorders>
              <w:top w:val="single" w:sz="4" w:space="0" w:color="auto"/>
            </w:tcBorders>
          </w:tcPr>
          <w:p w14:paraId="5351F4F4" w14:textId="3A085A18" w:rsidR="00F83C6E" w:rsidRDefault="0075750F">
            <w:pPr>
              <w:spacing w:line="22" w:lineRule="atLeast"/>
              <w:jc w:val="center"/>
              <w:rPr>
                <w:rFonts w:ascii="Times New Roman" w:hAnsi="Times New Roman" w:cs="Times New Roman"/>
                <w:sz w:val="24"/>
                <w:szCs w:val="24"/>
              </w:rPr>
            </w:pPr>
            <w:r>
              <w:rPr>
                <w:rFonts w:ascii="Times New Roman" w:hAnsi="Times New Roman" w:cs="Times New Roman"/>
                <w:sz w:val="24"/>
                <w:szCs w:val="24"/>
              </w:rPr>
              <w:t>19.</w:t>
            </w:r>
            <w:r w:rsidR="00335AC9">
              <w:rPr>
                <w:rFonts w:ascii="Times New Roman" w:hAnsi="Times New Roman" w:cs="Times New Roman"/>
                <w:sz w:val="24"/>
                <w:szCs w:val="24"/>
              </w:rPr>
              <w:t>3</w:t>
            </w:r>
          </w:p>
        </w:tc>
        <w:tc>
          <w:tcPr>
            <w:tcW w:w="2018" w:type="dxa"/>
            <w:tcBorders>
              <w:top w:val="single" w:sz="4" w:space="0" w:color="auto"/>
            </w:tcBorders>
          </w:tcPr>
          <w:p w14:paraId="0A2F080A" w14:textId="50B96E74"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52.</w:t>
            </w:r>
            <w:r w:rsidR="00335AC9">
              <w:rPr>
                <w:rFonts w:ascii="Times New Roman" w:hAnsi="Times New Roman" w:cs="Times New Roman"/>
                <w:sz w:val="24"/>
                <w:szCs w:val="24"/>
              </w:rPr>
              <w:t>2</w:t>
            </w:r>
          </w:p>
        </w:tc>
        <w:tc>
          <w:tcPr>
            <w:tcW w:w="2018" w:type="dxa"/>
            <w:tcBorders>
              <w:top w:val="single" w:sz="4" w:space="0" w:color="auto"/>
            </w:tcBorders>
          </w:tcPr>
          <w:p w14:paraId="4954217A" w14:textId="6FA2C712"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70.3</w:t>
            </w:r>
          </w:p>
        </w:tc>
      </w:tr>
      <w:tr w:rsidR="00AF16AD" w14:paraId="2D79017E" w14:textId="77777777">
        <w:tc>
          <w:tcPr>
            <w:tcW w:w="1284" w:type="dxa"/>
          </w:tcPr>
          <w:p w14:paraId="6426AA90" w14:textId="77777777" w:rsidR="00F83C6E" w:rsidRDefault="00F83C6E">
            <w:pPr>
              <w:spacing w:line="22" w:lineRule="atLeast"/>
              <w:jc w:val="both"/>
              <w:rPr>
                <w:rFonts w:ascii="Times New Roman" w:hAnsi="Times New Roman" w:cs="Times New Roman"/>
                <w:sz w:val="24"/>
                <w:szCs w:val="24"/>
              </w:rPr>
            </w:pPr>
            <w:r>
              <w:rPr>
                <w:rFonts w:ascii="Times New Roman" w:hAnsi="Times New Roman" w:cs="Times New Roman"/>
                <w:sz w:val="24"/>
                <w:szCs w:val="24"/>
              </w:rPr>
              <w:t>Warmed</w:t>
            </w:r>
          </w:p>
        </w:tc>
        <w:tc>
          <w:tcPr>
            <w:tcW w:w="2017" w:type="dxa"/>
          </w:tcPr>
          <w:p w14:paraId="3A6A4462" w14:textId="54002979"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32.</w:t>
            </w:r>
            <w:r w:rsidR="0075750F">
              <w:rPr>
                <w:rFonts w:ascii="Times New Roman" w:hAnsi="Times New Roman" w:cs="Times New Roman"/>
                <w:sz w:val="24"/>
                <w:szCs w:val="24"/>
              </w:rPr>
              <w:t>2</w:t>
            </w:r>
          </w:p>
        </w:tc>
        <w:tc>
          <w:tcPr>
            <w:tcW w:w="2018" w:type="dxa"/>
          </w:tcPr>
          <w:p w14:paraId="19CE36ED" w14:textId="2FC0F557" w:rsidR="00F83C6E" w:rsidRDefault="0075750F">
            <w:pPr>
              <w:spacing w:line="22" w:lineRule="atLeast"/>
              <w:jc w:val="center"/>
              <w:rPr>
                <w:rFonts w:ascii="Times New Roman" w:hAnsi="Times New Roman" w:cs="Times New Roman"/>
                <w:sz w:val="24"/>
                <w:szCs w:val="24"/>
              </w:rPr>
            </w:pPr>
            <w:r>
              <w:rPr>
                <w:rFonts w:ascii="Times New Roman" w:hAnsi="Times New Roman" w:cs="Times New Roman"/>
                <w:sz w:val="24"/>
                <w:szCs w:val="24"/>
              </w:rPr>
              <w:t>38.</w:t>
            </w:r>
            <w:r w:rsidR="00335AC9">
              <w:rPr>
                <w:rFonts w:ascii="Times New Roman" w:hAnsi="Times New Roman" w:cs="Times New Roman"/>
                <w:sz w:val="24"/>
                <w:szCs w:val="24"/>
              </w:rPr>
              <w:t>2</w:t>
            </w:r>
          </w:p>
        </w:tc>
        <w:tc>
          <w:tcPr>
            <w:tcW w:w="2018" w:type="dxa"/>
          </w:tcPr>
          <w:p w14:paraId="171DD4FA" w14:textId="43A79F85"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97.9</w:t>
            </w:r>
          </w:p>
        </w:tc>
        <w:tc>
          <w:tcPr>
            <w:tcW w:w="2018" w:type="dxa"/>
          </w:tcPr>
          <w:p w14:paraId="6E803B1B" w14:textId="0796BD47"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137.1</w:t>
            </w:r>
          </w:p>
        </w:tc>
      </w:tr>
    </w:tbl>
    <w:p w14:paraId="366E4821" w14:textId="77777777" w:rsidR="00D9764D" w:rsidRDefault="00D9764D">
      <w:pPr>
        <w:rPr>
          <w:rFonts w:ascii="Times New Roman" w:hAnsi="Times New Roman" w:cs="Times New Roman"/>
          <w:sz w:val="24"/>
          <w:szCs w:val="24"/>
        </w:rPr>
      </w:pPr>
      <w:r>
        <w:rPr>
          <w:rFonts w:ascii="Times New Roman" w:hAnsi="Times New Roman" w:cs="Times New Roman"/>
          <w:sz w:val="24"/>
          <w:szCs w:val="24"/>
        </w:rPr>
        <w:br w:type="page"/>
      </w:r>
    </w:p>
    <w:p w14:paraId="311C6610" w14:textId="77777777" w:rsidR="00D9764D" w:rsidRDefault="00D9764D" w:rsidP="00B8676D">
      <w:pPr>
        <w:spacing w:after="0" w:line="480" w:lineRule="auto"/>
        <w:rPr>
          <w:rFonts w:ascii="Times New Roman" w:hAnsi="Times New Roman" w:cs="Times New Roman"/>
          <w:b/>
          <w:bCs/>
          <w:sz w:val="24"/>
          <w:szCs w:val="24"/>
        </w:rPr>
      </w:pPr>
      <w:r w:rsidRPr="00066D6F">
        <w:rPr>
          <w:rFonts w:ascii="Times New Roman" w:hAnsi="Times New Roman" w:cs="Times New Roman"/>
          <w:b/>
          <w:bCs/>
          <w:sz w:val="24"/>
          <w:szCs w:val="24"/>
        </w:rPr>
        <w:lastRenderedPageBreak/>
        <w:t>Figure Captions</w:t>
      </w:r>
    </w:p>
    <w:p w14:paraId="56AC0F6B" w14:textId="77777777" w:rsidR="00D9764D" w:rsidRDefault="00D9764D" w:rsidP="00B8676D">
      <w:pPr>
        <w:spacing w:after="0" w:line="480" w:lineRule="auto"/>
        <w:rPr>
          <w:rFonts w:ascii="Times New Roman" w:hAnsi="Times New Roman" w:cs="Times New Roman"/>
          <w:sz w:val="24"/>
          <w:szCs w:val="24"/>
        </w:rPr>
      </w:pPr>
      <w:r w:rsidRPr="00643B5F">
        <w:rPr>
          <w:rFonts w:ascii="Times New Roman" w:hAnsi="Times New Roman" w:cs="Times New Roman"/>
          <w:b/>
          <w:bCs/>
          <w:sz w:val="24"/>
          <w:szCs w:val="24"/>
        </w:rPr>
        <w:t>Figure 1</w:t>
      </w:r>
      <w:r w:rsidRPr="00643B5F">
        <w:rPr>
          <w:rFonts w:ascii="Times New Roman" w:hAnsi="Times New Roman" w:cs="Times New Roman"/>
          <w:sz w:val="24"/>
          <w:szCs w:val="24"/>
        </w:rPr>
        <w:t xml:space="preserve">. </w:t>
      </w:r>
      <w:r>
        <w:rPr>
          <w:rFonts w:ascii="Times New Roman" w:hAnsi="Times New Roman" w:cs="Times New Roman"/>
          <w:sz w:val="24"/>
          <w:szCs w:val="24"/>
        </w:rPr>
        <w:t>Schematic for the algorithm used in the individual-based model of population spread. All processes were evaluated in order over the course of each 1-year time step. Solid boxes indicate stationary processes, while dashed boxes indicate movement processes. Instances where outcomes were strictly binary are marked with</w:t>
      </w:r>
      <w:r>
        <w:rPr>
          <w:rFonts w:ascii="Times New Roman" w:hAnsi="Times New Roman" w:cs="Times New Roman"/>
          <w:i/>
          <w:iCs/>
          <w:sz w:val="24"/>
          <w:szCs w:val="24"/>
        </w:rPr>
        <w:t xml:space="preserve"> “</w:t>
      </w:r>
      <w:r>
        <w:rPr>
          <w:rFonts w:ascii="Times New Roman" w:hAnsi="Times New Roman" w:cs="Times New Roman"/>
          <w:sz w:val="24"/>
          <w:szCs w:val="24"/>
        </w:rPr>
        <w:t xml:space="preserve">N” and “Y” that indicate “no” and “yes”, respectively. </w:t>
      </w:r>
    </w:p>
    <w:p w14:paraId="0FED71D8" w14:textId="77777777" w:rsidR="00D9764D" w:rsidRDefault="00D9764D" w:rsidP="00B8676D">
      <w:pPr>
        <w:spacing w:after="0" w:line="480" w:lineRule="auto"/>
        <w:rPr>
          <w:rFonts w:ascii="Times New Roman" w:hAnsi="Times New Roman" w:cs="Times New Roman"/>
          <w:sz w:val="24"/>
          <w:szCs w:val="24"/>
        </w:rPr>
      </w:pPr>
      <w:r w:rsidRPr="00643B5F">
        <w:rPr>
          <w:rFonts w:ascii="Times New Roman" w:hAnsi="Times New Roman" w:cs="Times New Roman"/>
          <w:b/>
          <w:bCs/>
          <w:sz w:val="24"/>
          <w:szCs w:val="24"/>
        </w:rPr>
        <w:t xml:space="preserve">Figure </w:t>
      </w:r>
      <w:r>
        <w:rPr>
          <w:rFonts w:ascii="Times New Roman" w:hAnsi="Times New Roman" w:cs="Times New Roman"/>
          <w:b/>
          <w:bCs/>
          <w:sz w:val="24"/>
          <w:szCs w:val="24"/>
        </w:rPr>
        <w:t>2</w:t>
      </w:r>
      <w:r w:rsidRPr="00643B5F">
        <w:rPr>
          <w:rFonts w:ascii="Times New Roman" w:hAnsi="Times New Roman" w:cs="Times New Roman"/>
          <w:sz w:val="24"/>
          <w:szCs w:val="24"/>
        </w:rPr>
        <w:t xml:space="preserve">. </w:t>
      </w:r>
      <w:r>
        <w:rPr>
          <w:rFonts w:ascii="Times New Roman" w:hAnsi="Times New Roman" w:cs="Times New Roman"/>
          <w:sz w:val="24"/>
          <w:szCs w:val="24"/>
        </w:rPr>
        <w:t>Elasticity of median spread rates for probabilistic dispersal-related parameters (light green), non-probabilistic dispersal-related parameters (dark green), and the maximum thistle density per meter (purple). All elasticities are rescaled by dividing by the sum of their absolute values, allowing for comparison of relative importance between the parameters.</w:t>
      </w:r>
    </w:p>
    <w:p w14:paraId="19F1A04A" w14:textId="2C2FF65A" w:rsidR="0037338E" w:rsidRPr="00D9764D" w:rsidRDefault="00D9764D" w:rsidP="00B8676D">
      <w:pPr>
        <w:spacing w:after="0" w:line="480" w:lineRule="auto"/>
        <w:rPr>
          <w:rFonts w:ascii="Times New Roman" w:hAnsi="Times New Roman" w:cs="Times New Roman"/>
          <w:sz w:val="24"/>
          <w:szCs w:val="24"/>
        </w:rPr>
      </w:pPr>
      <w:r w:rsidRPr="00643B5F">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643B5F">
        <w:rPr>
          <w:rFonts w:ascii="Times New Roman" w:hAnsi="Times New Roman" w:cs="Times New Roman"/>
          <w:sz w:val="24"/>
          <w:szCs w:val="24"/>
        </w:rPr>
        <w:t xml:space="preserve">. </w:t>
      </w:r>
      <w:r>
        <w:rPr>
          <w:rFonts w:ascii="Times New Roman" w:hAnsi="Times New Roman" w:cs="Times New Roman"/>
          <w:sz w:val="24"/>
          <w:szCs w:val="24"/>
        </w:rPr>
        <w:t xml:space="preserve">Median spread rates from perturbations on probabilistic dispersal-related parameters (light green), non-probabilistic dispersal-related parameters (dark green), and the maximum thistle density per meter (purple). Perturbations are scaled in increments of 0.1 for probabilistic parameters, and in increments of </w:t>
      </w:r>
      <m:oMath>
        <m:r>
          <w:rPr>
            <w:rFonts w:ascii="Cambria Math" w:hAnsi="Cambria Math" w:cs="Times New Roman"/>
            <w:sz w:val="24"/>
            <w:szCs w:val="24"/>
          </w:rPr>
          <m:t>±</m:t>
        </m:r>
      </m:oMath>
      <w:r>
        <w:rPr>
          <w:rFonts w:ascii="Times New Roman" w:eastAsiaTheme="minorEastAsia" w:hAnsi="Times New Roman" w:cs="Times New Roman"/>
          <w:sz w:val="24"/>
          <w:szCs w:val="24"/>
        </w:rPr>
        <w:t>10% of the observed value for non-probabilistic parameters.</w:t>
      </w:r>
      <w:r>
        <w:rPr>
          <w:rFonts w:ascii="Times New Roman" w:hAnsi="Times New Roman" w:cs="Times New Roman"/>
          <w:sz w:val="24"/>
          <w:szCs w:val="24"/>
        </w:rPr>
        <w:t xml:space="preserve"> The parameters featured above are as follows: a) probability</w:t>
      </w:r>
      <w:r w:rsidRPr="000141E4">
        <w:rPr>
          <w:rFonts w:ascii="Times New Roman" w:hAnsi="Times New Roman" w:cs="Times New Roman"/>
          <w:sz w:val="24"/>
          <w:szCs w:val="24"/>
        </w:rPr>
        <w:t xml:space="preserve"> of seed removal by ants</w:t>
      </w:r>
      <w:r>
        <w:rPr>
          <w:rFonts w:ascii="Times New Roman" w:hAnsi="Times New Roman" w:cs="Times New Roman"/>
          <w:sz w:val="24"/>
          <w:szCs w:val="24"/>
        </w:rPr>
        <w:t xml:space="preserve">, b) probability </w:t>
      </w:r>
      <w:r w:rsidRPr="000141E4">
        <w:rPr>
          <w:rFonts w:ascii="Times New Roman" w:hAnsi="Times New Roman" w:cs="Times New Roman"/>
          <w:sz w:val="24"/>
          <w:szCs w:val="24"/>
        </w:rPr>
        <w:t>of seed surviving predation if removed</w:t>
      </w:r>
      <w:r>
        <w:rPr>
          <w:rFonts w:ascii="Times New Roman" w:hAnsi="Times New Roman" w:cs="Times New Roman"/>
          <w:sz w:val="24"/>
          <w:szCs w:val="24"/>
        </w:rPr>
        <w:t xml:space="preserve"> by ants, c) probability of seed release from flower heads, d) intercept flower head height, e) size-slope flower head height, f) SD flower head height, g) surrounding vegetation height, h) mean seed terminal velocity, i) SD seed terminal velocity, j) mean wind speed, k) SD wind speed, l) maximum thistle density per meter, m) mean ant nest density per meter, and n) maximum search distance from ant nest.</w:t>
      </w:r>
      <w:r w:rsidR="0037338E" w:rsidRPr="00066D6F">
        <w:rPr>
          <w:rFonts w:ascii="Times New Roman" w:hAnsi="Times New Roman" w:cs="Times New Roman"/>
          <w:b/>
          <w:bCs/>
          <w:sz w:val="24"/>
          <w:szCs w:val="24"/>
        </w:rPr>
        <w:br w:type="page"/>
      </w:r>
    </w:p>
    <w:p w14:paraId="3D21D510" w14:textId="51958077" w:rsidR="000D78EE" w:rsidRDefault="00CE6326" w:rsidP="000D78EE">
      <w:pPr>
        <w:spacing w:line="22" w:lineRule="atLeast"/>
        <w:ind w:left="284" w:hanging="284"/>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F8CD94C" wp14:editId="24966EE3">
            <wp:extent cx="5943600" cy="4963368"/>
            <wp:effectExtent l="0" t="0" r="0" b="8890"/>
            <wp:docPr id="2144502915" name="Picture 1" descr="A diagram of different types of f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02915" name="Picture 1" descr="A diagram of different types of flower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963368"/>
                    </a:xfrm>
                    <a:prstGeom prst="rect">
                      <a:avLst/>
                    </a:prstGeom>
                    <a:noFill/>
                  </pic:spPr>
                </pic:pic>
              </a:graphicData>
            </a:graphic>
          </wp:inline>
        </w:drawing>
      </w:r>
    </w:p>
    <w:p w14:paraId="68D8429F" w14:textId="5B0A73D4" w:rsidR="00DB4305" w:rsidRDefault="00DB4305" w:rsidP="00056E44">
      <w:pPr>
        <w:spacing w:line="240" w:lineRule="auto"/>
        <w:jc w:val="both"/>
        <w:rPr>
          <w:rFonts w:ascii="Times New Roman" w:hAnsi="Times New Roman" w:cs="Times New Roman"/>
          <w:sz w:val="24"/>
          <w:szCs w:val="24"/>
        </w:rPr>
      </w:pPr>
    </w:p>
    <w:p w14:paraId="3FED38BA" w14:textId="4D29F75A" w:rsidR="00D23278" w:rsidRDefault="00643B5F" w:rsidP="00066D6F">
      <w:pPr>
        <w:spacing w:line="240" w:lineRule="auto"/>
        <w:jc w:val="both"/>
        <w:rPr>
          <w:rFonts w:ascii="Times New Roman" w:hAnsi="Times New Roman" w:cs="Times New Roman"/>
          <w:sz w:val="24"/>
          <w:szCs w:val="24"/>
        </w:rPr>
      </w:pPr>
      <w:r w:rsidRPr="00643B5F">
        <w:rPr>
          <w:rFonts w:ascii="Times New Roman" w:hAnsi="Times New Roman" w:cs="Times New Roman"/>
          <w:b/>
          <w:bCs/>
          <w:sz w:val="24"/>
          <w:szCs w:val="24"/>
        </w:rPr>
        <w:t>Figure 1</w:t>
      </w:r>
      <w:r w:rsidRPr="00643B5F">
        <w:rPr>
          <w:rFonts w:ascii="Times New Roman" w:hAnsi="Times New Roman" w:cs="Times New Roman"/>
          <w:sz w:val="24"/>
          <w:szCs w:val="24"/>
        </w:rPr>
        <w:t>.</w:t>
      </w:r>
      <w:r w:rsidR="00D23278">
        <w:rPr>
          <w:rFonts w:ascii="Times New Roman" w:hAnsi="Times New Roman" w:cs="Times New Roman"/>
          <w:sz w:val="24"/>
          <w:szCs w:val="24"/>
        </w:rPr>
        <w:br w:type="page"/>
      </w:r>
    </w:p>
    <w:p w14:paraId="1E60A232" w14:textId="1BA3BDF8" w:rsidR="005F7BAC" w:rsidRDefault="00625D1D" w:rsidP="00AF16AD">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03A4A43" wp14:editId="0441AA69">
            <wp:extent cx="6098400" cy="4572000"/>
            <wp:effectExtent l="0" t="0" r="0" b="0"/>
            <wp:docPr id="42339825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98400" cy="4572000"/>
                    </a:xfrm>
                    <a:prstGeom prst="rect">
                      <a:avLst/>
                    </a:prstGeom>
                    <a:noFill/>
                    <a:ln>
                      <a:noFill/>
                    </a:ln>
                  </pic:spPr>
                </pic:pic>
              </a:graphicData>
            </a:graphic>
          </wp:inline>
        </w:drawing>
      </w:r>
    </w:p>
    <w:p w14:paraId="0433F679" w14:textId="77777777" w:rsidR="005F7BAC" w:rsidRDefault="005F7BAC" w:rsidP="005F7BAC">
      <w:pPr>
        <w:spacing w:line="240" w:lineRule="auto"/>
        <w:jc w:val="both"/>
        <w:rPr>
          <w:rFonts w:ascii="Times New Roman" w:hAnsi="Times New Roman" w:cs="Times New Roman"/>
          <w:b/>
          <w:bCs/>
          <w:sz w:val="24"/>
          <w:szCs w:val="24"/>
        </w:rPr>
      </w:pPr>
    </w:p>
    <w:p w14:paraId="5894798C" w14:textId="08F4F8E0" w:rsidR="00FC38F2" w:rsidRDefault="005F7BAC" w:rsidP="00066D6F">
      <w:pPr>
        <w:spacing w:line="240" w:lineRule="auto"/>
        <w:jc w:val="both"/>
        <w:rPr>
          <w:rFonts w:ascii="Times New Roman" w:hAnsi="Times New Roman" w:cs="Times New Roman"/>
          <w:sz w:val="24"/>
          <w:szCs w:val="24"/>
        </w:rPr>
      </w:pPr>
      <w:r w:rsidRPr="00643B5F">
        <w:rPr>
          <w:rFonts w:ascii="Times New Roman" w:hAnsi="Times New Roman" w:cs="Times New Roman"/>
          <w:b/>
          <w:bCs/>
          <w:sz w:val="24"/>
          <w:szCs w:val="24"/>
        </w:rPr>
        <w:t xml:space="preserve">Figure </w:t>
      </w:r>
      <w:r w:rsidR="00FC38F2">
        <w:rPr>
          <w:rFonts w:ascii="Times New Roman" w:hAnsi="Times New Roman" w:cs="Times New Roman"/>
          <w:b/>
          <w:bCs/>
          <w:sz w:val="24"/>
          <w:szCs w:val="24"/>
        </w:rPr>
        <w:t>2</w:t>
      </w:r>
      <w:r w:rsidRPr="00643B5F">
        <w:rPr>
          <w:rFonts w:ascii="Times New Roman" w:hAnsi="Times New Roman" w:cs="Times New Roman"/>
          <w:sz w:val="24"/>
          <w:szCs w:val="24"/>
        </w:rPr>
        <w:t>.</w:t>
      </w:r>
      <w:r w:rsidR="00FC38F2">
        <w:rPr>
          <w:rFonts w:ascii="Times New Roman" w:hAnsi="Times New Roman" w:cs="Times New Roman"/>
          <w:sz w:val="24"/>
          <w:szCs w:val="24"/>
        </w:rPr>
        <w:br w:type="page"/>
      </w:r>
    </w:p>
    <w:p w14:paraId="1776250A" w14:textId="7D9084ED" w:rsidR="00FC38F2" w:rsidRDefault="003E2D12" w:rsidP="00FC38F2">
      <w:pPr>
        <w:spacing w:line="24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D0F71B6" wp14:editId="76DFD6D5">
            <wp:extent cx="5968800" cy="3610800"/>
            <wp:effectExtent l="0" t="0" r="0" b="8890"/>
            <wp:docPr id="76640062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68800" cy="3610800"/>
                    </a:xfrm>
                    <a:prstGeom prst="rect">
                      <a:avLst/>
                    </a:prstGeom>
                    <a:noFill/>
                    <a:ln>
                      <a:noFill/>
                    </a:ln>
                  </pic:spPr>
                </pic:pic>
              </a:graphicData>
            </a:graphic>
          </wp:inline>
        </w:drawing>
      </w:r>
    </w:p>
    <w:p w14:paraId="2A77AC94" w14:textId="77777777" w:rsidR="00FC38F2" w:rsidRDefault="00FC38F2" w:rsidP="00FC38F2">
      <w:pPr>
        <w:spacing w:line="240" w:lineRule="auto"/>
        <w:jc w:val="both"/>
        <w:rPr>
          <w:rFonts w:ascii="Times New Roman" w:hAnsi="Times New Roman" w:cs="Times New Roman"/>
          <w:b/>
          <w:bCs/>
          <w:sz w:val="24"/>
          <w:szCs w:val="24"/>
        </w:rPr>
      </w:pPr>
    </w:p>
    <w:p w14:paraId="225E65B1" w14:textId="0EF908CF" w:rsidR="00643B5F" w:rsidRPr="00143B71" w:rsidRDefault="00FC38F2" w:rsidP="00056E44">
      <w:pPr>
        <w:spacing w:line="240" w:lineRule="auto"/>
        <w:jc w:val="both"/>
        <w:rPr>
          <w:rFonts w:ascii="Times New Roman" w:hAnsi="Times New Roman" w:cs="Times New Roman"/>
          <w:sz w:val="24"/>
          <w:szCs w:val="24"/>
        </w:rPr>
      </w:pPr>
      <w:r w:rsidRPr="00643B5F">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643B5F">
        <w:rPr>
          <w:rFonts w:ascii="Times New Roman" w:hAnsi="Times New Roman" w:cs="Times New Roman"/>
          <w:sz w:val="24"/>
          <w:szCs w:val="24"/>
        </w:rPr>
        <w:t>.</w:t>
      </w:r>
    </w:p>
    <w:sectPr w:rsidR="00643B5F" w:rsidRPr="00143B71" w:rsidSect="00066D6F">
      <w:footerReference w:type="default" r:id="rId15"/>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revor Drees" w:date="2025-09-02T16:56:00Z" w:initials="TD">
    <w:p w14:paraId="042C004B" w14:textId="77777777" w:rsidR="00B024D2" w:rsidRDefault="003D7406" w:rsidP="00B024D2">
      <w:pPr>
        <w:pStyle w:val="CommentText"/>
      </w:pPr>
      <w:r>
        <w:rPr>
          <w:rStyle w:val="CommentReference"/>
        </w:rPr>
        <w:annotationRef/>
      </w:r>
      <w:r w:rsidR="00B024D2">
        <w:t>Might need to condense this a bit to put us back at the page limit.</w:t>
      </w:r>
    </w:p>
  </w:comment>
  <w:comment w:id="5" w:author="Shea, Katriona" w:date="2025-09-05T14:10:00Z" w:initials="KS">
    <w:p w14:paraId="14AA6DA5" w14:textId="6515EF05" w:rsidR="002E561C" w:rsidRDefault="002E561C">
      <w:pPr>
        <w:pStyle w:val="CommentText"/>
      </w:pPr>
      <w:r>
        <w:rPr>
          <w:rStyle w:val="CommentReference"/>
        </w:rPr>
        <w:annotationRef/>
      </w:r>
      <w:r>
        <w:t xml:space="preserve">Leave it for the thesis.  Then, when we have the committee input/edits, we can look at how long </w:t>
      </w:r>
      <w:r w:rsidR="003F573A">
        <w:t>the ms is,</w:t>
      </w:r>
      <w:r>
        <w:t xml:space="preserve"> and trim from there.</w:t>
      </w:r>
    </w:p>
  </w:comment>
  <w:comment w:id="12" w:author="Trevor Drees" w:date="2025-09-07T21:03:00Z" w:initials="TD">
    <w:p w14:paraId="3506A17D" w14:textId="77777777" w:rsidR="004A1932" w:rsidRDefault="004A1932" w:rsidP="004A1932">
      <w:pPr>
        <w:pStyle w:val="CommentText"/>
      </w:pPr>
      <w:r>
        <w:rPr>
          <w:rStyle w:val="CommentReference"/>
        </w:rPr>
        <w:annotationRef/>
      </w:r>
      <w:r>
        <w:t>Paragraph with summary of key results, ending with the key point that seed predation needs to be further investigated.</w:t>
      </w:r>
    </w:p>
  </w:comment>
  <w:comment w:id="84" w:author="Trevor Drees" w:date="2025-09-07T21:05:00Z" w:initials="TD">
    <w:p w14:paraId="455E9BE4" w14:textId="77777777" w:rsidR="004A1932" w:rsidRDefault="004A1932" w:rsidP="004A1932">
      <w:pPr>
        <w:pStyle w:val="CommentText"/>
      </w:pPr>
      <w:r>
        <w:rPr>
          <w:rStyle w:val="CommentReference"/>
        </w:rPr>
        <w:annotationRef/>
      </w:r>
      <w:r>
        <w:t>End of previous paragraph provides a segue into this one, where I make a point that spread is also driven by how many propagules are moving, and that predation is a key determinant of that. Last half of the paragraph emphasizes that we should not assume only predation or successful dispersal, bur rather something in between.</w:t>
      </w:r>
    </w:p>
  </w:comment>
  <w:comment w:id="130" w:author="Trevor Drees" w:date="2025-09-07T21:21:00Z" w:initials="TD">
    <w:p w14:paraId="1A435CB7" w14:textId="77777777" w:rsidR="00D92BD0" w:rsidRDefault="00D92BD0" w:rsidP="00D92BD0">
      <w:pPr>
        <w:pStyle w:val="CommentText"/>
      </w:pPr>
      <w:r>
        <w:rPr>
          <w:rStyle w:val="CommentReference"/>
        </w:rPr>
        <w:annotationRef/>
      </w:r>
      <w:r>
        <w:t>Left this paragraph in for now… would feel a bit weird having climate change referenced in our title but not spending any of the discussion talking about it. I think the first two sentences are a decent segue from resolving uncertainty around predation rates to resolving uncertainty about how key rates may change in future climates.</w:t>
      </w:r>
    </w:p>
    <w:p w14:paraId="254897B9" w14:textId="77777777" w:rsidR="00D92BD0" w:rsidRDefault="00D92BD0" w:rsidP="00D92BD0">
      <w:pPr>
        <w:pStyle w:val="CommentText"/>
      </w:pPr>
    </w:p>
    <w:p w14:paraId="56614D74" w14:textId="77777777" w:rsidR="00D92BD0" w:rsidRDefault="00D92BD0" w:rsidP="00D92BD0">
      <w:pPr>
        <w:pStyle w:val="CommentText"/>
      </w:pPr>
      <w:r>
        <w:t>However, I think we can trim this paragraph down. Feel free to make edits.</w:t>
      </w:r>
    </w:p>
  </w:comment>
  <w:comment w:id="161" w:author="Trevor Drees" w:date="2025-09-07T21:44:00Z" w:initials="TD">
    <w:p w14:paraId="75C5C2B4" w14:textId="77777777" w:rsidR="000149C7" w:rsidRDefault="00833548" w:rsidP="000149C7">
      <w:pPr>
        <w:pStyle w:val="CommentText"/>
      </w:pPr>
      <w:r>
        <w:rPr>
          <w:rStyle w:val="CommentReference"/>
        </w:rPr>
        <w:annotationRef/>
      </w:r>
      <w:r w:rsidR="000149C7">
        <w:t>Caveat paragraph. Feels like it needs a bit more development IMO, so feel free to add some text as you see fit.</w:t>
      </w:r>
    </w:p>
  </w:comment>
  <w:comment w:id="204" w:author="Shea, Katriona" w:date="2025-09-07T10:39:00Z" w:initials="KS">
    <w:p w14:paraId="6ECFBA58" w14:textId="0B233BD5" w:rsidR="007734AF" w:rsidRDefault="007734AF">
      <w:pPr>
        <w:pStyle w:val="CommentText"/>
      </w:pPr>
      <w:r>
        <w:rPr>
          <w:rStyle w:val="CommentReference"/>
        </w:rPr>
        <w:annotationRef/>
      </w:r>
      <w:r>
        <w:t>Feels out of place here</w:t>
      </w:r>
    </w:p>
    <w:p w14:paraId="3377CC9F" w14:textId="5532FF63" w:rsidR="007734AF" w:rsidRDefault="007734AF">
      <w:pPr>
        <w:pStyle w:val="CommentText"/>
      </w:pPr>
    </w:p>
  </w:comment>
  <w:comment w:id="563" w:author="Trevor Drees" w:date="2025-09-07T20:47:00Z" w:initials="TD">
    <w:p w14:paraId="716E1F7B" w14:textId="77777777" w:rsidR="00253E04" w:rsidRDefault="00253E04" w:rsidP="00253E04">
      <w:pPr>
        <w:pStyle w:val="CommentText"/>
      </w:pPr>
      <w:r>
        <w:rPr>
          <w:rStyle w:val="CommentReference"/>
        </w:rPr>
        <w:annotationRef/>
      </w:r>
      <w:r>
        <w:t>Left this paragraph in for now… would feel a bit weird having climate change referenced in our title but not spending any of the discussion talking about it. However, I think we can trim this down. Feel free to make edits.</w:t>
      </w:r>
    </w:p>
  </w:comment>
  <w:comment w:id="564" w:author="Trevor Drees" w:date="2025-09-07T21:44:00Z" w:initials="TD">
    <w:p w14:paraId="69603EB7" w14:textId="77777777" w:rsidR="00833548" w:rsidRDefault="00833548" w:rsidP="00833548">
      <w:pPr>
        <w:pStyle w:val="CommentText"/>
      </w:pPr>
      <w:r>
        <w:rPr>
          <w:rStyle w:val="CommentReference"/>
        </w:rPr>
        <w:annotationRef/>
      </w:r>
      <w:r>
        <w:t>Final broad paragraph that barely mentions CN. First sentence is good segue from end of previous paragraph.</w:t>
      </w:r>
    </w:p>
  </w:comment>
  <w:comment w:id="621" w:author="Trevor Drees" w:date="2025-09-07T17:46:00Z" w:initials="TD">
    <w:p w14:paraId="3896C997" w14:textId="4F62A774" w:rsidR="00CD62FB" w:rsidRDefault="00C54510" w:rsidP="00CD62FB">
      <w:pPr>
        <w:pStyle w:val="CommentText"/>
      </w:pPr>
      <w:r>
        <w:rPr>
          <w:rStyle w:val="CommentReference"/>
        </w:rPr>
        <w:annotationRef/>
      </w:r>
      <w:r w:rsidR="00CD62FB">
        <w:t>Tempted to remove this sentence, as it feels like it doesn’t really belong anywhere anymore. Plus, it also saves us a lot of space (⅓ page) by cutting the 3 citations.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2C004B" w15:done="0"/>
  <w15:commentEx w15:paraId="14AA6DA5" w15:paraIdParent="042C004B" w15:done="0"/>
  <w15:commentEx w15:paraId="3506A17D" w15:done="0"/>
  <w15:commentEx w15:paraId="455E9BE4" w15:done="0"/>
  <w15:commentEx w15:paraId="56614D74" w15:done="0"/>
  <w15:commentEx w15:paraId="75C5C2B4" w15:done="0"/>
  <w15:commentEx w15:paraId="3377CC9F" w15:done="0"/>
  <w15:commentEx w15:paraId="716E1F7B" w15:done="0"/>
  <w15:commentEx w15:paraId="69603EB7" w15:done="0"/>
  <w15:commentEx w15:paraId="3896C9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FE0AAC" w16cex:dateUtc="2025-09-02T23:56:00Z"/>
  <w16cex:commentExtensible w16cex:durableId="02978065" w16cex:dateUtc="2025-09-05T18:10:00Z"/>
  <w16cex:commentExtensible w16cex:durableId="70E335FC" w16cex:dateUtc="2025-09-08T04:03:00Z"/>
  <w16cex:commentExtensible w16cex:durableId="6FB308B7" w16cex:dateUtc="2025-09-08T04:05:00Z"/>
  <w16cex:commentExtensible w16cex:durableId="538AD068" w16cex:dateUtc="2025-09-08T04:21:00Z"/>
  <w16cex:commentExtensible w16cex:durableId="2A03692F" w16cex:dateUtc="2025-09-08T04:44:00Z"/>
  <w16cex:commentExtensible w16cex:durableId="68C69882" w16cex:dateUtc="2025-09-07T14:39:00Z"/>
  <w16cex:commentExtensible w16cex:durableId="7FB68946" w16cex:dateUtc="2025-09-08T03:47:00Z"/>
  <w16cex:commentExtensible w16cex:durableId="2A198665" w16cex:dateUtc="2025-09-08T04:44:00Z"/>
  <w16cex:commentExtensible w16cex:durableId="5FF21943" w16cex:dateUtc="2025-09-08T0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2C004B" w16cid:durableId="50FE0AAC"/>
  <w16cid:commentId w16cid:paraId="14AA6DA5" w16cid:durableId="02978065"/>
  <w16cid:commentId w16cid:paraId="3506A17D" w16cid:durableId="70E335FC"/>
  <w16cid:commentId w16cid:paraId="455E9BE4" w16cid:durableId="6FB308B7"/>
  <w16cid:commentId w16cid:paraId="56614D74" w16cid:durableId="538AD068"/>
  <w16cid:commentId w16cid:paraId="75C5C2B4" w16cid:durableId="2A03692F"/>
  <w16cid:commentId w16cid:paraId="3377CC9F" w16cid:durableId="68C69882"/>
  <w16cid:commentId w16cid:paraId="716E1F7B" w16cid:durableId="7FB68946"/>
  <w16cid:commentId w16cid:paraId="69603EB7" w16cid:durableId="2A198665"/>
  <w16cid:commentId w16cid:paraId="3896C997" w16cid:durableId="5FF219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36AE7" w14:textId="77777777" w:rsidR="001421E3" w:rsidRDefault="001421E3" w:rsidP="00FD085A">
      <w:pPr>
        <w:spacing w:after="0" w:line="240" w:lineRule="auto"/>
      </w:pPr>
      <w:r>
        <w:separator/>
      </w:r>
    </w:p>
  </w:endnote>
  <w:endnote w:type="continuationSeparator" w:id="0">
    <w:p w14:paraId="0435D05C" w14:textId="77777777" w:rsidR="001421E3" w:rsidRDefault="001421E3" w:rsidP="00FD0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746522"/>
      <w:docPartObj>
        <w:docPartGallery w:val="Page Numbers (Bottom of Page)"/>
        <w:docPartUnique/>
      </w:docPartObj>
    </w:sdtPr>
    <w:sdtEndPr>
      <w:rPr>
        <w:noProof/>
      </w:rPr>
    </w:sdtEndPr>
    <w:sdtContent>
      <w:p w14:paraId="58501CF1" w14:textId="4D323D33" w:rsidR="00FD085A" w:rsidRDefault="00FD08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A2CF69" w14:textId="77777777" w:rsidR="00FD085A" w:rsidRDefault="00FD08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9701C" w14:textId="77777777" w:rsidR="001421E3" w:rsidRDefault="001421E3" w:rsidP="00FD085A">
      <w:pPr>
        <w:spacing w:after="0" w:line="240" w:lineRule="auto"/>
      </w:pPr>
      <w:r>
        <w:separator/>
      </w:r>
    </w:p>
  </w:footnote>
  <w:footnote w:type="continuationSeparator" w:id="0">
    <w:p w14:paraId="64B39F4D" w14:textId="77777777" w:rsidR="001421E3" w:rsidRDefault="001421E3" w:rsidP="00FD08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7D3C"/>
    <w:multiLevelType w:val="hybridMultilevel"/>
    <w:tmpl w:val="5382FD56"/>
    <w:lvl w:ilvl="0" w:tplc="4FF83F72">
      <w:start w:val="1"/>
      <w:numFmt w:val="bullet"/>
      <w:lvlText w:val=""/>
      <w:lvlJc w:val="left"/>
      <w:pPr>
        <w:ind w:left="720" w:hanging="360"/>
      </w:pPr>
      <w:rPr>
        <w:rFonts w:ascii="Symbol" w:hAnsi="Symbol"/>
      </w:rPr>
    </w:lvl>
    <w:lvl w:ilvl="1" w:tplc="55180C74">
      <w:start w:val="1"/>
      <w:numFmt w:val="bullet"/>
      <w:lvlText w:val=""/>
      <w:lvlJc w:val="left"/>
      <w:pPr>
        <w:ind w:left="720" w:hanging="360"/>
      </w:pPr>
      <w:rPr>
        <w:rFonts w:ascii="Symbol" w:hAnsi="Symbol"/>
      </w:rPr>
    </w:lvl>
    <w:lvl w:ilvl="2" w:tplc="291C773E">
      <w:start w:val="1"/>
      <w:numFmt w:val="bullet"/>
      <w:lvlText w:val=""/>
      <w:lvlJc w:val="left"/>
      <w:pPr>
        <w:ind w:left="720" w:hanging="360"/>
      </w:pPr>
      <w:rPr>
        <w:rFonts w:ascii="Symbol" w:hAnsi="Symbol"/>
      </w:rPr>
    </w:lvl>
    <w:lvl w:ilvl="3" w:tplc="F3E2BEF6">
      <w:start w:val="1"/>
      <w:numFmt w:val="bullet"/>
      <w:lvlText w:val=""/>
      <w:lvlJc w:val="left"/>
      <w:pPr>
        <w:ind w:left="720" w:hanging="360"/>
      </w:pPr>
      <w:rPr>
        <w:rFonts w:ascii="Symbol" w:hAnsi="Symbol"/>
      </w:rPr>
    </w:lvl>
    <w:lvl w:ilvl="4" w:tplc="6DF60AB2">
      <w:start w:val="1"/>
      <w:numFmt w:val="bullet"/>
      <w:lvlText w:val=""/>
      <w:lvlJc w:val="left"/>
      <w:pPr>
        <w:ind w:left="720" w:hanging="360"/>
      </w:pPr>
      <w:rPr>
        <w:rFonts w:ascii="Symbol" w:hAnsi="Symbol"/>
      </w:rPr>
    </w:lvl>
    <w:lvl w:ilvl="5" w:tplc="8CBA4476">
      <w:start w:val="1"/>
      <w:numFmt w:val="bullet"/>
      <w:lvlText w:val=""/>
      <w:lvlJc w:val="left"/>
      <w:pPr>
        <w:ind w:left="720" w:hanging="360"/>
      </w:pPr>
      <w:rPr>
        <w:rFonts w:ascii="Symbol" w:hAnsi="Symbol"/>
      </w:rPr>
    </w:lvl>
    <w:lvl w:ilvl="6" w:tplc="E2B4A610">
      <w:start w:val="1"/>
      <w:numFmt w:val="bullet"/>
      <w:lvlText w:val=""/>
      <w:lvlJc w:val="left"/>
      <w:pPr>
        <w:ind w:left="720" w:hanging="360"/>
      </w:pPr>
      <w:rPr>
        <w:rFonts w:ascii="Symbol" w:hAnsi="Symbol"/>
      </w:rPr>
    </w:lvl>
    <w:lvl w:ilvl="7" w:tplc="5074C410">
      <w:start w:val="1"/>
      <w:numFmt w:val="bullet"/>
      <w:lvlText w:val=""/>
      <w:lvlJc w:val="left"/>
      <w:pPr>
        <w:ind w:left="720" w:hanging="360"/>
      </w:pPr>
      <w:rPr>
        <w:rFonts w:ascii="Symbol" w:hAnsi="Symbol"/>
      </w:rPr>
    </w:lvl>
    <w:lvl w:ilvl="8" w:tplc="0D2C8E06">
      <w:start w:val="1"/>
      <w:numFmt w:val="bullet"/>
      <w:lvlText w:val=""/>
      <w:lvlJc w:val="left"/>
      <w:pPr>
        <w:ind w:left="720" w:hanging="360"/>
      </w:pPr>
      <w:rPr>
        <w:rFonts w:ascii="Symbol" w:hAnsi="Symbol"/>
      </w:rPr>
    </w:lvl>
  </w:abstractNum>
  <w:abstractNum w:abstractNumId="1" w15:restartNumberingAfterBreak="0">
    <w:nsid w:val="35540331"/>
    <w:multiLevelType w:val="hybridMultilevel"/>
    <w:tmpl w:val="31A6FE7E"/>
    <w:lvl w:ilvl="0" w:tplc="B536455C">
      <w:start w:val="1"/>
      <w:numFmt w:val="bullet"/>
      <w:lvlText w:val=""/>
      <w:lvlJc w:val="left"/>
      <w:pPr>
        <w:ind w:left="720" w:hanging="360"/>
      </w:pPr>
      <w:rPr>
        <w:rFonts w:ascii="Symbol" w:hAnsi="Symbol"/>
      </w:rPr>
    </w:lvl>
    <w:lvl w:ilvl="1" w:tplc="48B47CEA">
      <w:start w:val="1"/>
      <w:numFmt w:val="bullet"/>
      <w:lvlText w:val=""/>
      <w:lvlJc w:val="left"/>
      <w:pPr>
        <w:ind w:left="720" w:hanging="360"/>
      </w:pPr>
      <w:rPr>
        <w:rFonts w:ascii="Symbol" w:hAnsi="Symbol"/>
      </w:rPr>
    </w:lvl>
    <w:lvl w:ilvl="2" w:tplc="7A84866E">
      <w:start w:val="1"/>
      <w:numFmt w:val="bullet"/>
      <w:lvlText w:val=""/>
      <w:lvlJc w:val="left"/>
      <w:pPr>
        <w:ind w:left="720" w:hanging="360"/>
      </w:pPr>
      <w:rPr>
        <w:rFonts w:ascii="Symbol" w:hAnsi="Symbol"/>
      </w:rPr>
    </w:lvl>
    <w:lvl w:ilvl="3" w:tplc="8DA69536">
      <w:start w:val="1"/>
      <w:numFmt w:val="bullet"/>
      <w:lvlText w:val=""/>
      <w:lvlJc w:val="left"/>
      <w:pPr>
        <w:ind w:left="720" w:hanging="360"/>
      </w:pPr>
      <w:rPr>
        <w:rFonts w:ascii="Symbol" w:hAnsi="Symbol"/>
      </w:rPr>
    </w:lvl>
    <w:lvl w:ilvl="4" w:tplc="A716A60A">
      <w:start w:val="1"/>
      <w:numFmt w:val="bullet"/>
      <w:lvlText w:val=""/>
      <w:lvlJc w:val="left"/>
      <w:pPr>
        <w:ind w:left="720" w:hanging="360"/>
      </w:pPr>
      <w:rPr>
        <w:rFonts w:ascii="Symbol" w:hAnsi="Symbol"/>
      </w:rPr>
    </w:lvl>
    <w:lvl w:ilvl="5" w:tplc="73CE1246">
      <w:start w:val="1"/>
      <w:numFmt w:val="bullet"/>
      <w:lvlText w:val=""/>
      <w:lvlJc w:val="left"/>
      <w:pPr>
        <w:ind w:left="720" w:hanging="360"/>
      </w:pPr>
      <w:rPr>
        <w:rFonts w:ascii="Symbol" w:hAnsi="Symbol"/>
      </w:rPr>
    </w:lvl>
    <w:lvl w:ilvl="6" w:tplc="595A630E">
      <w:start w:val="1"/>
      <w:numFmt w:val="bullet"/>
      <w:lvlText w:val=""/>
      <w:lvlJc w:val="left"/>
      <w:pPr>
        <w:ind w:left="720" w:hanging="360"/>
      </w:pPr>
      <w:rPr>
        <w:rFonts w:ascii="Symbol" w:hAnsi="Symbol"/>
      </w:rPr>
    </w:lvl>
    <w:lvl w:ilvl="7" w:tplc="66123394">
      <w:start w:val="1"/>
      <w:numFmt w:val="bullet"/>
      <w:lvlText w:val=""/>
      <w:lvlJc w:val="left"/>
      <w:pPr>
        <w:ind w:left="720" w:hanging="360"/>
      </w:pPr>
      <w:rPr>
        <w:rFonts w:ascii="Symbol" w:hAnsi="Symbol"/>
      </w:rPr>
    </w:lvl>
    <w:lvl w:ilvl="8" w:tplc="04323DB6">
      <w:start w:val="1"/>
      <w:numFmt w:val="bullet"/>
      <w:lvlText w:val=""/>
      <w:lvlJc w:val="left"/>
      <w:pPr>
        <w:ind w:left="720" w:hanging="360"/>
      </w:pPr>
      <w:rPr>
        <w:rFonts w:ascii="Symbol" w:hAnsi="Symbol"/>
      </w:rPr>
    </w:lvl>
  </w:abstractNum>
  <w:abstractNum w:abstractNumId="2" w15:restartNumberingAfterBreak="0">
    <w:nsid w:val="40985758"/>
    <w:multiLevelType w:val="hybridMultilevel"/>
    <w:tmpl w:val="3B081C7C"/>
    <w:lvl w:ilvl="0" w:tplc="38E4D860">
      <w:start w:val="1"/>
      <w:numFmt w:val="bullet"/>
      <w:lvlText w:val=""/>
      <w:lvlJc w:val="left"/>
      <w:pPr>
        <w:ind w:left="720" w:hanging="360"/>
      </w:pPr>
      <w:rPr>
        <w:rFonts w:ascii="Symbol" w:hAnsi="Symbol"/>
      </w:rPr>
    </w:lvl>
    <w:lvl w:ilvl="1" w:tplc="7CBE2904">
      <w:start w:val="1"/>
      <w:numFmt w:val="bullet"/>
      <w:lvlText w:val=""/>
      <w:lvlJc w:val="left"/>
      <w:pPr>
        <w:ind w:left="720" w:hanging="360"/>
      </w:pPr>
      <w:rPr>
        <w:rFonts w:ascii="Symbol" w:hAnsi="Symbol"/>
      </w:rPr>
    </w:lvl>
    <w:lvl w:ilvl="2" w:tplc="C8A03CD0">
      <w:start w:val="1"/>
      <w:numFmt w:val="bullet"/>
      <w:lvlText w:val=""/>
      <w:lvlJc w:val="left"/>
      <w:pPr>
        <w:ind w:left="720" w:hanging="360"/>
      </w:pPr>
      <w:rPr>
        <w:rFonts w:ascii="Symbol" w:hAnsi="Symbol"/>
      </w:rPr>
    </w:lvl>
    <w:lvl w:ilvl="3" w:tplc="722EB548">
      <w:start w:val="1"/>
      <w:numFmt w:val="bullet"/>
      <w:lvlText w:val=""/>
      <w:lvlJc w:val="left"/>
      <w:pPr>
        <w:ind w:left="720" w:hanging="360"/>
      </w:pPr>
      <w:rPr>
        <w:rFonts w:ascii="Symbol" w:hAnsi="Symbol"/>
      </w:rPr>
    </w:lvl>
    <w:lvl w:ilvl="4" w:tplc="07BAC364">
      <w:start w:val="1"/>
      <w:numFmt w:val="bullet"/>
      <w:lvlText w:val=""/>
      <w:lvlJc w:val="left"/>
      <w:pPr>
        <w:ind w:left="720" w:hanging="360"/>
      </w:pPr>
      <w:rPr>
        <w:rFonts w:ascii="Symbol" w:hAnsi="Symbol"/>
      </w:rPr>
    </w:lvl>
    <w:lvl w:ilvl="5" w:tplc="7AE4FEAA">
      <w:start w:val="1"/>
      <w:numFmt w:val="bullet"/>
      <w:lvlText w:val=""/>
      <w:lvlJc w:val="left"/>
      <w:pPr>
        <w:ind w:left="720" w:hanging="360"/>
      </w:pPr>
      <w:rPr>
        <w:rFonts w:ascii="Symbol" w:hAnsi="Symbol"/>
      </w:rPr>
    </w:lvl>
    <w:lvl w:ilvl="6" w:tplc="4E661442">
      <w:start w:val="1"/>
      <w:numFmt w:val="bullet"/>
      <w:lvlText w:val=""/>
      <w:lvlJc w:val="left"/>
      <w:pPr>
        <w:ind w:left="720" w:hanging="360"/>
      </w:pPr>
      <w:rPr>
        <w:rFonts w:ascii="Symbol" w:hAnsi="Symbol"/>
      </w:rPr>
    </w:lvl>
    <w:lvl w:ilvl="7" w:tplc="66D20D18">
      <w:start w:val="1"/>
      <w:numFmt w:val="bullet"/>
      <w:lvlText w:val=""/>
      <w:lvlJc w:val="left"/>
      <w:pPr>
        <w:ind w:left="720" w:hanging="360"/>
      </w:pPr>
      <w:rPr>
        <w:rFonts w:ascii="Symbol" w:hAnsi="Symbol"/>
      </w:rPr>
    </w:lvl>
    <w:lvl w:ilvl="8" w:tplc="B0C0580E">
      <w:start w:val="1"/>
      <w:numFmt w:val="bullet"/>
      <w:lvlText w:val=""/>
      <w:lvlJc w:val="left"/>
      <w:pPr>
        <w:ind w:left="720" w:hanging="360"/>
      </w:pPr>
      <w:rPr>
        <w:rFonts w:ascii="Symbol" w:hAnsi="Symbol"/>
      </w:rPr>
    </w:lvl>
  </w:abstractNum>
  <w:abstractNum w:abstractNumId="3" w15:restartNumberingAfterBreak="0">
    <w:nsid w:val="51C8217F"/>
    <w:multiLevelType w:val="hybridMultilevel"/>
    <w:tmpl w:val="5CBE3F2E"/>
    <w:lvl w:ilvl="0" w:tplc="3E140426">
      <w:start w:val="1"/>
      <w:numFmt w:val="bullet"/>
      <w:lvlText w:val=""/>
      <w:lvlJc w:val="left"/>
      <w:pPr>
        <w:ind w:left="720" w:hanging="360"/>
      </w:pPr>
      <w:rPr>
        <w:rFonts w:ascii="Symbol" w:hAnsi="Symbol"/>
      </w:rPr>
    </w:lvl>
    <w:lvl w:ilvl="1" w:tplc="9A48327E">
      <w:start w:val="1"/>
      <w:numFmt w:val="bullet"/>
      <w:lvlText w:val=""/>
      <w:lvlJc w:val="left"/>
      <w:pPr>
        <w:ind w:left="720" w:hanging="360"/>
      </w:pPr>
      <w:rPr>
        <w:rFonts w:ascii="Symbol" w:hAnsi="Symbol"/>
      </w:rPr>
    </w:lvl>
    <w:lvl w:ilvl="2" w:tplc="641CE664">
      <w:start w:val="1"/>
      <w:numFmt w:val="bullet"/>
      <w:lvlText w:val=""/>
      <w:lvlJc w:val="left"/>
      <w:pPr>
        <w:ind w:left="720" w:hanging="360"/>
      </w:pPr>
      <w:rPr>
        <w:rFonts w:ascii="Symbol" w:hAnsi="Symbol"/>
      </w:rPr>
    </w:lvl>
    <w:lvl w:ilvl="3" w:tplc="284A265C">
      <w:start w:val="1"/>
      <w:numFmt w:val="bullet"/>
      <w:lvlText w:val=""/>
      <w:lvlJc w:val="left"/>
      <w:pPr>
        <w:ind w:left="720" w:hanging="360"/>
      </w:pPr>
      <w:rPr>
        <w:rFonts w:ascii="Symbol" w:hAnsi="Symbol"/>
      </w:rPr>
    </w:lvl>
    <w:lvl w:ilvl="4" w:tplc="D916D48E">
      <w:start w:val="1"/>
      <w:numFmt w:val="bullet"/>
      <w:lvlText w:val=""/>
      <w:lvlJc w:val="left"/>
      <w:pPr>
        <w:ind w:left="720" w:hanging="360"/>
      </w:pPr>
      <w:rPr>
        <w:rFonts w:ascii="Symbol" w:hAnsi="Symbol"/>
      </w:rPr>
    </w:lvl>
    <w:lvl w:ilvl="5" w:tplc="DD280778">
      <w:start w:val="1"/>
      <w:numFmt w:val="bullet"/>
      <w:lvlText w:val=""/>
      <w:lvlJc w:val="left"/>
      <w:pPr>
        <w:ind w:left="720" w:hanging="360"/>
      </w:pPr>
      <w:rPr>
        <w:rFonts w:ascii="Symbol" w:hAnsi="Symbol"/>
      </w:rPr>
    </w:lvl>
    <w:lvl w:ilvl="6" w:tplc="C138FC94">
      <w:start w:val="1"/>
      <w:numFmt w:val="bullet"/>
      <w:lvlText w:val=""/>
      <w:lvlJc w:val="left"/>
      <w:pPr>
        <w:ind w:left="720" w:hanging="360"/>
      </w:pPr>
      <w:rPr>
        <w:rFonts w:ascii="Symbol" w:hAnsi="Symbol"/>
      </w:rPr>
    </w:lvl>
    <w:lvl w:ilvl="7" w:tplc="72C44900">
      <w:start w:val="1"/>
      <w:numFmt w:val="bullet"/>
      <w:lvlText w:val=""/>
      <w:lvlJc w:val="left"/>
      <w:pPr>
        <w:ind w:left="720" w:hanging="360"/>
      </w:pPr>
      <w:rPr>
        <w:rFonts w:ascii="Symbol" w:hAnsi="Symbol"/>
      </w:rPr>
    </w:lvl>
    <w:lvl w:ilvl="8" w:tplc="ED40535A">
      <w:start w:val="1"/>
      <w:numFmt w:val="bullet"/>
      <w:lvlText w:val=""/>
      <w:lvlJc w:val="left"/>
      <w:pPr>
        <w:ind w:left="720" w:hanging="360"/>
      </w:pPr>
      <w:rPr>
        <w:rFonts w:ascii="Symbol" w:hAnsi="Symbol"/>
      </w:rPr>
    </w:lvl>
  </w:abstractNum>
  <w:abstractNum w:abstractNumId="4" w15:restartNumberingAfterBreak="0">
    <w:nsid w:val="6A213A5D"/>
    <w:multiLevelType w:val="hybridMultilevel"/>
    <w:tmpl w:val="5D2614B0"/>
    <w:lvl w:ilvl="0" w:tplc="1376D828">
      <w:start w:val="1"/>
      <w:numFmt w:val="bullet"/>
      <w:lvlText w:val=""/>
      <w:lvlJc w:val="left"/>
      <w:pPr>
        <w:ind w:left="720" w:hanging="360"/>
      </w:pPr>
      <w:rPr>
        <w:rFonts w:ascii="Symbol" w:hAnsi="Symbol"/>
      </w:rPr>
    </w:lvl>
    <w:lvl w:ilvl="1" w:tplc="04B6F642">
      <w:start w:val="1"/>
      <w:numFmt w:val="bullet"/>
      <w:lvlText w:val=""/>
      <w:lvlJc w:val="left"/>
      <w:pPr>
        <w:ind w:left="720" w:hanging="360"/>
      </w:pPr>
      <w:rPr>
        <w:rFonts w:ascii="Symbol" w:hAnsi="Symbol"/>
      </w:rPr>
    </w:lvl>
    <w:lvl w:ilvl="2" w:tplc="D688DF1A">
      <w:start w:val="1"/>
      <w:numFmt w:val="bullet"/>
      <w:lvlText w:val=""/>
      <w:lvlJc w:val="left"/>
      <w:pPr>
        <w:ind w:left="720" w:hanging="360"/>
      </w:pPr>
      <w:rPr>
        <w:rFonts w:ascii="Symbol" w:hAnsi="Symbol"/>
      </w:rPr>
    </w:lvl>
    <w:lvl w:ilvl="3" w:tplc="8DBCCBE8">
      <w:start w:val="1"/>
      <w:numFmt w:val="bullet"/>
      <w:lvlText w:val=""/>
      <w:lvlJc w:val="left"/>
      <w:pPr>
        <w:ind w:left="720" w:hanging="360"/>
      </w:pPr>
      <w:rPr>
        <w:rFonts w:ascii="Symbol" w:hAnsi="Symbol"/>
      </w:rPr>
    </w:lvl>
    <w:lvl w:ilvl="4" w:tplc="254ACFAA">
      <w:start w:val="1"/>
      <w:numFmt w:val="bullet"/>
      <w:lvlText w:val=""/>
      <w:lvlJc w:val="left"/>
      <w:pPr>
        <w:ind w:left="720" w:hanging="360"/>
      </w:pPr>
      <w:rPr>
        <w:rFonts w:ascii="Symbol" w:hAnsi="Symbol"/>
      </w:rPr>
    </w:lvl>
    <w:lvl w:ilvl="5" w:tplc="3A86B9DC">
      <w:start w:val="1"/>
      <w:numFmt w:val="bullet"/>
      <w:lvlText w:val=""/>
      <w:lvlJc w:val="left"/>
      <w:pPr>
        <w:ind w:left="720" w:hanging="360"/>
      </w:pPr>
      <w:rPr>
        <w:rFonts w:ascii="Symbol" w:hAnsi="Symbol"/>
      </w:rPr>
    </w:lvl>
    <w:lvl w:ilvl="6" w:tplc="C2F49C8A">
      <w:start w:val="1"/>
      <w:numFmt w:val="bullet"/>
      <w:lvlText w:val=""/>
      <w:lvlJc w:val="left"/>
      <w:pPr>
        <w:ind w:left="720" w:hanging="360"/>
      </w:pPr>
      <w:rPr>
        <w:rFonts w:ascii="Symbol" w:hAnsi="Symbol"/>
      </w:rPr>
    </w:lvl>
    <w:lvl w:ilvl="7" w:tplc="D74AE060">
      <w:start w:val="1"/>
      <w:numFmt w:val="bullet"/>
      <w:lvlText w:val=""/>
      <w:lvlJc w:val="left"/>
      <w:pPr>
        <w:ind w:left="720" w:hanging="360"/>
      </w:pPr>
      <w:rPr>
        <w:rFonts w:ascii="Symbol" w:hAnsi="Symbol"/>
      </w:rPr>
    </w:lvl>
    <w:lvl w:ilvl="8" w:tplc="73E228B8">
      <w:start w:val="1"/>
      <w:numFmt w:val="bullet"/>
      <w:lvlText w:val=""/>
      <w:lvlJc w:val="left"/>
      <w:pPr>
        <w:ind w:left="720" w:hanging="360"/>
      </w:pPr>
      <w:rPr>
        <w:rFonts w:ascii="Symbol" w:hAnsi="Symbol"/>
      </w:rPr>
    </w:lvl>
  </w:abstractNum>
  <w:abstractNum w:abstractNumId="5" w15:restartNumberingAfterBreak="0">
    <w:nsid w:val="70FC4642"/>
    <w:multiLevelType w:val="hybridMultilevel"/>
    <w:tmpl w:val="27DEF4C4"/>
    <w:lvl w:ilvl="0" w:tplc="CCBE2788">
      <w:start w:val="1"/>
      <w:numFmt w:val="bullet"/>
      <w:lvlText w:val=""/>
      <w:lvlJc w:val="left"/>
      <w:pPr>
        <w:ind w:left="720" w:hanging="360"/>
      </w:pPr>
      <w:rPr>
        <w:rFonts w:ascii="Symbol" w:hAnsi="Symbol"/>
      </w:rPr>
    </w:lvl>
    <w:lvl w:ilvl="1" w:tplc="D9949A62">
      <w:start w:val="1"/>
      <w:numFmt w:val="bullet"/>
      <w:lvlText w:val=""/>
      <w:lvlJc w:val="left"/>
      <w:pPr>
        <w:ind w:left="720" w:hanging="360"/>
      </w:pPr>
      <w:rPr>
        <w:rFonts w:ascii="Symbol" w:hAnsi="Symbol"/>
      </w:rPr>
    </w:lvl>
    <w:lvl w:ilvl="2" w:tplc="4568F1BA">
      <w:start w:val="1"/>
      <w:numFmt w:val="bullet"/>
      <w:lvlText w:val=""/>
      <w:lvlJc w:val="left"/>
      <w:pPr>
        <w:ind w:left="720" w:hanging="360"/>
      </w:pPr>
      <w:rPr>
        <w:rFonts w:ascii="Symbol" w:hAnsi="Symbol"/>
      </w:rPr>
    </w:lvl>
    <w:lvl w:ilvl="3" w:tplc="0016B654">
      <w:start w:val="1"/>
      <w:numFmt w:val="bullet"/>
      <w:lvlText w:val=""/>
      <w:lvlJc w:val="left"/>
      <w:pPr>
        <w:ind w:left="720" w:hanging="360"/>
      </w:pPr>
      <w:rPr>
        <w:rFonts w:ascii="Symbol" w:hAnsi="Symbol"/>
      </w:rPr>
    </w:lvl>
    <w:lvl w:ilvl="4" w:tplc="346C7EDE">
      <w:start w:val="1"/>
      <w:numFmt w:val="bullet"/>
      <w:lvlText w:val=""/>
      <w:lvlJc w:val="left"/>
      <w:pPr>
        <w:ind w:left="720" w:hanging="360"/>
      </w:pPr>
      <w:rPr>
        <w:rFonts w:ascii="Symbol" w:hAnsi="Symbol"/>
      </w:rPr>
    </w:lvl>
    <w:lvl w:ilvl="5" w:tplc="A9025AB6">
      <w:start w:val="1"/>
      <w:numFmt w:val="bullet"/>
      <w:lvlText w:val=""/>
      <w:lvlJc w:val="left"/>
      <w:pPr>
        <w:ind w:left="720" w:hanging="360"/>
      </w:pPr>
      <w:rPr>
        <w:rFonts w:ascii="Symbol" w:hAnsi="Symbol"/>
      </w:rPr>
    </w:lvl>
    <w:lvl w:ilvl="6" w:tplc="7AA0B2C6">
      <w:start w:val="1"/>
      <w:numFmt w:val="bullet"/>
      <w:lvlText w:val=""/>
      <w:lvlJc w:val="left"/>
      <w:pPr>
        <w:ind w:left="720" w:hanging="360"/>
      </w:pPr>
      <w:rPr>
        <w:rFonts w:ascii="Symbol" w:hAnsi="Symbol"/>
      </w:rPr>
    </w:lvl>
    <w:lvl w:ilvl="7" w:tplc="F8509EF0">
      <w:start w:val="1"/>
      <w:numFmt w:val="bullet"/>
      <w:lvlText w:val=""/>
      <w:lvlJc w:val="left"/>
      <w:pPr>
        <w:ind w:left="720" w:hanging="360"/>
      </w:pPr>
      <w:rPr>
        <w:rFonts w:ascii="Symbol" w:hAnsi="Symbol"/>
      </w:rPr>
    </w:lvl>
    <w:lvl w:ilvl="8" w:tplc="F7A4F85A">
      <w:start w:val="1"/>
      <w:numFmt w:val="bullet"/>
      <w:lvlText w:val=""/>
      <w:lvlJc w:val="left"/>
      <w:pPr>
        <w:ind w:left="720" w:hanging="360"/>
      </w:pPr>
      <w:rPr>
        <w:rFonts w:ascii="Symbol" w:hAnsi="Symbol"/>
      </w:rPr>
    </w:lvl>
  </w:abstractNum>
  <w:abstractNum w:abstractNumId="6" w15:restartNumberingAfterBreak="0">
    <w:nsid w:val="716B5734"/>
    <w:multiLevelType w:val="hybridMultilevel"/>
    <w:tmpl w:val="491E7158"/>
    <w:lvl w:ilvl="0" w:tplc="AC083228">
      <w:start w:val="1"/>
      <w:numFmt w:val="bullet"/>
      <w:lvlText w:val=""/>
      <w:lvlJc w:val="left"/>
      <w:pPr>
        <w:ind w:left="720" w:hanging="360"/>
      </w:pPr>
      <w:rPr>
        <w:rFonts w:ascii="Symbol" w:hAnsi="Symbol"/>
      </w:rPr>
    </w:lvl>
    <w:lvl w:ilvl="1" w:tplc="7CF8C0B4">
      <w:start w:val="1"/>
      <w:numFmt w:val="bullet"/>
      <w:lvlText w:val=""/>
      <w:lvlJc w:val="left"/>
      <w:pPr>
        <w:ind w:left="720" w:hanging="360"/>
      </w:pPr>
      <w:rPr>
        <w:rFonts w:ascii="Symbol" w:hAnsi="Symbol"/>
      </w:rPr>
    </w:lvl>
    <w:lvl w:ilvl="2" w:tplc="49663406">
      <w:start w:val="1"/>
      <w:numFmt w:val="bullet"/>
      <w:lvlText w:val=""/>
      <w:lvlJc w:val="left"/>
      <w:pPr>
        <w:ind w:left="720" w:hanging="360"/>
      </w:pPr>
      <w:rPr>
        <w:rFonts w:ascii="Symbol" w:hAnsi="Symbol"/>
      </w:rPr>
    </w:lvl>
    <w:lvl w:ilvl="3" w:tplc="4F722776">
      <w:start w:val="1"/>
      <w:numFmt w:val="bullet"/>
      <w:lvlText w:val=""/>
      <w:lvlJc w:val="left"/>
      <w:pPr>
        <w:ind w:left="720" w:hanging="360"/>
      </w:pPr>
      <w:rPr>
        <w:rFonts w:ascii="Symbol" w:hAnsi="Symbol"/>
      </w:rPr>
    </w:lvl>
    <w:lvl w:ilvl="4" w:tplc="1DDE4F36">
      <w:start w:val="1"/>
      <w:numFmt w:val="bullet"/>
      <w:lvlText w:val=""/>
      <w:lvlJc w:val="left"/>
      <w:pPr>
        <w:ind w:left="720" w:hanging="360"/>
      </w:pPr>
      <w:rPr>
        <w:rFonts w:ascii="Symbol" w:hAnsi="Symbol"/>
      </w:rPr>
    </w:lvl>
    <w:lvl w:ilvl="5" w:tplc="569C07F0">
      <w:start w:val="1"/>
      <w:numFmt w:val="bullet"/>
      <w:lvlText w:val=""/>
      <w:lvlJc w:val="left"/>
      <w:pPr>
        <w:ind w:left="720" w:hanging="360"/>
      </w:pPr>
      <w:rPr>
        <w:rFonts w:ascii="Symbol" w:hAnsi="Symbol"/>
      </w:rPr>
    </w:lvl>
    <w:lvl w:ilvl="6" w:tplc="D49E5EF6">
      <w:start w:val="1"/>
      <w:numFmt w:val="bullet"/>
      <w:lvlText w:val=""/>
      <w:lvlJc w:val="left"/>
      <w:pPr>
        <w:ind w:left="720" w:hanging="360"/>
      </w:pPr>
      <w:rPr>
        <w:rFonts w:ascii="Symbol" w:hAnsi="Symbol"/>
      </w:rPr>
    </w:lvl>
    <w:lvl w:ilvl="7" w:tplc="706EB326">
      <w:start w:val="1"/>
      <w:numFmt w:val="bullet"/>
      <w:lvlText w:val=""/>
      <w:lvlJc w:val="left"/>
      <w:pPr>
        <w:ind w:left="720" w:hanging="360"/>
      </w:pPr>
      <w:rPr>
        <w:rFonts w:ascii="Symbol" w:hAnsi="Symbol"/>
      </w:rPr>
    </w:lvl>
    <w:lvl w:ilvl="8" w:tplc="5B344568">
      <w:start w:val="1"/>
      <w:numFmt w:val="bullet"/>
      <w:lvlText w:val=""/>
      <w:lvlJc w:val="left"/>
      <w:pPr>
        <w:ind w:left="720" w:hanging="360"/>
      </w:pPr>
      <w:rPr>
        <w:rFonts w:ascii="Symbol" w:hAnsi="Symbol"/>
      </w:rPr>
    </w:lvl>
  </w:abstractNum>
  <w:abstractNum w:abstractNumId="7" w15:restartNumberingAfterBreak="0">
    <w:nsid w:val="790D469C"/>
    <w:multiLevelType w:val="hybridMultilevel"/>
    <w:tmpl w:val="315025EC"/>
    <w:lvl w:ilvl="0" w:tplc="25CE99F2">
      <w:start w:val="1"/>
      <w:numFmt w:val="bullet"/>
      <w:lvlText w:val=""/>
      <w:lvlJc w:val="left"/>
      <w:pPr>
        <w:ind w:left="720" w:hanging="360"/>
      </w:pPr>
      <w:rPr>
        <w:rFonts w:ascii="Symbol" w:hAnsi="Symbol"/>
      </w:rPr>
    </w:lvl>
    <w:lvl w:ilvl="1" w:tplc="45AC5918">
      <w:start w:val="1"/>
      <w:numFmt w:val="bullet"/>
      <w:lvlText w:val=""/>
      <w:lvlJc w:val="left"/>
      <w:pPr>
        <w:ind w:left="720" w:hanging="360"/>
      </w:pPr>
      <w:rPr>
        <w:rFonts w:ascii="Symbol" w:hAnsi="Symbol"/>
      </w:rPr>
    </w:lvl>
    <w:lvl w:ilvl="2" w:tplc="651A1B26">
      <w:start w:val="1"/>
      <w:numFmt w:val="bullet"/>
      <w:lvlText w:val=""/>
      <w:lvlJc w:val="left"/>
      <w:pPr>
        <w:ind w:left="720" w:hanging="360"/>
      </w:pPr>
      <w:rPr>
        <w:rFonts w:ascii="Symbol" w:hAnsi="Symbol"/>
      </w:rPr>
    </w:lvl>
    <w:lvl w:ilvl="3" w:tplc="C48A86E0">
      <w:start w:val="1"/>
      <w:numFmt w:val="bullet"/>
      <w:lvlText w:val=""/>
      <w:lvlJc w:val="left"/>
      <w:pPr>
        <w:ind w:left="720" w:hanging="360"/>
      </w:pPr>
      <w:rPr>
        <w:rFonts w:ascii="Symbol" w:hAnsi="Symbol"/>
      </w:rPr>
    </w:lvl>
    <w:lvl w:ilvl="4" w:tplc="AFF00392">
      <w:start w:val="1"/>
      <w:numFmt w:val="bullet"/>
      <w:lvlText w:val=""/>
      <w:lvlJc w:val="left"/>
      <w:pPr>
        <w:ind w:left="720" w:hanging="360"/>
      </w:pPr>
      <w:rPr>
        <w:rFonts w:ascii="Symbol" w:hAnsi="Symbol"/>
      </w:rPr>
    </w:lvl>
    <w:lvl w:ilvl="5" w:tplc="65DC28E0">
      <w:start w:val="1"/>
      <w:numFmt w:val="bullet"/>
      <w:lvlText w:val=""/>
      <w:lvlJc w:val="left"/>
      <w:pPr>
        <w:ind w:left="720" w:hanging="360"/>
      </w:pPr>
      <w:rPr>
        <w:rFonts w:ascii="Symbol" w:hAnsi="Symbol"/>
      </w:rPr>
    </w:lvl>
    <w:lvl w:ilvl="6" w:tplc="A7EA6586">
      <w:start w:val="1"/>
      <w:numFmt w:val="bullet"/>
      <w:lvlText w:val=""/>
      <w:lvlJc w:val="left"/>
      <w:pPr>
        <w:ind w:left="720" w:hanging="360"/>
      </w:pPr>
      <w:rPr>
        <w:rFonts w:ascii="Symbol" w:hAnsi="Symbol"/>
      </w:rPr>
    </w:lvl>
    <w:lvl w:ilvl="7" w:tplc="520C1C82">
      <w:start w:val="1"/>
      <w:numFmt w:val="bullet"/>
      <w:lvlText w:val=""/>
      <w:lvlJc w:val="left"/>
      <w:pPr>
        <w:ind w:left="720" w:hanging="360"/>
      </w:pPr>
      <w:rPr>
        <w:rFonts w:ascii="Symbol" w:hAnsi="Symbol"/>
      </w:rPr>
    </w:lvl>
    <w:lvl w:ilvl="8" w:tplc="0372859A">
      <w:start w:val="1"/>
      <w:numFmt w:val="bullet"/>
      <w:lvlText w:val=""/>
      <w:lvlJc w:val="left"/>
      <w:pPr>
        <w:ind w:left="720" w:hanging="360"/>
      </w:pPr>
      <w:rPr>
        <w:rFonts w:ascii="Symbol" w:hAnsi="Symbol"/>
      </w:rPr>
    </w:lvl>
  </w:abstractNum>
  <w:num w:numId="1" w16cid:durableId="105780992">
    <w:abstractNumId w:val="0"/>
  </w:num>
  <w:num w:numId="2" w16cid:durableId="1665740843">
    <w:abstractNumId w:val="7"/>
  </w:num>
  <w:num w:numId="3" w16cid:durableId="960301920">
    <w:abstractNumId w:val="2"/>
  </w:num>
  <w:num w:numId="4" w16cid:durableId="262153477">
    <w:abstractNumId w:val="5"/>
  </w:num>
  <w:num w:numId="5" w16cid:durableId="2080014322">
    <w:abstractNumId w:val="1"/>
  </w:num>
  <w:num w:numId="6" w16cid:durableId="2119372860">
    <w:abstractNumId w:val="6"/>
  </w:num>
  <w:num w:numId="7" w16cid:durableId="1168785811">
    <w:abstractNumId w:val="4"/>
  </w:num>
  <w:num w:numId="8" w16cid:durableId="24060770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evor Drees">
    <w15:presenceInfo w15:providerId="Windows Live" w15:userId="e4666eeaa5b7951d"/>
  </w15:person>
  <w15:person w15:author="Shea, Katriona">
    <w15:presenceInfo w15:providerId="AD" w15:userId="S::kus3@psu.edu::4f61b47b-7e2f-4101-890b-e3a900e202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305"/>
    <w:rsid w:val="0000049E"/>
    <w:rsid w:val="00003266"/>
    <w:rsid w:val="0000648F"/>
    <w:rsid w:val="00007879"/>
    <w:rsid w:val="000136BE"/>
    <w:rsid w:val="000141E4"/>
    <w:rsid w:val="000149C7"/>
    <w:rsid w:val="00016124"/>
    <w:rsid w:val="000174F0"/>
    <w:rsid w:val="0002007B"/>
    <w:rsid w:val="000220D8"/>
    <w:rsid w:val="00023951"/>
    <w:rsid w:val="00025242"/>
    <w:rsid w:val="000254AF"/>
    <w:rsid w:val="000255A9"/>
    <w:rsid w:val="00026EDA"/>
    <w:rsid w:val="000300DF"/>
    <w:rsid w:val="00030205"/>
    <w:rsid w:val="00030F38"/>
    <w:rsid w:val="00032CAB"/>
    <w:rsid w:val="000339AE"/>
    <w:rsid w:val="00033F4B"/>
    <w:rsid w:val="000517BB"/>
    <w:rsid w:val="000532C2"/>
    <w:rsid w:val="00055979"/>
    <w:rsid w:val="00056D12"/>
    <w:rsid w:val="00056E44"/>
    <w:rsid w:val="000609F9"/>
    <w:rsid w:val="00063DAC"/>
    <w:rsid w:val="000641A9"/>
    <w:rsid w:val="0006481B"/>
    <w:rsid w:val="00064E0D"/>
    <w:rsid w:val="00066D6F"/>
    <w:rsid w:val="00070DE4"/>
    <w:rsid w:val="00071C41"/>
    <w:rsid w:val="00072FAF"/>
    <w:rsid w:val="00072FF3"/>
    <w:rsid w:val="0007791E"/>
    <w:rsid w:val="000835FC"/>
    <w:rsid w:val="00084136"/>
    <w:rsid w:val="00084BB8"/>
    <w:rsid w:val="000864D2"/>
    <w:rsid w:val="000A1316"/>
    <w:rsid w:val="000C01D9"/>
    <w:rsid w:val="000C1357"/>
    <w:rsid w:val="000C3469"/>
    <w:rsid w:val="000C51B8"/>
    <w:rsid w:val="000C6EBF"/>
    <w:rsid w:val="000D06B2"/>
    <w:rsid w:val="000D13A8"/>
    <w:rsid w:val="000D4872"/>
    <w:rsid w:val="000D575A"/>
    <w:rsid w:val="000D6FE5"/>
    <w:rsid w:val="000D78EE"/>
    <w:rsid w:val="000E44AB"/>
    <w:rsid w:val="000E45E7"/>
    <w:rsid w:val="000E56A9"/>
    <w:rsid w:val="000E74F1"/>
    <w:rsid w:val="000E79E9"/>
    <w:rsid w:val="000F03E5"/>
    <w:rsid w:val="000F0B0A"/>
    <w:rsid w:val="000F46B0"/>
    <w:rsid w:val="000F7347"/>
    <w:rsid w:val="00100B76"/>
    <w:rsid w:val="00105F06"/>
    <w:rsid w:val="00107DD0"/>
    <w:rsid w:val="00111FC3"/>
    <w:rsid w:val="00112F4C"/>
    <w:rsid w:val="00113075"/>
    <w:rsid w:val="00113252"/>
    <w:rsid w:val="00122D3D"/>
    <w:rsid w:val="001246EB"/>
    <w:rsid w:val="00125805"/>
    <w:rsid w:val="00130B96"/>
    <w:rsid w:val="001317F8"/>
    <w:rsid w:val="00140BAF"/>
    <w:rsid w:val="00141D3E"/>
    <w:rsid w:val="00141DD8"/>
    <w:rsid w:val="001421E3"/>
    <w:rsid w:val="001436B3"/>
    <w:rsid w:val="00143B71"/>
    <w:rsid w:val="00144AC3"/>
    <w:rsid w:val="001451E3"/>
    <w:rsid w:val="00145723"/>
    <w:rsid w:val="00151AFF"/>
    <w:rsid w:val="001531C7"/>
    <w:rsid w:val="001531DD"/>
    <w:rsid w:val="0015495B"/>
    <w:rsid w:val="00161911"/>
    <w:rsid w:val="00161C1A"/>
    <w:rsid w:val="00163EC3"/>
    <w:rsid w:val="00166153"/>
    <w:rsid w:val="0016692A"/>
    <w:rsid w:val="001722B9"/>
    <w:rsid w:val="0017303B"/>
    <w:rsid w:val="0017358A"/>
    <w:rsid w:val="00176994"/>
    <w:rsid w:val="00177840"/>
    <w:rsid w:val="001840B4"/>
    <w:rsid w:val="00186BDE"/>
    <w:rsid w:val="00193C45"/>
    <w:rsid w:val="00195A5A"/>
    <w:rsid w:val="001A1046"/>
    <w:rsid w:val="001A1961"/>
    <w:rsid w:val="001A3E6D"/>
    <w:rsid w:val="001A5B57"/>
    <w:rsid w:val="001B0285"/>
    <w:rsid w:val="001B40D1"/>
    <w:rsid w:val="001C59E2"/>
    <w:rsid w:val="001C6C66"/>
    <w:rsid w:val="001C7D80"/>
    <w:rsid w:val="001D0565"/>
    <w:rsid w:val="001D0874"/>
    <w:rsid w:val="001D3337"/>
    <w:rsid w:val="001D421E"/>
    <w:rsid w:val="001E25F7"/>
    <w:rsid w:val="001E2A12"/>
    <w:rsid w:val="001E3259"/>
    <w:rsid w:val="001E7B71"/>
    <w:rsid w:val="001E7B75"/>
    <w:rsid w:val="001F02FF"/>
    <w:rsid w:val="001F0C8F"/>
    <w:rsid w:val="001F10CE"/>
    <w:rsid w:val="001F3015"/>
    <w:rsid w:val="001F36FB"/>
    <w:rsid w:val="0020029B"/>
    <w:rsid w:val="00202733"/>
    <w:rsid w:val="0020666A"/>
    <w:rsid w:val="002073DE"/>
    <w:rsid w:val="002074D0"/>
    <w:rsid w:val="00213382"/>
    <w:rsid w:val="00215329"/>
    <w:rsid w:val="00215CBC"/>
    <w:rsid w:val="00216E6F"/>
    <w:rsid w:val="00217A11"/>
    <w:rsid w:val="002239A3"/>
    <w:rsid w:val="00223C5F"/>
    <w:rsid w:val="002253F8"/>
    <w:rsid w:val="0022546D"/>
    <w:rsid w:val="00226FD9"/>
    <w:rsid w:val="002274A4"/>
    <w:rsid w:val="0022795F"/>
    <w:rsid w:val="00227E93"/>
    <w:rsid w:val="00230B60"/>
    <w:rsid w:val="0023482A"/>
    <w:rsid w:val="00237AB8"/>
    <w:rsid w:val="00240DCD"/>
    <w:rsid w:val="00241794"/>
    <w:rsid w:val="002424E9"/>
    <w:rsid w:val="00242A8F"/>
    <w:rsid w:val="002467C6"/>
    <w:rsid w:val="00253163"/>
    <w:rsid w:val="0025381A"/>
    <w:rsid w:val="00253E04"/>
    <w:rsid w:val="00254DBF"/>
    <w:rsid w:val="00255598"/>
    <w:rsid w:val="00264E3D"/>
    <w:rsid w:val="002658AC"/>
    <w:rsid w:val="00266075"/>
    <w:rsid w:val="0026673F"/>
    <w:rsid w:val="00267313"/>
    <w:rsid w:val="002731F4"/>
    <w:rsid w:val="00282712"/>
    <w:rsid w:val="0028464B"/>
    <w:rsid w:val="00290FEE"/>
    <w:rsid w:val="00292C03"/>
    <w:rsid w:val="00295E72"/>
    <w:rsid w:val="00297B71"/>
    <w:rsid w:val="002A6C23"/>
    <w:rsid w:val="002B11DD"/>
    <w:rsid w:val="002B55B0"/>
    <w:rsid w:val="002B7317"/>
    <w:rsid w:val="002C1AAB"/>
    <w:rsid w:val="002C7102"/>
    <w:rsid w:val="002D0E86"/>
    <w:rsid w:val="002D2387"/>
    <w:rsid w:val="002D2395"/>
    <w:rsid w:val="002D7E2A"/>
    <w:rsid w:val="002E0717"/>
    <w:rsid w:val="002E0868"/>
    <w:rsid w:val="002E3CED"/>
    <w:rsid w:val="002E561C"/>
    <w:rsid w:val="002F2B19"/>
    <w:rsid w:val="002F2D17"/>
    <w:rsid w:val="002F2DE7"/>
    <w:rsid w:val="002F2E21"/>
    <w:rsid w:val="002F4A0D"/>
    <w:rsid w:val="002F4F3A"/>
    <w:rsid w:val="002F6257"/>
    <w:rsid w:val="003005A0"/>
    <w:rsid w:val="00301546"/>
    <w:rsid w:val="00315922"/>
    <w:rsid w:val="003202DB"/>
    <w:rsid w:val="0032043C"/>
    <w:rsid w:val="00320550"/>
    <w:rsid w:val="00322A65"/>
    <w:rsid w:val="00325189"/>
    <w:rsid w:val="003263AF"/>
    <w:rsid w:val="003326B4"/>
    <w:rsid w:val="003331F7"/>
    <w:rsid w:val="00335AC9"/>
    <w:rsid w:val="003402AF"/>
    <w:rsid w:val="00340628"/>
    <w:rsid w:val="00346A53"/>
    <w:rsid w:val="00347E68"/>
    <w:rsid w:val="003514FB"/>
    <w:rsid w:val="00351E3F"/>
    <w:rsid w:val="003534F4"/>
    <w:rsid w:val="0035529E"/>
    <w:rsid w:val="003556A8"/>
    <w:rsid w:val="0036465C"/>
    <w:rsid w:val="00365C6E"/>
    <w:rsid w:val="0037338E"/>
    <w:rsid w:val="00374374"/>
    <w:rsid w:val="00374C55"/>
    <w:rsid w:val="003758B4"/>
    <w:rsid w:val="00375A42"/>
    <w:rsid w:val="00375BC2"/>
    <w:rsid w:val="00377081"/>
    <w:rsid w:val="0037758E"/>
    <w:rsid w:val="00385E0C"/>
    <w:rsid w:val="00387BA8"/>
    <w:rsid w:val="0039091F"/>
    <w:rsid w:val="00390D3A"/>
    <w:rsid w:val="00394968"/>
    <w:rsid w:val="00394F58"/>
    <w:rsid w:val="00395A1F"/>
    <w:rsid w:val="00396794"/>
    <w:rsid w:val="00396A10"/>
    <w:rsid w:val="00396A97"/>
    <w:rsid w:val="003A08BC"/>
    <w:rsid w:val="003A11D4"/>
    <w:rsid w:val="003A2024"/>
    <w:rsid w:val="003A7441"/>
    <w:rsid w:val="003B21A1"/>
    <w:rsid w:val="003B37F3"/>
    <w:rsid w:val="003B5DA6"/>
    <w:rsid w:val="003B604A"/>
    <w:rsid w:val="003B64A5"/>
    <w:rsid w:val="003C7A3F"/>
    <w:rsid w:val="003C7BD8"/>
    <w:rsid w:val="003D3274"/>
    <w:rsid w:val="003D4368"/>
    <w:rsid w:val="003D7406"/>
    <w:rsid w:val="003D7F62"/>
    <w:rsid w:val="003E1637"/>
    <w:rsid w:val="003E2D12"/>
    <w:rsid w:val="003E3D53"/>
    <w:rsid w:val="003E461F"/>
    <w:rsid w:val="003E5BF0"/>
    <w:rsid w:val="003E6FAA"/>
    <w:rsid w:val="003F0B49"/>
    <w:rsid w:val="003F1D15"/>
    <w:rsid w:val="003F573A"/>
    <w:rsid w:val="003F7586"/>
    <w:rsid w:val="003F7587"/>
    <w:rsid w:val="00400E5A"/>
    <w:rsid w:val="00401510"/>
    <w:rsid w:val="0040537B"/>
    <w:rsid w:val="004107DD"/>
    <w:rsid w:val="0041092C"/>
    <w:rsid w:val="00411757"/>
    <w:rsid w:val="00413CE7"/>
    <w:rsid w:val="00414A4E"/>
    <w:rsid w:val="00416102"/>
    <w:rsid w:val="004174DB"/>
    <w:rsid w:val="004238AB"/>
    <w:rsid w:val="0042620F"/>
    <w:rsid w:val="00431FE4"/>
    <w:rsid w:val="004330B7"/>
    <w:rsid w:val="00435DD5"/>
    <w:rsid w:val="00440464"/>
    <w:rsid w:val="0044459A"/>
    <w:rsid w:val="00444648"/>
    <w:rsid w:val="00444D3D"/>
    <w:rsid w:val="004465B7"/>
    <w:rsid w:val="00451D4C"/>
    <w:rsid w:val="004526D2"/>
    <w:rsid w:val="00454D05"/>
    <w:rsid w:val="004551EA"/>
    <w:rsid w:val="0046106D"/>
    <w:rsid w:val="0046198D"/>
    <w:rsid w:val="00465C24"/>
    <w:rsid w:val="0047182E"/>
    <w:rsid w:val="004721EE"/>
    <w:rsid w:val="00472A8F"/>
    <w:rsid w:val="00473CA1"/>
    <w:rsid w:val="00483561"/>
    <w:rsid w:val="00484790"/>
    <w:rsid w:val="00485FA9"/>
    <w:rsid w:val="004860BC"/>
    <w:rsid w:val="004920E0"/>
    <w:rsid w:val="0049382B"/>
    <w:rsid w:val="004A185C"/>
    <w:rsid w:val="004A1932"/>
    <w:rsid w:val="004B0963"/>
    <w:rsid w:val="004B44A8"/>
    <w:rsid w:val="004C16B4"/>
    <w:rsid w:val="004C2241"/>
    <w:rsid w:val="004C56A3"/>
    <w:rsid w:val="004C7605"/>
    <w:rsid w:val="004C786F"/>
    <w:rsid w:val="004C7AB1"/>
    <w:rsid w:val="004C7C86"/>
    <w:rsid w:val="004D04F6"/>
    <w:rsid w:val="004D3DE6"/>
    <w:rsid w:val="004D6D8C"/>
    <w:rsid w:val="004E5D7E"/>
    <w:rsid w:val="004F2470"/>
    <w:rsid w:val="004F37CC"/>
    <w:rsid w:val="004F3A15"/>
    <w:rsid w:val="004F4059"/>
    <w:rsid w:val="004F496A"/>
    <w:rsid w:val="004F5B65"/>
    <w:rsid w:val="004F6724"/>
    <w:rsid w:val="00501508"/>
    <w:rsid w:val="005023F1"/>
    <w:rsid w:val="00504DC2"/>
    <w:rsid w:val="00514CA6"/>
    <w:rsid w:val="00514E10"/>
    <w:rsid w:val="00515C0A"/>
    <w:rsid w:val="00515F28"/>
    <w:rsid w:val="00523D85"/>
    <w:rsid w:val="00525EC3"/>
    <w:rsid w:val="00526B98"/>
    <w:rsid w:val="00530388"/>
    <w:rsid w:val="00530398"/>
    <w:rsid w:val="005317F8"/>
    <w:rsid w:val="0053584F"/>
    <w:rsid w:val="00535993"/>
    <w:rsid w:val="00536C57"/>
    <w:rsid w:val="00541ED9"/>
    <w:rsid w:val="0054300B"/>
    <w:rsid w:val="00543FD8"/>
    <w:rsid w:val="00544177"/>
    <w:rsid w:val="00551735"/>
    <w:rsid w:val="00552D12"/>
    <w:rsid w:val="00553551"/>
    <w:rsid w:val="0055496B"/>
    <w:rsid w:val="00556312"/>
    <w:rsid w:val="0055741F"/>
    <w:rsid w:val="0056188E"/>
    <w:rsid w:val="00563520"/>
    <w:rsid w:val="00563686"/>
    <w:rsid w:val="00564C7C"/>
    <w:rsid w:val="005709D2"/>
    <w:rsid w:val="005727A6"/>
    <w:rsid w:val="00574A0F"/>
    <w:rsid w:val="00574C67"/>
    <w:rsid w:val="00574CF3"/>
    <w:rsid w:val="005752F3"/>
    <w:rsid w:val="00583C42"/>
    <w:rsid w:val="0058576D"/>
    <w:rsid w:val="00585BE9"/>
    <w:rsid w:val="005876E4"/>
    <w:rsid w:val="00592633"/>
    <w:rsid w:val="00592812"/>
    <w:rsid w:val="00594DBB"/>
    <w:rsid w:val="005A08B9"/>
    <w:rsid w:val="005A129B"/>
    <w:rsid w:val="005A5766"/>
    <w:rsid w:val="005A7962"/>
    <w:rsid w:val="005B0E2C"/>
    <w:rsid w:val="005B0F1B"/>
    <w:rsid w:val="005B69F9"/>
    <w:rsid w:val="005C44FC"/>
    <w:rsid w:val="005C4A65"/>
    <w:rsid w:val="005C5C43"/>
    <w:rsid w:val="005C7838"/>
    <w:rsid w:val="005D0304"/>
    <w:rsid w:val="005D0834"/>
    <w:rsid w:val="005D2365"/>
    <w:rsid w:val="005D5BB3"/>
    <w:rsid w:val="005D709F"/>
    <w:rsid w:val="005E01A9"/>
    <w:rsid w:val="005E0BA9"/>
    <w:rsid w:val="005F11B0"/>
    <w:rsid w:val="005F1E15"/>
    <w:rsid w:val="005F23BA"/>
    <w:rsid w:val="005F27F5"/>
    <w:rsid w:val="005F2C1D"/>
    <w:rsid w:val="005F2F44"/>
    <w:rsid w:val="005F3A6D"/>
    <w:rsid w:val="005F3B84"/>
    <w:rsid w:val="005F70E5"/>
    <w:rsid w:val="005F7BAC"/>
    <w:rsid w:val="005F7EB8"/>
    <w:rsid w:val="0060194C"/>
    <w:rsid w:val="00601C2A"/>
    <w:rsid w:val="0060390C"/>
    <w:rsid w:val="00605925"/>
    <w:rsid w:val="00605F7B"/>
    <w:rsid w:val="00607F4B"/>
    <w:rsid w:val="00615782"/>
    <w:rsid w:val="00622D8D"/>
    <w:rsid w:val="00624B4A"/>
    <w:rsid w:val="00624E98"/>
    <w:rsid w:val="0062545A"/>
    <w:rsid w:val="00625D1D"/>
    <w:rsid w:val="0063176E"/>
    <w:rsid w:val="00631B55"/>
    <w:rsid w:val="0063415A"/>
    <w:rsid w:val="0063571F"/>
    <w:rsid w:val="00636779"/>
    <w:rsid w:val="00642218"/>
    <w:rsid w:val="00643B5F"/>
    <w:rsid w:val="0064500D"/>
    <w:rsid w:val="0065079B"/>
    <w:rsid w:val="0065340B"/>
    <w:rsid w:val="00654FC7"/>
    <w:rsid w:val="00656705"/>
    <w:rsid w:val="00660F76"/>
    <w:rsid w:val="00661A9E"/>
    <w:rsid w:val="00661F84"/>
    <w:rsid w:val="00665287"/>
    <w:rsid w:val="0067248D"/>
    <w:rsid w:val="0067412B"/>
    <w:rsid w:val="00675BEC"/>
    <w:rsid w:val="00676453"/>
    <w:rsid w:val="006803EA"/>
    <w:rsid w:val="00680F77"/>
    <w:rsid w:val="00681DA2"/>
    <w:rsid w:val="00682EB7"/>
    <w:rsid w:val="0068349E"/>
    <w:rsid w:val="006913FE"/>
    <w:rsid w:val="00695D1A"/>
    <w:rsid w:val="006A0C21"/>
    <w:rsid w:val="006A10EA"/>
    <w:rsid w:val="006A6D70"/>
    <w:rsid w:val="006A6E9B"/>
    <w:rsid w:val="006A7166"/>
    <w:rsid w:val="006A7CAE"/>
    <w:rsid w:val="006B061A"/>
    <w:rsid w:val="006B1630"/>
    <w:rsid w:val="006B256C"/>
    <w:rsid w:val="006B69AD"/>
    <w:rsid w:val="006C1A80"/>
    <w:rsid w:val="006C1CAD"/>
    <w:rsid w:val="006C289C"/>
    <w:rsid w:val="006C3EDF"/>
    <w:rsid w:val="006C4828"/>
    <w:rsid w:val="006C4F48"/>
    <w:rsid w:val="006C54BE"/>
    <w:rsid w:val="006C65BA"/>
    <w:rsid w:val="006D0BB9"/>
    <w:rsid w:val="006D110C"/>
    <w:rsid w:val="006D1881"/>
    <w:rsid w:val="006D3968"/>
    <w:rsid w:val="006D3994"/>
    <w:rsid w:val="006D4CBE"/>
    <w:rsid w:val="006D5B49"/>
    <w:rsid w:val="006D6780"/>
    <w:rsid w:val="006E1C4E"/>
    <w:rsid w:val="006E1D5B"/>
    <w:rsid w:val="006E48FE"/>
    <w:rsid w:val="006E6F69"/>
    <w:rsid w:val="006F55AA"/>
    <w:rsid w:val="006F56D9"/>
    <w:rsid w:val="006F5F35"/>
    <w:rsid w:val="006F6C16"/>
    <w:rsid w:val="006F7151"/>
    <w:rsid w:val="00700992"/>
    <w:rsid w:val="007009AA"/>
    <w:rsid w:val="00701774"/>
    <w:rsid w:val="0070466A"/>
    <w:rsid w:val="00714505"/>
    <w:rsid w:val="007171B3"/>
    <w:rsid w:val="00720983"/>
    <w:rsid w:val="00721291"/>
    <w:rsid w:val="007237DF"/>
    <w:rsid w:val="00730B7B"/>
    <w:rsid w:val="00737607"/>
    <w:rsid w:val="00744D3B"/>
    <w:rsid w:val="0074509C"/>
    <w:rsid w:val="00746F3C"/>
    <w:rsid w:val="007507C8"/>
    <w:rsid w:val="00752D54"/>
    <w:rsid w:val="00753C9C"/>
    <w:rsid w:val="00755EE9"/>
    <w:rsid w:val="0075750F"/>
    <w:rsid w:val="007575B3"/>
    <w:rsid w:val="007676DF"/>
    <w:rsid w:val="007716B9"/>
    <w:rsid w:val="00771F82"/>
    <w:rsid w:val="00772534"/>
    <w:rsid w:val="007734AF"/>
    <w:rsid w:val="00775CF8"/>
    <w:rsid w:val="00775D93"/>
    <w:rsid w:val="00777FFD"/>
    <w:rsid w:val="00781D08"/>
    <w:rsid w:val="00782253"/>
    <w:rsid w:val="0078283E"/>
    <w:rsid w:val="007831EE"/>
    <w:rsid w:val="00786122"/>
    <w:rsid w:val="00790DF0"/>
    <w:rsid w:val="00792FE3"/>
    <w:rsid w:val="00793561"/>
    <w:rsid w:val="00793A7A"/>
    <w:rsid w:val="00795294"/>
    <w:rsid w:val="0079532C"/>
    <w:rsid w:val="007A360C"/>
    <w:rsid w:val="007A6419"/>
    <w:rsid w:val="007A649D"/>
    <w:rsid w:val="007B0BE0"/>
    <w:rsid w:val="007B503E"/>
    <w:rsid w:val="007B5495"/>
    <w:rsid w:val="007B6893"/>
    <w:rsid w:val="007C10C8"/>
    <w:rsid w:val="007C37E3"/>
    <w:rsid w:val="007C59D9"/>
    <w:rsid w:val="007D7168"/>
    <w:rsid w:val="007E03B8"/>
    <w:rsid w:val="007E19BC"/>
    <w:rsid w:val="007E2E43"/>
    <w:rsid w:val="007E470C"/>
    <w:rsid w:val="007E4E50"/>
    <w:rsid w:val="007E6FFF"/>
    <w:rsid w:val="007F155D"/>
    <w:rsid w:val="007F3BEA"/>
    <w:rsid w:val="007F3F11"/>
    <w:rsid w:val="007F461D"/>
    <w:rsid w:val="007F5339"/>
    <w:rsid w:val="007F63B2"/>
    <w:rsid w:val="0080292A"/>
    <w:rsid w:val="00803FC4"/>
    <w:rsid w:val="00804352"/>
    <w:rsid w:val="00810651"/>
    <w:rsid w:val="00810AB6"/>
    <w:rsid w:val="00814071"/>
    <w:rsid w:val="00823D22"/>
    <w:rsid w:val="00833548"/>
    <w:rsid w:val="00834303"/>
    <w:rsid w:val="00834C6E"/>
    <w:rsid w:val="0083567A"/>
    <w:rsid w:val="00842009"/>
    <w:rsid w:val="00844255"/>
    <w:rsid w:val="0084436C"/>
    <w:rsid w:val="00847EBE"/>
    <w:rsid w:val="00851F41"/>
    <w:rsid w:val="00852643"/>
    <w:rsid w:val="00854A92"/>
    <w:rsid w:val="008553F7"/>
    <w:rsid w:val="0085648A"/>
    <w:rsid w:val="0085657F"/>
    <w:rsid w:val="008615D2"/>
    <w:rsid w:val="0086190D"/>
    <w:rsid w:val="00863EBF"/>
    <w:rsid w:val="00867ABF"/>
    <w:rsid w:val="008701B1"/>
    <w:rsid w:val="00876AC6"/>
    <w:rsid w:val="008813A6"/>
    <w:rsid w:val="008813D2"/>
    <w:rsid w:val="00881738"/>
    <w:rsid w:val="00885262"/>
    <w:rsid w:val="00885F6C"/>
    <w:rsid w:val="00886DC8"/>
    <w:rsid w:val="00886EED"/>
    <w:rsid w:val="008944F8"/>
    <w:rsid w:val="008961F4"/>
    <w:rsid w:val="008966B2"/>
    <w:rsid w:val="00897C2F"/>
    <w:rsid w:val="008A1756"/>
    <w:rsid w:val="008A4BA5"/>
    <w:rsid w:val="008B35DB"/>
    <w:rsid w:val="008B5AE2"/>
    <w:rsid w:val="008B6D68"/>
    <w:rsid w:val="008C0BFA"/>
    <w:rsid w:val="008C2FB6"/>
    <w:rsid w:val="008C6E90"/>
    <w:rsid w:val="008D0868"/>
    <w:rsid w:val="008D1223"/>
    <w:rsid w:val="008D62B4"/>
    <w:rsid w:val="008D796B"/>
    <w:rsid w:val="008E0373"/>
    <w:rsid w:val="008F1E82"/>
    <w:rsid w:val="008F30DC"/>
    <w:rsid w:val="008F32CF"/>
    <w:rsid w:val="008F3E51"/>
    <w:rsid w:val="008F4439"/>
    <w:rsid w:val="008F57DF"/>
    <w:rsid w:val="00901A9A"/>
    <w:rsid w:val="00903C07"/>
    <w:rsid w:val="00904A83"/>
    <w:rsid w:val="00912A3D"/>
    <w:rsid w:val="00912AFB"/>
    <w:rsid w:val="009150E2"/>
    <w:rsid w:val="0091549C"/>
    <w:rsid w:val="00915847"/>
    <w:rsid w:val="00915A0A"/>
    <w:rsid w:val="00916BBA"/>
    <w:rsid w:val="00925825"/>
    <w:rsid w:val="00926060"/>
    <w:rsid w:val="0092712A"/>
    <w:rsid w:val="0093143D"/>
    <w:rsid w:val="00932CE5"/>
    <w:rsid w:val="009331B5"/>
    <w:rsid w:val="00933C7F"/>
    <w:rsid w:val="00935766"/>
    <w:rsid w:val="00936C0D"/>
    <w:rsid w:val="00942ED8"/>
    <w:rsid w:val="0094435A"/>
    <w:rsid w:val="00945E50"/>
    <w:rsid w:val="00946CFC"/>
    <w:rsid w:val="0095584B"/>
    <w:rsid w:val="00957A64"/>
    <w:rsid w:val="009604EB"/>
    <w:rsid w:val="00962020"/>
    <w:rsid w:val="00962565"/>
    <w:rsid w:val="00964041"/>
    <w:rsid w:val="0096689F"/>
    <w:rsid w:val="00967E7D"/>
    <w:rsid w:val="00971A21"/>
    <w:rsid w:val="00972C75"/>
    <w:rsid w:val="00977E40"/>
    <w:rsid w:val="00980AB0"/>
    <w:rsid w:val="00982D6E"/>
    <w:rsid w:val="00982F85"/>
    <w:rsid w:val="009908AA"/>
    <w:rsid w:val="00991A4C"/>
    <w:rsid w:val="00993101"/>
    <w:rsid w:val="00993DF3"/>
    <w:rsid w:val="009953D2"/>
    <w:rsid w:val="00995C5F"/>
    <w:rsid w:val="00996625"/>
    <w:rsid w:val="009A03BB"/>
    <w:rsid w:val="009A0457"/>
    <w:rsid w:val="009A06A9"/>
    <w:rsid w:val="009A3EA3"/>
    <w:rsid w:val="009B239E"/>
    <w:rsid w:val="009B2EC8"/>
    <w:rsid w:val="009B5233"/>
    <w:rsid w:val="009B5BBD"/>
    <w:rsid w:val="009C1FCD"/>
    <w:rsid w:val="009C2D93"/>
    <w:rsid w:val="009C3173"/>
    <w:rsid w:val="009C7CBB"/>
    <w:rsid w:val="009D131B"/>
    <w:rsid w:val="009D151D"/>
    <w:rsid w:val="009D50C5"/>
    <w:rsid w:val="009D5F04"/>
    <w:rsid w:val="009D6B62"/>
    <w:rsid w:val="009D7044"/>
    <w:rsid w:val="009D7CFE"/>
    <w:rsid w:val="009D7F45"/>
    <w:rsid w:val="009E3160"/>
    <w:rsid w:val="009E3BEC"/>
    <w:rsid w:val="009E4B57"/>
    <w:rsid w:val="009E5A70"/>
    <w:rsid w:val="009F72E1"/>
    <w:rsid w:val="009F75D0"/>
    <w:rsid w:val="009F79FF"/>
    <w:rsid w:val="00A002E0"/>
    <w:rsid w:val="00A0067A"/>
    <w:rsid w:val="00A060CB"/>
    <w:rsid w:val="00A11298"/>
    <w:rsid w:val="00A13166"/>
    <w:rsid w:val="00A13E9F"/>
    <w:rsid w:val="00A154A2"/>
    <w:rsid w:val="00A2128B"/>
    <w:rsid w:val="00A2154B"/>
    <w:rsid w:val="00A2274C"/>
    <w:rsid w:val="00A22818"/>
    <w:rsid w:val="00A24CC4"/>
    <w:rsid w:val="00A3157E"/>
    <w:rsid w:val="00A334BD"/>
    <w:rsid w:val="00A34344"/>
    <w:rsid w:val="00A34411"/>
    <w:rsid w:val="00A35945"/>
    <w:rsid w:val="00A35AA4"/>
    <w:rsid w:val="00A4558C"/>
    <w:rsid w:val="00A518DF"/>
    <w:rsid w:val="00A53067"/>
    <w:rsid w:val="00A541CF"/>
    <w:rsid w:val="00A55B01"/>
    <w:rsid w:val="00A567F7"/>
    <w:rsid w:val="00A57FBD"/>
    <w:rsid w:val="00A619E6"/>
    <w:rsid w:val="00A61D95"/>
    <w:rsid w:val="00A62C4A"/>
    <w:rsid w:val="00A651A5"/>
    <w:rsid w:val="00A67CF6"/>
    <w:rsid w:val="00A711F2"/>
    <w:rsid w:val="00A739D7"/>
    <w:rsid w:val="00A7444F"/>
    <w:rsid w:val="00A810FC"/>
    <w:rsid w:val="00A8346F"/>
    <w:rsid w:val="00A87098"/>
    <w:rsid w:val="00A95848"/>
    <w:rsid w:val="00A95AA8"/>
    <w:rsid w:val="00A960CA"/>
    <w:rsid w:val="00A96795"/>
    <w:rsid w:val="00A96B5F"/>
    <w:rsid w:val="00AA3FCD"/>
    <w:rsid w:val="00AA4E73"/>
    <w:rsid w:val="00AA5F9C"/>
    <w:rsid w:val="00AA7387"/>
    <w:rsid w:val="00AB04F0"/>
    <w:rsid w:val="00AB3909"/>
    <w:rsid w:val="00AB5620"/>
    <w:rsid w:val="00AC2E80"/>
    <w:rsid w:val="00AC4A67"/>
    <w:rsid w:val="00AD08E9"/>
    <w:rsid w:val="00AD19CB"/>
    <w:rsid w:val="00AD1EE2"/>
    <w:rsid w:val="00AE5647"/>
    <w:rsid w:val="00AF098E"/>
    <w:rsid w:val="00AF0C2A"/>
    <w:rsid w:val="00AF12DA"/>
    <w:rsid w:val="00AF157C"/>
    <w:rsid w:val="00AF16AD"/>
    <w:rsid w:val="00AF457B"/>
    <w:rsid w:val="00AF6F0C"/>
    <w:rsid w:val="00B024D2"/>
    <w:rsid w:val="00B061B7"/>
    <w:rsid w:val="00B11EFA"/>
    <w:rsid w:val="00B122D4"/>
    <w:rsid w:val="00B124CD"/>
    <w:rsid w:val="00B139BE"/>
    <w:rsid w:val="00B17AC6"/>
    <w:rsid w:val="00B25251"/>
    <w:rsid w:val="00B259F8"/>
    <w:rsid w:val="00B25BCF"/>
    <w:rsid w:val="00B3693B"/>
    <w:rsid w:val="00B36BAB"/>
    <w:rsid w:val="00B3725F"/>
    <w:rsid w:val="00B437A9"/>
    <w:rsid w:val="00B455BE"/>
    <w:rsid w:val="00B467EB"/>
    <w:rsid w:val="00B512F8"/>
    <w:rsid w:val="00B55110"/>
    <w:rsid w:val="00B55421"/>
    <w:rsid w:val="00B62ED9"/>
    <w:rsid w:val="00B65548"/>
    <w:rsid w:val="00B66545"/>
    <w:rsid w:val="00B7172D"/>
    <w:rsid w:val="00B72DCA"/>
    <w:rsid w:val="00B737F0"/>
    <w:rsid w:val="00B7479E"/>
    <w:rsid w:val="00B76CA2"/>
    <w:rsid w:val="00B771B8"/>
    <w:rsid w:val="00B8206E"/>
    <w:rsid w:val="00B82FA3"/>
    <w:rsid w:val="00B83832"/>
    <w:rsid w:val="00B8458E"/>
    <w:rsid w:val="00B859AD"/>
    <w:rsid w:val="00B86240"/>
    <w:rsid w:val="00B8674C"/>
    <w:rsid w:val="00B8676D"/>
    <w:rsid w:val="00B876F9"/>
    <w:rsid w:val="00B9153F"/>
    <w:rsid w:val="00B935C4"/>
    <w:rsid w:val="00B93D50"/>
    <w:rsid w:val="00B968C1"/>
    <w:rsid w:val="00BA136D"/>
    <w:rsid w:val="00BA4177"/>
    <w:rsid w:val="00BB5C9E"/>
    <w:rsid w:val="00BC24F3"/>
    <w:rsid w:val="00BC4231"/>
    <w:rsid w:val="00BC42AB"/>
    <w:rsid w:val="00BC5B7A"/>
    <w:rsid w:val="00BC5BA7"/>
    <w:rsid w:val="00BC66B3"/>
    <w:rsid w:val="00BD01C0"/>
    <w:rsid w:val="00BD0ADB"/>
    <w:rsid w:val="00BD4991"/>
    <w:rsid w:val="00BD50E8"/>
    <w:rsid w:val="00BD5213"/>
    <w:rsid w:val="00BD590D"/>
    <w:rsid w:val="00BD685F"/>
    <w:rsid w:val="00BD6B5B"/>
    <w:rsid w:val="00BD724C"/>
    <w:rsid w:val="00BE325D"/>
    <w:rsid w:val="00BF11FF"/>
    <w:rsid w:val="00BF1C6A"/>
    <w:rsid w:val="00BF3F92"/>
    <w:rsid w:val="00C02BDD"/>
    <w:rsid w:val="00C041B4"/>
    <w:rsid w:val="00C05E4B"/>
    <w:rsid w:val="00C10806"/>
    <w:rsid w:val="00C111C1"/>
    <w:rsid w:val="00C179A3"/>
    <w:rsid w:val="00C22F52"/>
    <w:rsid w:val="00C24980"/>
    <w:rsid w:val="00C25B4E"/>
    <w:rsid w:val="00C3060D"/>
    <w:rsid w:val="00C3102C"/>
    <w:rsid w:val="00C42138"/>
    <w:rsid w:val="00C44915"/>
    <w:rsid w:val="00C44A7C"/>
    <w:rsid w:val="00C517C3"/>
    <w:rsid w:val="00C54510"/>
    <w:rsid w:val="00C5556F"/>
    <w:rsid w:val="00C5763E"/>
    <w:rsid w:val="00C57EF9"/>
    <w:rsid w:val="00C6074A"/>
    <w:rsid w:val="00C64983"/>
    <w:rsid w:val="00C65E07"/>
    <w:rsid w:val="00C67984"/>
    <w:rsid w:val="00C73BB2"/>
    <w:rsid w:val="00C74215"/>
    <w:rsid w:val="00C74E53"/>
    <w:rsid w:val="00C81E01"/>
    <w:rsid w:val="00C826C6"/>
    <w:rsid w:val="00C8459D"/>
    <w:rsid w:val="00C87CE5"/>
    <w:rsid w:val="00C9167F"/>
    <w:rsid w:val="00C92AE6"/>
    <w:rsid w:val="00C955AB"/>
    <w:rsid w:val="00C958C5"/>
    <w:rsid w:val="00C97015"/>
    <w:rsid w:val="00CA267E"/>
    <w:rsid w:val="00CA55CB"/>
    <w:rsid w:val="00CA5951"/>
    <w:rsid w:val="00CB0101"/>
    <w:rsid w:val="00CB3F72"/>
    <w:rsid w:val="00CB4CB8"/>
    <w:rsid w:val="00CB653E"/>
    <w:rsid w:val="00CB791B"/>
    <w:rsid w:val="00CC0BE4"/>
    <w:rsid w:val="00CC16C9"/>
    <w:rsid w:val="00CC37EC"/>
    <w:rsid w:val="00CC51FE"/>
    <w:rsid w:val="00CC5315"/>
    <w:rsid w:val="00CC5D44"/>
    <w:rsid w:val="00CC70FE"/>
    <w:rsid w:val="00CC73C2"/>
    <w:rsid w:val="00CC7C15"/>
    <w:rsid w:val="00CC7D46"/>
    <w:rsid w:val="00CD070C"/>
    <w:rsid w:val="00CD09BA"/>
    <w:rsid w:val="00CD334B"/>
    <w:rsid w:val="00CD62FB"/>
    <w:rsid w:val="00CD7071"/>
    <w:rsid w:val="00CE0D78"/>
    <w:rsid w:val="00CE1CCD"/>
    <w:rsid w:val="00CE48A8"/>
    <w:rsid w:val="00CE505F"/>
    <w:rsid w:val="00CE6326"/>
    <w:rsid w:val="00CE742E"/>
    <w:rsid w:val="00CF2876"/>
    <w:rsid w:val="00CF2973"/>
    <w:rsid w:val="00D0090F"/>
    <w:rsid w:val="00D014BA"/>
    <w:rsid w:val="00D01DE3"/>
    <w:rsid w:val="00D02FFF"/>
    <w:rsid w:val="00D037A5"/>
    <w:rsid w:val="00D03AED"/>
    <w:rsid w:val="00D0460B"/>
    <w:rsid w:val="00D07DBF"/>
    <w:rsid w:val="00D1096A"/>
    <w:rsid w:val="00D1132E"/>
    <w:rsid w:val="00D12808"/>
    <w:rsid w:val="00D13399"/>
    <w:rsid w:val="00D134CE"/>
    <w:rsid w:val="00D14C51"/>
    <w:rsid w:val="00D200B8"/>
    <w:rsid w:val="00D22317"/>
    <w:rsid w:val="00D23278"/>
    <w:rsid w:val="00D25EE3"/>
    <w:rsid w:val="00D2657E"/>
    <w:rsid w:val="00D30003"/>
    <w:rsid w:val="00D310B4"/>
    <w:rsid w:val="00D32433"/>
    <w:rsid w:val="00D326A4"/>
    <w:rsid w:val="00D33D8A"/>
    <w:rsid w:val="00D378A4"/>
    <w:rsid w:val="00D37ADB"/>
    <w:rsid w:val="00D40E15"/>
    <w:rsid w:val="00D42050"/>
    <w:rsid w:val="00D43FE3"/>
    <w:rsid w:val="00D447B6"/>
    <w:rsid w:val="00D4686A"/>
    <w:rsid w:val="00D46C0B"/>
    <w:rsid w:val="00D479B0"/>
    <w:rsid w:val="00D51E97"/>
    <w:rsid w:val="00D52F77"/>
    <w:rsid w:val="00D53D0A"/>
    <w:rsid w:val="00D57C59"/>
    <w:rsid w:val="00D6069B"/>
    <w:rsid w:val="00D63262"/>
    <w:rsid w:val="00D66C94"/>
    <w:rsid w:val="00D71D7A"/>
    <w:rsid w:val="00D7434F"/>
    <w:rsid w:val="00D74B10"/>
    <w:rsid w:val="00D758B0"/>
    <w:rsid w:val="00D806F3"/>
    <w:rsid w:val="00D83C43"/>
    <w:rsid w:val="00D84E01"/>
    <w:rsid w:val="00D929DC"/>
    <w:rsid w:val="00D92BD0"/>
    <w:rsid w:val="00D94313"/>
    <w:rsid w:val="00D966EB"/>
    <w:rsid w:val="00D9764D"/>
    <w:rsid w:val="00DA1E29"/>
    <w:rsid w:val="00DA210E"/>
    <w:rsid w:val="00DB10FC"/>
    <w:rsid w:val="00DB148A"/>
    <w:rsid w:val="00DB2282"/>
    <w:rsid w:val="00DB378F"/>
    <w:rsid w:val="00DB4009"/>
    <w:rsid w:val="00DB4305"/>
    <w:rsid w:val="00DB47AD"/>
    <w:rsid w:val="00DB4CCF"/>
    <w:rsid w:val="00DB63A9"/>
    <w:rsid w:val="00DB6795"/>
    <w:rsid w:val="00DC2A92"/>
    <w:rsid w:val="00DC6FFD"/>
    <w:rsid w:val="00DD012D"/>
    <w:rsid w:val="00DD3A45"/>
    <w:rsid w:val="00DD3A53"/>
    <w:rsid w:val="00DD5C18"/>
    <w:rsid w:val="00DE1635"/>
    <w:rsid w:val="00DE3E27"/>
    <w:rsid w:val="00DF1D5D"/>
    <w:rsid w:val="00DF22E2"/>
    <w:rsid w:val="00DF2F54"/>
    <w:rsid w:val="00DF5DBF"/>
    <w:rsid w:val="00E017E2"/>
    <w:rsid w:val="00E01B8D"/>
    <w:rsid w:val="00E037E7"/>
    <w:rsid w:val="00E0434D"/>
    <w:rsid w:val="00E053A4"/>
    <w:rsid w:val="00E0670C"/>
    <w:rsid w:val="00E078EC"/>
    <w:rsid w:val="00E14C1C"/>
    <w:rsid w:val="00E21D6D"/>
    <w:rsid w:val="00E24B7E"/>
    <w:rsid w:val="00E24C63"/>
    <w:rsid w:val="00E250BD"/>
    <w:rsid w:val="00E26875"/>
    <w:rsid w:val="00E301BA"/>
    <w:rsid w:val="00E31884"/>
    <w:rsid w:val="00E31A7F"/>
    <w:rsid w:val="00E32EB4"/>
    <w:rsid w:val="00E3461B"/>
    <w:rsid w:val="00E34833"/>
    <w:rsid w:val="00E418D7"/>
    <w:rsid w:val="00E41F48"/>
    <w:rsid w:val="00E43842"/>
    <w:rsid w:val="00E46CC3"/>
    <w:rsid w:val="00E500B6"/>
    <w:rsid w:val="00E50BD6"/>
    <w:rsid w:val="00E522E2"/>
    <w:rsid w:val="00E5322E"/>
    <w:rsid w:val="00E600BA"/>
    <w:rsid w:val="00E6288D"/>
    <w:rsid w:val="00E65B1A"/>
    <w:rsid w:val="00E67FD0"/>
    <w:rsid w:val="00E72CC9"/>
    <w:rsid w:val="00E73311"/>
    <w:rsid w:val="00E73C61"/>
    <w:rsid w:val="00E75202"/>
    <w:rsid w:val="00E76A78"/>
    <w:rsid w:val="00E81240"/>
    <w:rsid w:val="00E8349F"/>
    <w:rsid w:val="00E84A96"/>
    <w:rsid w:val="00E8500D"/>
    <w:rsid w:val="00E85B57"/>
    <w:rsid w:val="00E91925"/>
    <w:rsid w:val="00E93CE3"/>
    <w:rsid w:val="00E94154"/>
    <w:rsid w:val="00E94E66"/>
    <w:rsid w:val="00E9755D"/>
    <w:rsid w:val="00EA037D"/>
    <w:rsid w:val="00EA1F0D"/>
    <w:rsid w:val="00EA2882"/>
    <w:rsid w:val="00EA324B"/>
    <w:rsid w:val="00EA3799"/>
    <w:rsid w:val="00EA66FB"/>
    <w:rsid w:val="00EB2FCD"/>
    <w:rsid w:val="00EC0CCC"/>
    <w:rsid w:val="00EC17A7"/>
    <w:rsid w:val="00EC4969"/>
    <w:rsid w:val="00EC5440"/>
    <w:rsid w:val="00ED0946"/>
    <w:rsid w:val="00ED1055"/>
    <w:rsid w:val="00ED1A7E"/>
    <w:rsid w:val="00ED4A18"/>
    <w:rsid w:val="00ED6B14"/>
    <w:rsid w:val="00EE1677"/>
    <w:rsid w:val="00EE4CB8"/>
    <w:rsid w:val="00EE4FC8"/>
    <w:rsid w:val="00EE5B95"/>
    <w:rsid w:val="00EE5DCC"/>
    <w:rsid w:val="00EF090B"/>
    <w:rsid w:val="00EF1567"/>
    <w:rsid w:val="00EF7A15"/>
    <w:rsid w:val="00F0008A"/>
    <w:rsid w:val="00F00DA1"/>
    <w:rsid w:val="00F01244"/>
    <w:rsid w:val="00F01518"/>
    <w:rsid w:val="00F01E2A"/>
    <w:rsid w:val="00F06E1A"/>
    <w:rsid w:val="00F10583"/>
    <w:rsid w:val="00F12F3E"/>
    <w:rsid w:val="00F136F6"/>
    <w:rsid w:val="00F22367"/>
    <w:rsid w:val="00F22637"/>
    <w:rsid w:val="00F229A0"/>
    <w:rsid w:val="00F23367"/>
    <w:rsid w:val="00F26B8B"/>
    <w:rsid w:val="00F2739B"/>
    <w:rsid w:val="00F2787E"/>
    <w:rsid w:val="00F31181"/>
    <w:rsid w:val="00F37CAB"/>
    <w:rsid w:val="00F401E8"/>
    <w:rsid w:val="00F40429"/>
    <w:rsid w:val="00F4185A"/>
    <w:rsid w:val="00F42F1C"/>
    <w:rsid w:val="00F45880"/>
    <w:rsid w:val="00F46AE3"/>
    <w:rsid w:val="00F47AE2"/>
    <w:rsid w:val="00F47D6D"/>
    <w:rsid w:val="00F53D58"/>
    <w:rsid w:val="00F54626"/>
    <w:rsid w:val="00F55845"/>
    <w:rsid w:val="00F55C2F"/>
    <w:rsid w:val="00F65B29"/>
    <w:rsid w:val="00F6602F"/>
    <w:rsid w:val="00F66913"/>
    <w:rsid w:val="00F66FC8"/>
    <w:rsid w:val="00F67D86"/>
    <w:rsid w:val="00F703D5"/>
    <w:rsid w:val="00F7293E"/>
    <w:rsid w:val="00F74233"/>
    <w:rsid w:val="00F74C47"/>
    <w:rsid w:val="00F82154"/>
    <w:rsid w:val="00F8221B"/>
    <w:rsid w:val="00F83C6E"/>
    <w:rsid w:val="00F83E34"/>
    <w:rsid w:val="00F87508"/>
    <w:rsid w:val="00F8773F"/>
    <w:rsid w:val="00F92317"/>
    <w:rsid w:val="00F928EA"/>
    <w:rsid w:val="00F92AE6"/>
    <w:rsid w:val="00F946F4"/>
    <w:rsid w:val="00F94CB8"/>
    <w:rsid w:val="00F951EB"/>
    <w:rsid w:val="00FA19C4"/>
    <w:rsid w:val="00FB18DC"/>
    <w:rsid w:val="00FB5B7E"/>
    <w:rsid w:val="00FC2072"/>
    <w:rsid w:val="00FC38F2"/>
    <w:rsid w:val="00FD085A"/>
    <w:rsid w:val="00FD34A9"/>
    <w:rsid w:val="00FD4BD7"/>
    <w:rsid w:val="00FE08D7"/>
    <w:rsid w:val="00FE1096"/>
    <w:rsid w:val="00FE23A2"/>
    <w:rsid w:val="00FE671E"/>
    <w:rsid w:val="00FF0F31"/>
    <w:rsid w:val="00FF6BEF"/>
    <w:rsid w:val="00FF7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C9DF7"/>
  <w15:docId w15:val="{7F6479CC-A657-410C-B355-1B7B3CAE6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305"/>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65C24"/>
    <w:rPr>
      <w:sz w:val="16"/>
      <w:szCs w:val="16"/>
    </w:rPr>
  </w:style>
  <w:style w:type="paragraph" w:styleId="CommentText">
    <w:name w:val="annotation text"/>
    <w:basedOn w:val="Normal"/>
    <w:link w:val="CommentTextChar"/>
    <w:uiPriority w:val="99"/>
    <w:unhideWhenUsed/>
    <w:rsid w:val="00465C24"/>
    <w:pPr>
      <w:spacing w:line="240" w:lineRule="auto"/>
    </w:pPr>
    <w:rPr>
      <w:sz w:val="20"/>
      <w:szCs w:val="20"/>
    </w:rPr>
  </w:style>
  <w:style w:type="character" w:customStyle="1" w:styleId="CommentTextChar">
    <w:name w:val="Comment Text Char"/>
    <w:basedOn w:val="DefaultParagraphFont"/>
    <w:link w:val="CommentText"/>
    <w:uiPriority w:val="99"/>
    <w:rsid w:val="00465C24"/>
    <w:rPr>
      <w:sz w:val="20"/>
      <w:szCs w:val="20"/>
      <w:lang w:val="en-GB"/>
    </w:rPr>
  </w:style>
  <w:style w:type="paragraph" w:styleId="CommentSubject">
    <w:name w:val="annotation subject"/>
    <w:basedOn w:val="CommentText"/>
    <w:next w:val="CommentText"/>
    <w:link w:val="CommentSubjectChar"/>
    <w:uiPriority w:val="99"/>
    <w:semiHidden/>
    <w:unhideWhenUsed/>
    <w:rsid w:val="000C3469"/>
    <w:rPr>
      <w:b/>
      <w:bCs/>
    </w:rPr>
  </w:style>
  <w:style w:type="character" w:customStyle="1" w:styleId="CommentSubjectChar">
    <w:name w:val="Comment Subject Char"/>
    <w:basedOn w:val="CommentTextChar"/>
    <w:link w:val="CommentSubject"/>
    <w:uiPriority w:val="99"/>
    <w:semiHidden/>
    <w:rsid w:val="000C3469"/>
    <w:rPr>
      <w:b/>
      <w:bCs/>
      <w:sz w:val="20"/>
      <w:szCs w:val="20"/>
      <w:lang w:val="en-GB"/>
    </w:rPr>
  </w:style>
  <w:style w:type="table" w:styleId="TableGrid">
    <w:name w:val="Table Grid"/>
    <w:basedOn w:val="TableNormal"/>
    <w:uiPriority w:val="39"/>
    <w:rsid w:val="005D0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67E7D"/>
    <w:pPr>
      <w:ind w:left="720"/>
      <w:contextualSpacing/>
    </w:pPr>
  </w:style>
  <w:style w:type="character" w:styleId="PlaceholderText">
    <w:name w:val="Placeholder Text"/>
    <w:basedOn w:val="DefaultParagraphFont"/>
    <w:uiPriority w:val="99"/>
    <w:semiHidden/>
    <w:rsid w:val="00752D54"/>
    <w:rPr>
      <w:color w:val="808080"/>
    </w:rPr>
  </w:style>
  <w:style w:type="character" w:styleId="Hyperlink">
    <w:name w:val="Hyperlink"/>
    <w:basedOn w:val="DefaultParagraphFont"/>
    <w:uiPriority w:val="99"/>
    <w:unhideWhenUsed/>
    <w:rsid w:val="004C7C86"/>
    <w:rPr>
      <w:color w:val="0563C1" w:themeColor="hyperlink"/>
      <w:u w:val="single"/>
    </w:rPr>
  </w:style>
  <w:style w:type="character" w:styleId="UnresolvedMention">
    <w:name w:val="Unresolved Mention"/>
    <w:basedOn w:val="DefaultParagraphFont"/>
    <w:uiPriority w:val="99"/>
    <w:semiHidden/>
    <w:unhideWhenUsed/>
    <w:rsid w:val="00F92317"/>
    <w:rPr>
      <w:color w:val="605E5C"/>
      <w:shd w:val="clear" w:color="auto" w:fill="E1DFDD"/>
    </w:rPr>
  </w:style>
  <w:style w:type="paragraph" w:styleId="Revision">
    <w:name w:val="Revision"/>
    <w:hidden/>
    <w:uiPriority w:val="99"/>
    <w:semiHidden/>
    <w:rsid w:val="0028464B"/>
    <w:pPr>
      <w:spacing w:after="0" w:line="240" w:lineRule="auto"/>
    </w:pPr>
    <w:rPr>
      <w:lang w:val="en-GB"/>
    </w:rPr>
  </w:style>
  <w:style w:type="character" w:styleId="LineNumber">
    <w:name w:val="line number"/>
    <w:basedOn w:val="DefaultParagraphFont"/>
    <w:uiPriority w:val="99"/>
    <w:semiHidden/>
    <w:unhideWhenUsed/>
    <w:rsid w:val="00394F58"/>
  </w:style>
  <w:style w:type="paragraph" w:styleId="Header">
    <w:name w:val="header"/>
    <w:basedOn w:val="Normal"/>
    <w:link w:val="HeaderChar"/>
    <w:uiPriority w:val="99"/>
    <w:unhideWhenUsed/>
    <w:rsid w:val="00FD08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85A"/>
    <w:rPr>
      <w:lang w:val="en-GB"/>
    </w:rPr>
  </w:style>
  <w:style w:type="paragraph" w:styleId="Footer">
    <w:name w:val="footer"/>
    <w:basedOn w:val="Normal"/>
    <w:link w:val="FooterChar"/>
    <w:uiPriority w:val="99"/>
    <w:unhideWhenUsed/>
    <w:rsid w:val="00FD08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85A"/>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671740">
      <w:bodyDiv w:val="1"/>
      <w:marLeft w:val="0"/>
      <w:marRight w:val="0"/>
      <w:marTop w:val="0"/>
      <w:marBottom w:val="0"/>
      <w:divBdr>
        <w:top w:val="none" w:sz="0" w:space="0" w:color="auto"/>
        <w:left w:val="none" w:sz="0" w:space="0" w:color="auto"/>
        <w:bottom w:val="none" w:sz="0" w:space="0" w:color="auto"/>
        <w:right w:val="none" w:sz="0" w:space="0" w:color="auto"/>
      </w:divBdr>
    </w:div>
    <w:div w:id="2068913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tif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E03CC-E670-4CBE-AF0D-C11174DD3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31</Pages>
  <Words>9359</Words>
  <Characters>53352</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D.</dc:creator>
  <cp:keywords/>
  <dc:description/>
  <cp:lastModifiedBy>Trevor Drees</cp:lastModifiedBy>
  <cp:revision>4</cp:revision>
  <dcterms:created xsi:type="dcterms:W3CDTF">2025-09-08T04:14:00Z</dcterms:created>
  <dcterms:modified xsi:type="dcterms:W3CDTF">2025-09-08T04:48:00Z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